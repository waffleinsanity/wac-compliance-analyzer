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2C13B3" w14:textId="77777777" w:rsidR="00CA7579" w:rsidRDefault="00CA7579" w:rsidP="00596F44">
      <w:pPr>
        <w:pStyle w:val="NoSpacing"/>
        <w:jc w:val="center"/>
        <w:rPr>
          <w:rFonts w:ascii="Times New Roman" w:hAnsi="Times New Roman" w:cs="Times New Roman"/>
          <w:b/>
          <w:sz w:val="24"/>
          <w:szCs w:val="24"/>
          <w:u w:val="single"/>
        </w:rPr>
      </w:pPr>
    </w:p>
    <w:p w14:paraId="7EA43974" w14:textId="77777777" w:rsidR="001F0BC3" w:rsidRPr="00EF00CB" w:rsidRDefault="001F0BC3" w:rsidP="001F0BC3">
      <w:pPr>
        <w:pStyle w:val="NoSpacing"/>
        <w:jc w:val="center"/>
        <w:rPr>
          <w:rFonts w:ascii="Arial" w:hAnsi="Arial" w:cs="Arial"/>
          <w:b/>
          <w:sz w:val="32"/>
          <w:szCs w:val="24"/>
          <w:u w:val="single"/>
        </w:rPr>
      </w:pPr>
      <w:r w:rsidRPr="00EF00CB">
        <w:rPr>
          <w:rFonts w:ascii="Arial" w:hAnsi="Arial" w:cs="Arial"/>
          <w:b/>
          <w:sz w:val="32"/>
          <w:szCs w:val="24"/>
          <w:u w:val="single"/>
        </w:rPr>
        <w:t>Investigative Report</w:t>
      </w:r>
    </w:p>
    <w:sdt>
      <w:sdtPr>
        <w:rPr>
          <w:rFonts w:ascii="Arial" w:hAnsi="Arial" w:cs="Arial"/>
          <w:b/>
        </w:rPr>
        <w:id w:val="-1489397417"/>
        <w:placeholder>
          <w:docPart w:val="C83349E4E22D471497152551EBBB21B8"/>
        </w:placeholder>
        <w:dropDownList>
          <w:listItem w:value="Choose an item."/>
          <w:listItem w:displayText="On-site State Investigation" w:value="On-site State Investigation"/>
          <w:listItem w:displayText="On-site Federal Investigation" w:value="On-site Federal Investigation"/>
          <w:listItem w:displayText="On-site State and Federal Investigation" w:value="On-site State and Federal Investigation"/>
          <w:listItem w:displayText="Off-site State Investigation" w:value="Off-site State Investigation"/>
          <w:listItem w:displayText="State Investigation" w:value="State Investigation"/>
          <w:listItem w:displayText="State and Federal Investigation" w:value="State and Federal Investigation"/>
        </w:dropDownList>
      </w:sdtPr>
      <w:sdtEndPr>
        <w:rPr>
          <w:rFonts w:ascii="Times New Roman" w:hAnsi="Times New Roman" w:cs="Times New Roman"/>
        </w:rPr>
      </w:sdtEndPr>
      <w:sdtContent>
        <w:p w14:paraId="7D3D04D5" w14:textId="23094BC7" w:rsidR="001F0BC3" w:rsidRPr="003B0D51" w:rsidRDefault="00B50D4A" w:rsidP="001F0BC3">
          <w:pPr>
            <w:pStyle w:val="Header"/>
            <w:jc w:val="center"/>
            <w:rPr>
              <w:b/>
            </w:rPr>
          </w:pPr>
          <w:r>
            <w:rPr>
              <w:rFonts w:ascii="Arial" w:hAnsi="Arial" w:cs="Arial"/>
              <w:b/>
            </w:rPr>
            <w:t>State Investigation</w:t>
          </w:r>
        </w:p>
      </w:sdtContent>
    </w:sdt>
    <w:p w14:paraId="601E9EAB" w14:textId="77777777" w:rsidR="001F0BC3" w:rsidRDefault="001F0BC3" w:rsidP="00B15F29">
      <w:pPr>
        <w:pStyle w:val="Header"/>
        <w:rPr>
          <w:rFonts w:ascii="Arial" w:hAnsi="Arial" w:cs="Arial"/>
          <w:b/>
        </w:rPr>
      </w:pPr>
    </w:p>
    <w:p w14:paraId="1A84974C" w14:textId="379645B9" w:rsidR="00B15F29" w:rsidRDefault="00B15F29" w:rsidP="00B15F29">
      <w:pPr>
        <w:pStyle w:val="Header"/>
        <w:rPr>
          <w:rFonts w:ascii="Arial" w:hAnsi="Arial" w:cs="Arial"/>
        </w:rPr>
      </w:pPr>
      <w:r w:rsidRPr="00EF00CB">
        <w:rPr>
          <w:rFonts w:ascii="Arial" w:hAnsi="Arial" w:cs="Arial"/>
          <w:b/>
        </w:rPr>
        <w:t>Facility Address:</w:t>
      </w:r>
      <w:r w:rsidRPr="00EF00CB">
        <w:rPr>
          <w:rFonts w:ascii="Arial" w:hAnsi="Arial" w:cs="Arial"/>
        </w:rPr>
        <w:t xml:space="preserve"> </w:t>
      </w:r>
      <w:r w:rsidR="0084119A" w:rsidRPr="0084119A">
        <w:rPr>
          <w:rFonts w:ascii="Arial" w:hAnsi="Arial" w:cs="Arial"/>
        </w:rPr>
        <w:t>11919 W Sprague Ave</w:t>
      </w:r>
      <w:r w:rsidR="0084119A">
        <w:rPr>
          <w:rFonts w:ascii="Arial" w:hAnsi="Arial" w:cs="Arial"/>
        </w:rPr>
        <w:t xml:space="preserve"> </w:t>
      </w:r>
      <w:r w:rsidR="0084119A" w:rsidRPr="0084119A">
        <w:rPr>
          <w:rFonts w:ascii="Arial" w:hAnsi="Arial" w:cs="Arial"/>
        </w:rPr>
        <w:t>Airway Heights, WA 99001</w:t>
      </w:r>
    </w:p>
    <w:p w14:paraId="24EC7DE4" w14:textId="76634FA0" w:rsidR="00806079" w:rsidRPr="00673D69" w:rsidRDefault="00806079" w:rsidP="00B15F29">
      <w:pPr>
        <w:pStyle w:val="Header"/>
        <w:rPr>
          <w:rFonts w:ascii="Arial" w:hAnsi="Arial" w:cs="Arial"/>
        </w:rPr>
      </w:pPr>
      <w:r w:rsidRPr="00806079">
        <w:rPr>
          <w:rFonts w:ascii="Arial" w:hAnsi="Arial" w:cs="Arial"/>
          <w:b/>
        </w:rPr>
        <w:t>Laboratory Director:</w:t>
      </w:r>
      <w:r w:rsidR="00673D69">
        <w:rPr>
          <w:rFonts w:ascii="Arial" w:hAnsi="Arial" w:cs="Arial"/>
        </w:rPr>
        <w:t xml:space="preserve"> N/A</w:t>
      </w:r>
    </w:p>
    <w:p w14:paraId="3E5C2DBC" w14:textId="2B0FDFEB" w:rsidR="00806079" w:rsidRPr="00673D69" w:rsidRDefault="00806079" w:rsidP="00B15F29">
      <w:pPr>
        <w:pStyle w:val="Header"/>
        <w:rPr>
          <w:rFonts w:ascii="Arial" w:hAnsi="Arial" w:cs="Arial"/>
        </w:rPr>
      </w:pPr>
      <w:r>
        <w:rPr>
          <w:rFonts w:ascii="Arial" w:hAnsi="Arial" w:cs="Arial"/>
          <w:b/>
        </w:rPr>
        <w:t>CLIA Number:</w:t>
      </w:r>
      <w:r w:rsidR="00673D69">
        <w:rPr>
          <w:rFonts w:ascii="Arial" w:hAnsi="Arial" w:cs="Arial"/>
          <w:b/>
        </w:rPr>
        <w:t xml:space="preserve"> </w:t>
      </w:r>
      <w:r w:rsidR="00673D69">
        <w:rPr>
          <w:rFonts w:ascii="Arial" w:hAnsi="Arial" w:cs="Arial"/>
        </w:rPr>
        <w:t>N/A</w:t>
      </w:r>
    </w:p>
    <w:p w14:paraId="6BACECFD" w14:textId="1064D8EC" w:rsidR="00B15F29" w:rsidRPr="00EF00CB" w:rsidRDefault="00B15F29" w:rsidP="00B15F29">
      <w:pPr>
        <w:pStyle w:val="Header"/>
        <w:rPr>
          <w:rFonts w:ascii="Arial" w:hAnsi="Arial" w:cs="Arial"/>
          <w:b/>
        </w:rPr>
      </w:pPr>
      <w:r w:rsidRPr="00EF00CB">
        <w:rPr>
          <w:rFonts w:ascii="Arial" w:hAnsi="Arial" w:cs="Arial"/>
          <w:b/>
        </w:rPr>
        <w:t>Credential Number:</w:t>
      </w:r>
      <w:r w:rsidR="0084119A">
        <w:rPr>
          <w:rFonts w:ascii="Arial" w:hAnsi="Arial" w:cs="Arial"/>
          <w:b/>
        </w:rPr>
        <w:t xml:space="preserve"> </w:t>
      </w:r>
      <w:r w:rsidR="0084119A" w:rsidRPr="0084119A">
        <w:rPr>
          <w:rFonts w:ascii="Arial" w:hAnsi="Arial" w:cs="Arial"/>
        </w:rPr>
        <w:t>BHA.FS.61476891</w:t>
      </w:r>
    </w:p>
    <w:p w14:paraId="640C9075" w14:textId="1B0DF45E" w:rsidR="00B15F29" w:rsidRPr="00EF00CB" w:rsidRDefault="00B15F29" w:rsidP="00B15F29">
      <w:pPr>
        <w:pStyle w:val="Header"/>
        <w:rPr>
          <w:rFonts w:ascii="Arial" w:hAnsi="Arial" w:cs="Arial"/>
        </w:rPr>
      </w:pPr>
      <w:r w:rsidRPr="00EF00CB">
        <w:rPr>
          <w:rFonts w:ascii="Arial" w:hAnsi="Arial" w:cs="Arial"/>
          <w:b/>
        </w:rPr>
        <w:t>Medicare Number:</w:t>
      </w:r>
      <w:r w:rsidRPr="00EF00CB">
        <w:rPr>
          <w:rFonts w:ascii="Arial" w:hAnsi="Arial" w:cs="Arial"/>
        </w:rPr>
        <w:t xml:space="preserve"> </w:t>
      </w:r>
      <w:r w:rsidR="00673D69">
        <w:rPr>
          <w:rFonts w:ascii="Arial" w:hAnsi="Arial" w:cs="Arial"/>
        </w:rPr>
        <w:t>N/A</w:t>
      </w:r>
    </w:p>
    <w:p w14:paraId="510EBDBB" w14:textId="01648442" w:rsidR="00B15F29" w:rsidRPr="00EF00CB" w:rsidRDefault="00B15F29" w:rsidP="00B15F29">
      <w:pPr>
        <w:pStyle w:val="Header"/>
        <w:rPr>
          <w:rFonts w:ascii="Arial" w:hAnsi="Arial" w:cs="Arial"/>
        </w:rPr>
      </w:pPr>
      <w:r w:rsidRPr="00EF00CB">
        <w:rPr>
          <w:rFonts w:ascii="Arial" w:hAnsi="Arial" w:cs="Arial"/>
          <w:b/>
        </w:rPr>
        <w:t>Shell Number:</w:t>
      </w:r>
      <w:r w:rsidRPr="00EF00CB">
        <w:rPr>
          <w:rFonts w:ascii="Arial" w:hAnsi="Arial" w:cs="Arial"/>
        </w:rPr>
        <w:t xml:space="preserve"> </w:t>
      </w:r>
      <w:r w:rsidR="00673D69">
        <w:rPr>
          <w:rFonts w:ascii="Arial" w:hAnsi="Arial" w:cs="Arial"/>
        </w:rPr>
        <w:t>N/A</w:t>
      </w:r>
    </w:p>
    <w:p w14:paraId="3D9197FC" w14:textId="45A4D9C6" w:rsidR="00B15F29" w:rsidRPr="0084119A" w:rsidRDefault="00B15F29" w:rsidP="00B15F29">
      <w:pPr>
        <w:pStyle w:val="Header"/>
        <w:rPr>
          <w:rFonts w:ascii="Arial" w:hAnsi="Arial" w:cs="Arial"/>
          <w:bCs/>
        </w:rPr>
      </w:pPr>
      <w:r w:rsidRPr="00EF00CB">
        <w:rPr>
          <w:rFonts w:ascii="Arial" w:hAnsi="Arial" w:cs="Arial"/>
          <w:b/>
        </w:rPr>
        <w:t xml:space="preserve">Date(s) of Investigation: </w:t>
      </w:r>
      <w:r w:rsidR="0084119A">
        <w:rPr>
          <w:rFonts w:ascii="Arial" w:hAnsi="Arial" w:cs="Arial"/>
          <w:bCs/>
        </w:rPr>
        <w:t>07/29/24 – 10/01/24</w:t>
      </w:r>
    </w:p>
    <w:p w14:paraId="15806B5A" w14:textId="2D1AB97B" w:rsidR="00B15F29" w:rsidRPr="00EF00CB" w:rsidRDefault="00B15F29" w:rsidP="00B15F29">
      <w:pPr>
        <w:pStyle w:val="Header"/>
        <w:rPr>
          <w:rFonts w:ascii="Arial" w:hAnsi="Arial" w:cs="Arial"/>
          <w:b/>
        </w:rPr>
      </w:pPr>
      <w:r w:rsidRPr="00EF00CB">
        <w:rPr>
          <w:rFonts w:ascii="Arial" w:hAnsi="Arial" w:cs="Arial"/>
          <w:b/>
        </w:rPr>
        <w:t xml:space="preserve">State Licensing Priority: </w:t>
      </w:r>
      <w:sdt>
        <w:sdtPr>
          <w:rPr>
            <w:rFonts w:ascii="Arial" w:hAnsi="Arial" w:cs="Arial"/>
          </w:rPr>
          <w:id w:val="-1956250726"/>
          <w:placeholder>
            <w:docPart w:val="DDB7813EE85548CA8DE3517F41E62CCA"/>
          </w:placeholder>
          <w:comboBox>
            <w:listItem w:value="Choose an item."/>
            <w:listItem w:displayText="A" w:value="A"/>
            <w:listItem w:displayText="B" w:value="B"/>
            <w:listItem w:displayText="C" w:value="C"/>
            <w:listItem w:displayText="N/A" w:value="N/A"/>
          </w:comboBox>
        </w:sdtPr>
        <w:sdtEndPr/>
        <w:sdtContent>
          <w:r w:rsidR="001C285A">
            <w:rPr>
              <w:rFonts w:ascii="Arial" w:hAnsi="Arial" w:cs="Arial"/>
            </w:rPr>
            <w:t>B</w:t>
          </w:r>
        </w:sdtContent>
      </w:sdt>
      <w:r w:rsidRPr="00EF00CB">
        <w:rPr>
          <w:rFonts w:ascii="Arial" w:hAnsi="Arial" w:cs="Arial"/>
          <w:b/>
        </w:rPr>
        <w:t xml:space="preserve"> </w:t>
      </w:r>
    </w:p>
    <w:p w14:paraId="7AA31623" w14:textId="140EAA7C" w:rsidR="00B15F29" w:rsidRPr="00EF00CB" w:rsidRDefault="00B15F29" w:rsidP="00B15F29">
      <w:pPr>
        <w:pStyle w:val="Header"/>
        <w:rPr>
          <w:rFonts w:ascii="Arial" w:hAnsi="Arial" w:cs="Arial"/>
          <w:b/>
        </w:rPr>
      </w:pPr>
      <w:r w:rsidRPr="00EF00CB">
        <w:rPr>
          <w:rFonts w:ascii="Arial" w:hAnsi="Arial" w:cs="Arial"/>
          <w:b/>
        </w:rPr>
        <w:t xml:space="preserve">Federal Certification Priority: </w:t>
      </w:r>
      <w:sdt>
        <w:sdtPr>
          <w:rPr>
            <w:rFonts w:ascii="Arial" w:hAnsi="Arial" w:cs="Arial"/>
          </w:rPr>
          <w:id w:val="-1563786869"/>
          <w:placeholder>
            <w:docPart w:val="3B42907CD40A4736B013649C64005519"/>
          </w:placeholder>
          <w:comboBox>
            <w:listItem w:value="Choose an item."/>
            <w:listItem w:displayText="N/A " w:value="N/A "/>
            <w:listItem w:displayText="Immediate Jeopardy (IJ)" w:value="Immediate Jeopardy (IJ)"/>
            <w:listItem w:displayText="Non-IJ High" w:value="Non-IJ High"/>
            <w:listItem w:displayText="Non-IJ Medium" w:value="Non-IJ Medium"/>
            <w:listItem w:displayText="Non-IJ Low" w:value="Non-IJ Low"/>
            <w:listItem w:displayText="Adminstrative Review/Offsite Investigation" w:value="Adminstrative Review/Offsite Investigation"/>
            <w:listItem w:displayText="Referral - Immediate" w:value="Referral - Immediate"/>
            <w:listItem w:displayText="Referral - Other" w:value="Referral - Other"/>
            <w:listItem w:displayText="No Action Necessary" w:value="No Action Necessary"/>
          </w:comboBox>
        </w:sdtPr>
        <w:sdtEndPr/>
        <w:sdtContent>
          <w:r w:rsidR="00673D69">
            <w:rPr>
              <w:rFonts w:ascii="Arial" w:hAnsi="Arial" w:cs="Arial"/>
            </w:rPr>
            <w:t xml:space="preserve">N/A </w:t>
          </w:r>
        </w:sdtContent>
      </w:sdt>
    </w:p>
    <w:p w14:paraId="597038C4" w14:textId="77777777" w:rsidR="00D568A3" w:rsidRDefault="00D568A3" w:rsidP="00596F44">
      <w:pPr>
        <w:pStyle w:val="NoSpacing"/>
        <w:ind w:right="288"/>
        <w:rPr>
          <w:rFonts w:ascii="Times New Roman" w:hAnsi="Times New Roman" w:cs="Times New Roman"/>
          <w:b/>
          <w:sz w:val="32"/>
          <w:szCs w:val="32"/>
        </w:rPr>
      </w:pPr>
    </w:p>
    <w:p w14:paraId="3977A9DB" w14:textId="5421766C" w:rsidR="00B15F29" w:rsidRPr="001C2E9C" w:rsidRDefault="00B15F29" w:rsidP="00B15F29">
      <w:pPr>
        <w:pStyle w:val="NoSpacing"/>
        <w:ind w:right="288"/>
        <w:rPr>
          <w:rFonts w:ascii="Arial" w:hAnsi="Arial" w:cs="Arial"/>
          <w:i/>
          <w:sz w:val="24"/>
          <w:szCs w:val="24"/>
        </w:rPr>
      </w:pPr>
      <w:commentRangeStart w:id="0"/>
      <w:r w:rsidRPr="00EF00CB">
        <w:rPr>
          <w:rFonts w:ascii="Arial" w:hAnsi="Arial" w:cs="Arial"/>
          <w:b/>
          <w:sz w:val="32"/>
          <w:szCs w:val="32"/>
        </w:rPr>
        <w:t>Intake Details</w:t>
      </w:r>
      <w:commentRangeEnd w:id="0"/>
      <w:r w:rsidR="00F75670">
        <w:rPr>
          <w:rStyle w:val="CommentReference"/>
          <w:rFonts w:ascii="Times New Roman" w:eastAsia="Times New Roman" w:hAnsi="Times New Roman" w:cs="Times New Roman"/>
        </w:rPr>
        <w:commentReference w:id="0"/>
      </w:r>
      <w:r w:rsidRPr="00EF00CB">
        <w:rPr>
          <w:rFonts w:ascii="Arial" w:hAnsi="Arial" w:cs="Arial"/>
          <w:b/>
          <w:sz w:val="32"/>
          <w:szCs w:val="32"/>
        </w:rPr>
        <w:t xml:space="preserve">: </w:t>
      </w:r>
      <w:r w:rsidR="00725439">
        <w:rPr>
          <w:rFonts w:ascii="Arial" w:hAnsi="Arial" w:cs="Arial"/>
          <w:sz w:val="24"/>
          <w:szCs w:val="24"/>
        </w:rPr>
        <w:t>(</w:t>
      </w:r>
      <w:r w:rsidRPr="001C2E9C">
        <w:rPr>
          <w:rFonts w:ascii="Arial" w:hAnsi="Arial" w:cs="Arial"/>
          <w:i/>
          <w:sz w:val="24"/>
          <w:szCs w:val="24"/>
        </w:rPr>
        <w:t>List of concerns reported in the original complaint.)</w:t>
      </w:r>
    </w:p>
    <w:p w14:paraId="4BFC96B2" w14:textId="37591E38" w:rsidR="00B15F29" w:rsidRDefault="00B15F29" w:rsidP="00B15F29">
      <w:pPr>
        <w:pStyle w:val="NoSpacing"/>
        <w:ind w:right="288"/>
        <w:rPr>
          <w:rFonts w:ascii="Arial" w:hAnsi="Arial" w:cs="Arial"/>
          <w:sz w:val="24"/>
          <w:szCs w:val="24"/>
        </w:rPr>
      </w:pPr>
    </w:p>
    <w:p w14:paraId="39AE16E9" w14:textId="54431ECE" w:rsidR="001C285A" w:rsidRDefault="001C285A" w:rsidP="00B15F29">
      <w:pPr>
        <w:pStyle w:val="NoSpacing"/>
        <w:ind w:right="288"/>
        <w:rPr>
          <w:rFonts w:ascii="Arial" w:hAnsi="Arial" w:cs="Arial"/>
          <w:sz w:val="24"/>
          <w:szCs w:val="24"/>
        </w:rPr>
      </w:pPr>
      <w:r>
        <w:rPr>
          <w:rFonts w:ascii="Arial" w:hAnsi="Arial" w:cs="Arial"/>
          <w:sz w:val="24"/>
          <w:szCs w:val="24"/>
        </w:rPr>
        <w:t xml:space="preserve">2024-4681- The Department of Health (DOH) received a complaint alleging agency staff refused to provide prescribed medication resulting in multiple medical emergencies and an individual suffered from the effects of withdrawal. </w:t>
      </w:r>
    </w:p>
    <w:p w14:paraId="79B0E455" w14:textId="77777777" w:rsidR="001C285A" w:rsidRDefault="001C285A" w:rsidP="00B15F29">
      <w:pPr>
        <w:pStyle w:val="NoSpacing"/>
        <w:ind w:right="288"/>
        <w:rPr>
          <w:rFonts w:ascii="Arial" w:hAnsi="Arial" w:cs="Arial"/>
          <w:sz w:val="24"/>
          <w:szCs w:val="24"/>
        </w:rPr>
      </w:pPr>
    </w:p>
    <w:p w14:paraId="03EE388E" w14:textId="45E3EF06" w:rsidR="001C285A" w:rsidRDefault="001C285A" w:rsidP="00B15F29">
      <w:pPr>
        <w:pStyle w:val="NoSpacing"/>
        <w:ind w:right="288"/>
        <w:rPr>
          <w:rFonts w:ascii="Arial" w:hAnsi="Arial" w:cs="Arial"/>
          <w:sz w:val="24"/>
          <w:szCs w:val="24"/>
        </w:rPr>
      </w:pPr>
      <w:r>
        <w:rPr>
          <w:rFonts w:ascii="Arial" w:hAnsi="Arial" w:cs="Arial"/>
          <w:sz w:val="24"/>
          <w:szCs w:val="24"/>
        </w:rPr>
        <w:t>2024-9736-</w:t>
      </w:r>
      <w:r w:rsidR="004C0F1C">
        <w:rPr>
          <w:rFonts w:ascii="Arial" w:hAnsi="Arial" w:cs="Arial"/>
          <w:sz w:val="24"/>
          <w:szCs w:val="24"/>
        </w:rPr>
        <w:t xml:space="preserve"> DOH received a complaint alleging agency staff refused to prescribe Suboxone resulting in an individual fearing for their life due to a history of opioid overdoses.</w:t>
      </w:r>
    </w:p>
    <w:p w14:paraId="70E91DBC" w14:textId="77777777" w:rsidR="00D568A3" w:rsidRPr="00EF00CB" w:rsidRDefault="00D568A3" w:rsidP="00B15F29">
      <w:pPr>
        <w:pStyle w:val="NoSpacing"/>
        <w:ind w:right="288"/>
        <w:rPr>
          <w:rFonts w:ascii="Arial" w:hAnsi="Arial" w:cs="Arial"/>
          <w:sz w:val="24"/>
          <w:szCs w:val="24"/>
        </w:rPr>
      </w:pPr>
    </w:p>
    <w:p w14:paraId="342E1823" w14:textId="410467BB" w:rsidR="00B15F29" w:rsidRPr="001C2E9C" w:rsidRDefault="00B15F29" w:rsidP="00B15F29">
      <w:pPr>
        <w:pStyle w:val="NoSpacing"/>
        <w:ind w:right="288"/>
        <w:rPr>
          <w:rFonts w:ascii="Arial" w:hAnsi="Arial" w:cs="Arial"/>
          <w:i/>
          <w:sz w:val="24"/>
          <w:szCs w:val="24"/>
        </w:rPr>
      </w:pPr>
      <w:r w:rsidRPr="00EF00CB">
        <w:rPr>
          <w:rFonts w:ascii="Arial" w:hAnsi="Arial" w:cs="Arial"/>
          <w:b/>
          <w:sz w:val="32"/>
          <w:szCs w:val="32"/>
        </w:rPr>
        <w:t xml:space="preserve">Allegation/s: </w:t>
      </w:r>
      <w:r w:rsidR="00725439">
        <w:rPr>
          <w:rFonts w:ascii="Arial" w:hAnsi="Arial" w:cs="Arial"/>
          <w:sz w:val="24"/>
          <w:szCs w:val="24"/>
        </w:rPr>
        <w:t>(</w:t>
      </w:r>
      <w:r w:rsidR="00725439" w:rsidRPr="001C2E9C">
        <w:rPr>
          <w:rFonts w:ascii="Arial" w:hAnsi="Arial" w:cs="Arial"/>
          <w:i/>
          <w:sz w:val="24"/>
          <w:szCs w:val="24"/>
        </w:rPr>
        <w:t xml:space="preserve">The allegation/s listed below is what the department has jurisdiction and authorization to investigate. </w:t>
      </w:r>
      <w:r w:rsidRPr="001C2E9C">
        <w:rPr>
          <w:rFonts w:ascii="Arial" w:hAnsi="Arial" w:cs="Arial"/>
          <w:i/>
          <w:sz w:val="24"/>
          <w:szCs w:val="24"/>
        </w:rPr>
        <w:t>An allegation is considered an assertion of improper practice or condition that could result in a violation of facility law or rule.)</w:t>
      </w:r>
    </w:p>
    <w:p w14:paraId="6760B8A6" w14:textId="77777777" w:rsidR="00B15F29" w:rsidRPr="00EF00CB" w:rsidRDefault="00B15F29" w:rsidP="00B15F29">
      <w:pPr>
        <w:pStyle w:val="NoSpacing"/>
        <w:ind w:right="288"/>
        <w:rPr>
          <w:rFonts w:ascii="Arial" w:hAnsi="Arial" w:cs="Arial"/>
          <w:sz w:val="24"/>
          <w:szCs w:val="24"/>
        </w:rPr>
      </w:pPr>
    </w:p>
    <w:p w14:paraId="0011DED2" w14:textId="32E2999D" w:rsidR="00AB0A57" w:rsidDel="003D1877" w:rsidRDefault="00AB0A57" w:rsidP="00B15F29">
      <w:pPr>
        <w:pStyle w:val="NoSpacing"/>
        <w:numPr>
          <w:ilvl w:val="0"/>
          <w:numId w:val="6"/>
        </w:numPr>
        <w:ind w:right="288"/>
        <w:rPr>
          <w:del w:id="1" w:author="McKinney, Sean M (DOH)" w:date="2024-10-17T08:01:00Z" w16du:dateUtc="2024-10-17T15:01:00Z"/>
          <w:rFonts w:ascii="Arial" w:hAnsi="Arial" w:cs="Arial"/>
          <w:sz w:val="24"/>
          <w:szCs w:val="24"/>
        </w:rPr>
      </w:pPr>
      <w:del w:id="2" w:author="McKinney, Sean M (DOH)" w:date="2024-10-17T08:01:00Z" w16du:dateUtc="2024-10-17T15:01:00Z">
        <w:r w:rsidRPr="00EF00CB" w:rsidDel="003D1877">
          <w:rPr>
            <w:rFonts w:ascii="Arial" w:hAnsi="Arial" w:cs="Arial"/>
            <w:sz w:val="24"/>
            <w:szCs w:val="24"/>
          </w:rPr>
          <w:delText>Allegation:</w:delText>
        </w:r>
        <w:r w:rsidDel="003D1877">
          <w:rPr>
            <w:rFonts w:ascii="Arial" w:hAnsi="Arial" w:cs="Arial"/>
            <w:sz w:val="24"/>
            <w:szCs w:val="24"/>
          </w:rPr>
          <w:delText xml:space="preserve"> A potential violation of </w:delText>
        </w:r>
        <w:r w:rsidR="004959AC" w:rsidRPr="004959AC" w:rsidDel="003D1877">
          <w:rPr>
            <w:rFonts w:ascii="Arial" w:hAnsi="Arial" w:cs="Arial"/>
            <w:sz w:val="24"/>
            <w:szCs w:val="24"/>
          </w:rPr>
          <w:delText>WAC 246-341-0300 Agency licensure and certification general information. (2)</w:delText>
        </w:r>
        <w:r w:rsidR="004D3C96" w:rsidDel="003D1877">
          <w:rPr>
            <w:rFonts w:ascii="Arial" w:hAnsi="Arial" w:cs="Arial"/>
            <w:sz w:val="24"/>
            <w:szCs w:val="24"/>
          </w:rPr>
          <w:delText>(b), (6)(b)(c)</w:delText>
        </w:r>
        <w:r w:rsidR="004959AC" w:rsidRPr="004959AC" w:rsidDel="003D1877">
          <w:rPr>
            <w:rFonts w:ascii="Arial" w:hAnsi="Arial" w:cs="Arial"/>
            <w:sz w:val="24"/>
            <w:szCs w:val="24"/>
          </w:rPr>
          <w:delText xml:space="preserve"> Initial licensure of a behavioral health agency – </w:delText>
        </w:r>
        <w:commentRangeStart w:id="3"/>
        <w:commentRangeStart w:id="4"/>
        <w:r w:rsidR="004959AC" w:rsidRPr="004959AC" w:rsidDel="003D1877">
          <w:rPr>
            <w:rFonts w:ascii="Arial" w:hAnsi="Arial" w:cs="Arial"/>
            <w:sz w:val="24"/>
            <w:szCs w:val="24"/>
          </w:rPr>
          <w:delText>Main site. The applicant shall submit a licensing application for a main site to the department that is signed by the agency's designated official. The application must include the following:</w:delText>
        </w:r>
        <w:r w:rsidR="004D3C96" w:rsidDel="003D1877">
          <w:rPr>
            <w:rFonts w:ascii="Arial" w:hAnsi="Arial" w:cs="Arial"/>
            <w:sz w:val="24"/>
            <w:szCs w:val="24"/>
          </w:rPr>
          <w:delText xml:space="preserve"> </w:delText>
        </w:r>
        <w:r w:rsidR="004959AC" w:rsidRPr="004959AC" w:rsidDel="003D1877">
          <w:rPr>
            <w:rFonts w:ascii="Arial" w:hAnsi="Arial" w:cs="Arial"/>
            <w:sz w:val="24"/>
            <w:szCs w:val="24"/>
          </w:rPr>
          <w:delText>The type of certification(s) the agency is requesting, including the behavioral health services the agency will provide under the type of certification(s)</w:delText>
        </w:r>
        <w:r w:rsidR="004D3C96" w:rsidDel="003D1877">
          <w:rPr>
            <w:rFonts w:ascii="Arial" w:hAnsi="Arial" w:cs="Arial"/>
            <w:sz w:val="24"/>
            <w:szCs w:val="24"/>
          </w:rPr>
          <w:delText xml:space="preserve">; </w:delText>
        </w:r>
        <w:r w:rsidR="004959AC" w:rsidRPr="004959AC" w:rsidDel="003D1877">
          <w:rPr>
            <w:rFonts w:ascii="Arial" w:hAnsi="Arial" w:cs="Arial"/>
            <w:sz w:val="24"/>
            <w:szCs w:val="24"/>
          </w:rPr>
          <w:delText>Amending a license. A license amendment is required when there is a change in the administrator, when adding or removing a certification or behavioral health service, or when closing a location. To amend a license the agency shall submit to the department a licensing application requesting the amendment that is signed by the agency's designated official. The application shall include the following requirements as applicable to the amendment being requested: Adding a certification. The agency must submit an application for certification before providing the behavioral health services listed under the certification. Adding a behavioral health service. The agency may add a behavioral health service that is included under its existing certification by submitting the notification of the added service to the department within 30 calendar days of beginning the service.</w:delText>
        </w:r>
        <w:commentRangeEnd w:id="3"/>
        <w:r w:rsidR="00755ADF" w:rsidDel="003D1877">
          <w:rPr>
            <w:rStyle w:val="CommentReference"/>
            <w:rFonts w:ascii="Times New Roman" w:eastAsia="Times New Roman" w:hAnsi="Times New Roman" w:cs="Times New Roman"/>
          </w:rPr>
          <w:commentReference w:id="3"/>
        </w:r>
      </w:del>
      <w:commentRangeEnd w:id="4"/>
      <w:r w:rsidR="003D1877">
        <w:rPr>
          <w:rStyle w:val="CommentReference"/>
          <w:rFonts w:ascii="Times New Roman" w:eastAsia="Times New Roman" w:hAnsi="Times New Roman" w:cs="Times New Roman"/>
        </w:rPr>
        <w:commentReference w:id="4"/>
      </w:r>
    </w:p>
    <w:p w14:paraId="0498B284" w14:textId="79991043" w:rsidR="00B15F29" w:rsidRPr="00AB0A57" w:rsidRDefault="00B15F29" w:rsidP="00B15F29">
      <w:pPr>
        <w:pStyle w:val="NoSpacing"/>
        <w:numPr>
          <w:ilvl w:val="0"/>
          <w:numId w:val="6"/>
        </w:numPr>
        <w:ind w:right="288"/>
        <w:rPr>
          <w:rFonts w:ascii="Arial" w:hAnsi="Arial" w:cs="Arial"/>
          <w:sz w:val="24"/>
          <w:szCs w:val="24"/>
        </w:rPr>
      </w:pPr>
      <w:r w:rsidRPr="00EF00CB">
        <w:rPr>
          <w:rFonts w:ascii="Arial" w:hAnsi="Arial" w:cs="Arial"/>
          <w:sz w:val="24"/>
          <w:szCs w:val="24"/>
        </w:rPr>
        <w:t>Allegation:</w:t>
      </w:r>
      <w:r w:rsidR="00AB0A57">
        <w:rPr>
          <w:rFonts w:ascii="Arial" w:hAnsi="Arial" w:cs="Arial"/>
          <w:sz w:val="24"/>
          <w:szCs w:val="24"/>
        </w:rPr>
        <w:t xml:space="preserve"> A potential violation of </w:t>
      </w:r>
      <w:bookmarkStart w:id="5" w:name="_Hlk177464914"/>
      <w:r w:rsidR="00AB0A57" w:rsidRPr="00AB0A57">
        <w:rPr>
          <w:rFonts w:ascii="Arial" w:hAnsi="Arial" w:cs="Arial"/>
          <w:bCs/>
          <w:sz w:val="24"/>
          <w:szCs w:val="24"/>
        </w:rPr>
        <w:t xml:space="preserve">WAC 246-341-0410 Agency administration Administrator key responsibilities, (1)(a)(b)(c) by failing to ensure day-to-day operation of the agency's provision of certified behavioral health treatment services, including: all </w:t>
      </w:r>
      <w:r w:rsidR="00AB0A57" w:rsidRPr="00AB0A57">
        <w:rPr>
          <w:rFonts w:ascii="Arial" w:hAnsi="Arial" w:cs="Arial"/>
          <w:bCs/>
          <w:sz w:val="24"/>
          <w:szCs w:val="24"/>
        </w:rPr>
        <w:lastRenderedPageBreak/>
        <w:t>administrative matters; individual care services; met all applicable rules, policies, and ethical standards.</w:t>
      </w:r>
      <w:bookmarkEnd w:id="5"/>
    </w:p>
    <w:p w14:paraId="6F924785" w14:textId="24C15E88" w:rsidR="00AB0A57" w:rsidRPr="00AB0A57" w:rsidRDefault="00AB0A57" w:rsidP="00AB0A57">
      <w:pPr>
        <w:pStyle w:val="NoSpacing"/>
        <w:numPr>
          <w:ilvl w:val="0"/>
          <w:numId w:val="6"/>
        </w:numPr>
        <w:ind w:right="288"/>
        <w:rPr>
          <w:rFonts w:ascii="Arial" w:hAnsi="Arial" w:cs="Arial"/>
          <w:bCs/>
          <w:sz w:val="24"/>
          <w:szCs w:val="24"/>
        </w:rPr>
      </w:pPr>
      <w:r w:rsidRPr="00EF00CB">
        <w:rPr>
          <w:rFonts w:ascii="Arial" w:hAnsi="Arial" w:cs="Arial"/>
          <w:sz w:val="24"/>
          <w:szCs w:val="24"/>
        </w:rPr>
        <w:t>Allegation:</w:t>
      </w:r>
      <w:r>
        <w:rPr>
          <w:rFonts w:ascii="Arial" w:hAnsi="Arial" w:cs="Arial"/>
          <w:sz w:val="24"/>
          <w:szCs w:val="24"/>
        </w:rPr>
        <w:t xml:space="preserve"> A </w:t>
      </w:r>
      <w:r w:rsidRPr="00AB0A57">
        <w:rPr>
          <w:rFonts w:ascii="Arial" w:hAnsi="Arial" w:cs="Arial"/>
          <w:sz w:val="24"/>
          <w:szCs w:val="24"/>
        </w:rPr>
        <w:t xml:space="preserve">potential violation of </w:t>
      </w:r>
      <w:r w:rsidRPr="00685F99">
        <w:rPr>
          <w:rFonts w:ascii="Arial" w:hAnsi="Arial" w:cs="Arial"/>
          <w:bCs/>
          <w:sz w:val="24"/>
          <w:szCs w:val="24"/>
        </w:rPr>
        <w:t>WAC 246-341-0420 Agency policies and procedures</w:t>
      </w:r>
      <w:r w:rsidR="00D54D65">
        <w:rPr>
          <w:rFonts w:ascii="Arial" w:hAnsi="Arial" w:cs="Arial"/>
          <w:bCs/>
          <w:sz w:val="24"/>
          <w:szCs w:val="24"/>
        </w:rPr>
        <w:t>,</w:t>
      </w:r>
      <w:r w:rsidR="00685F99">
        <w:rPr>
          <w:rFonts w:ascii="Arial" w:hAnsi="Arial" w:cs="Arial"/>
          <w:bCs/>
          <w:sz w:val="24"/>
          <w:szCs w:val="24"/>
        </w:rPr>
        <w:t xml:space="preserve"> </w:t>
      </w:r>
      <w:r w:rsidR="00D54D65">
        <w:rPr>
          <w:rFonts w:ascii="Arial" w:hAnsi="Arial" w:cs="Arial"/>
          <w:bCs/>
          <w:sz w:val="24"/>
          <w:szCs w:val="24"/>
        </w:rPr>
        <w:t>by failing to</w:t>
      </w:r>
      <w:r w:rsidR="00685F99">
        <w:rPr>
          <w:rFonts w:ascii="Arial" w:hAnsi="Arial" w:cs="Arial"/>
          <w:bCs/>
          <w:sz w:val="24"/>
          <w:szCs w:val="24"/>
        </w:rPr>
        <w:t xml:space="preserve"> </w:t>
      </w:r>
      <w:r w:rsidR="00685F99" w:rsidRPr="00685F99">
        <w:rPr>
          <w:rFonts w:ascii="Arial" w:hAnsi="Arial" w:cs="Arial"/>
          <w:bCs/>
          <w:sz w:val="24"/>
          <w:szCs w:val="24"/>
        </w:rPr>
        <w:t>develop, implement, and maintain policies and procedures that address all of the applicable licensing and certification requirements of this chapter including administrative and personnel policies and procedures.</w:t>
      </w:r>
    </w:p>
    <w:p w14:paraId="579B702E" w14:textId="3B640D1C" w:rsidR="00AB0A57" w:rsidRDefault="00AB0A57" w:rsidP="00B15F29">
      <w:pPr>
        <w:pStyle w:val="NoSpacing"/>
        <w:numPr>
          <w:ilvl w:val="0"/>
          <w:numId w:val="6"/>
        </w:numPr>
        <w:ind w:right="288"/>
        <w:rPr>
          <w:rFonts w:ascii="Arial" w:hAnsi="Arial" w:cs="Arial"/>
          <w:sz w:val="24"/>
          <w:szCs w:val="24"/>
        </w:rPr>
      </w:pPr>
      <w:r w:rsidRPr="00EF00CB">
        <w:rPr>
          <w:rFonts w:ascii="Arial" w:hAnsi="Arial" w:cs="Arial"/>
          <w:sz w:val="24"/>
          <w:szCs w:val="24"/>
        </w:rPr>
        <w:t>Allegation:</w:t>
      </w:r>
      <w:r>
        <w:rPr>
          <w:rFonts w:ascii="Arial" w:hAnsi="Arial" w:cs="Arial"/>
          <w:sz w:val="24"/>
          <w:szCs w:val="24"/>
        </w:rPr>
        <w:t xml:space="preserve"> A potential violation of </w:t>
      </w:r>
      <w:r w:rsidRPr="00AB0A57">
        <w:rPr>
          <w:rFonts w:ascii="Arial" w:hAnsi="Arial" w:cs="Arial"/>
          <w:sz w:val="24"/>
          <w:szCs w:val="24"/>
        </w:rPr>
        <w:t>WAC 246-341-0425 Agency administration Individual service record system, (1) by failing to maintain a comprehensive individual service record system that included policies and procedures that protected an individual's personal health information.</w:t>
      </w:r>
    </w:p>
    <w:p w14:paraId="30ED69C2" w14:textId="0B5F2007" w:rsidR="00AB0A57" w:rsidRDefault="00AB0A57" w:rsidP="00B15F29">
      <w:pPr>
        <w:pStyle w:val="NoSpacing"/>
        <w:numPr>
          <w:ilvl w:val="0"/>
          <w:numId w:val="6"/>
        </w:numPr>
        <w:ind w:right="288"/>
        <w:rPr>
          <w:rFonts w:ascii="Arial" w:hAnsi="Arial" w:cs="Arial"/>
          <w:sz w:val="24"/>
          <w:szCs w:val="24"/>
        </w:rPr>
      </w:pPr>
      <w:r w:rsidRPr="00EF00CB">
        <w:rPr>
          <w:rFonts w:ascii="Arial" w:hAnsi="Arial" w:cs="Arial"/>
          <w:sz w:val="24"/>
          <w:szCs w:val="24"/>
        </w:rPr>
        <w:t>Allegation:</w:t>
      </w:r>
      <w:r>
        <w:rPr>
          <w:rFonts w:ascii="Arial" w:hAnsi="Arial" w:cs="Arial"/>
          <w:sz w:val="24"/>
          <w:szCs w:val="24"/>
        </w:rPr>
        <w:t xml:space="preserve"> A potential violation of </w:t>
      </w:r>
      <w:r w:rsidRPr="00AB0A57">
        <w:rPr>
          <w:rFonts w:ascii="Arial" w:hAnsi="Arial" w:cs="Arial"/>
          <w:sz w:val="24"/>
          <w:szCs w:val="24"/>
        </w:rPr>
        <w:t>WAC 246-341-0600 Individual rights, (1) by failing to protect and promote individual participant rights applicable to the services the agency was certified to provide in compliance with this chapter, and chapters 70.41, 71.05, 71.12, 71.24, and 71.34 RCW.</w:t>
      </w:r>
    </w:p>
    <w:p w14:paraId="53675446" w14:textId="4F4AE061" w:rsidR="00AB0A57" w:rsidRDefault="00AB0A57" w:rsidP="00B15F29">
      <w:pPr>
        <w:pStyle w:val="NoSpacing"/>
        <w:numPr>
          <w:ilvl w:val="0"/>
          <w:numId w:val="6"/>
        </w:numPr>
        <w:ind w:right="288"/>
        <w:rPr>
          <w:rFonts w:ascii="Arial" w:hAnsi="Arial" w:cs="Arial"/>
          <w:sz w:val="24"/>
          <w:szCs w:val="24"/>
        </w:rPr>
      </w:pPr>
      <w:r w:rsidRPr="00EF00CB">
        <w:rPr>
          <w:rFonts w:ascii="Arial" w:hAnsi="Arial" w:cs="Arial"/>
          <w:sz w:val="24"/>
          <w:szCs w:val="24"/>
        </w:rPr>
        <w:t>Allegation:</w:t>
      </w:r>
      <w:r>
        <w:rPr>
          <w:rFonts w:ascii="Arial" w:hAnsi="Arial" w:cs="Arial"/>
          <w:sz w:val="24"/>
          <w:szCs w:val="24"/>
        </w:rPr>
        <w:t xml:space="preserve"> A potential violation of</w:t>
      </w:r>
      <w:r w:rsidR="0019630A">
        <w:rPr>
          <w:rFonts w:ascii="Arial" w:hAnsi="Arial" w:cs="Arial"/>
          <w:sz w:val="24"/>
          <w:szCs w:val="24"/>
        </w:rPr>
        <w:t xml:space="preserve"> </w:t>
      </w:r>
      <w:r w:rsidR="0019630A" w:rsidRPr="0019630A">
        <w:rPr>
          <w:rFonts w:ascii="Arial" w:hAnsi="Arial" w:cs="Arial"/>
          <w:sz w:val="24"/>
          <w:szCs w:val="24"/>
        </w:rPr>
        <w:t>WAC 246-341-0640 Individual service record content, (2)(i) when the following situations apply, the individual service record must include: documentation of coordination with any systems or organizations the individual identified as being relevant to treatment.</w:t>
      </w:r>
    </w:p>
    <w:p w14:paraId="77FECB12" w14:textId="7FCA35EF" w:rsidR="00AB0A57" w:rsidRDefault="00AB0A57" w:rsidP="00B15F29">
      <w:pPr>
        <w:pStyle w:val="NoSpacing"/>
        <w:numPr>
          <w:ilvl w:val="0"/>
          <w:numId w:val="6"/>
        </w:numPr>
        <w:ind w:right="288"/>
        <w:rPr>
          <w:rFonts w:ascii="Arial" w:hAnsi="Arial" w:cs="Arial"/>
          <w:sz w:val="24"/>
          <w:szCs w:val="24"/>
        </w:rPr>
      </w:pPr>
      <w:r w:rsidRPr="00EF00CB">
        <w:rPr>
          <w:rFonts w:ascii="Arial" w:hAnsi="Arial" w:cs="Arial"/>
          <w:sz w:val="24"/>
          <w:szCs w:val="24"/>
        </w:rPr>
        <w:t>Allegation:</w:t>
      </w:r>
      <w:r>
        <w:rPr>
          <w:rFonts w:ascii="Arial" w:hAnsi="Arial" w:cs="Arial"/>
          <w:sz w:val="24"/>
          <w:szCs w:val="24"/>
        </w:rPr>
        <w:t xml:space="preserve"> A potential violation of</w:t>
      </w:r>
      <w:r w:rsidR="001A5622">
        <w:rPr>
          <w:rFonts w:ascii="Arial" w:hAnsi="Arial" w:cs="Arial"/>
          <w:sz w:val="24"/>
          <w:szCs w:val="24"/>
        </w:rPr>
        <w:t xml:space="preserve"> </w:t>
      </w:r>
      <w:r w:rsidR="001A5622" w:rsidRPr="001A5622">
        <w:rPr>
          <w:rFonts w:ascii="Arial" w:hAnsi="Arial" w:cs="Arial"/>
          <w:sz w:val="24"/>
          <w:szCs w:val="24"/>
        </w:rPr>
        <w:t>WAC 246-341-1105 Behavioral health residential and inpatient intervention, assessment and treatment services Certification standards, (2)(b) by failing to ensure access to necessary medical treatment, including emergency life-sustaining treatment and medication.</w:t>
      </w:r>
    </w:p>
    <w:p w14:paraId="019907F4" w14:textId="53338C43" w:rsidR="00AB0A57" w:rsidRDefault="00AB0A57" w:rsidP="00B15F29">
      <w:pPr>
        <w:pStyle w:val="NoSpacing"/>
        <w:numPr>
          <w:ilvl w:val="0"/>
          <w:numId w:val="6"/>
        </w:numPr>
        <w:ind w:right="288"/>
        <w:rPr>
          <w:rFonts w:ascii="Arial" w:hAnsi="Arial" w:cs="Arial"/>
          <w:sz w:val="24"/>
          <w:szCs w:val="24"/>
        </w:rPr>
      </w:pPr>
      <w:r w:rsidRPr="00EF00CB">
        <w:rPr>
          <w:rFonts w:ascii="Arial" w:hAnsi="Arial" w:cs="Arial"/>
          <w:sz w:val="24"/>
          <w:szCs w:val="24"/>
        </w:rPr>
        <w:t>Allegation:</w:t>
      </w:r>
      <w:r>
        <w:rPr>
          <w:rFonts w:ascii="Arial" w:hAnsi="Arial" w:cs="Arial"/>
          <w:sz w:val="24"/>
          <w:szCs w:val="24"/>
        </w:rPr>
        <w:t xml:space="preserve"> A potential violation of</w:t>
      </w:r>
      <w:r w:rsidR="001A5622">
        <w:rPr>
          <w:rFonts w:ascii="Arial" w:hAnsi="Arial" w:cs="Arial"/>
          <w:sz w:val="24"/>
          <w:szCs w:val="24"/>
        </w:rPr>
        <w:t xml:space="preserve"> </w:t>
      </w:r>
      <w:r w:rsidR="001A5622" w:rsidRPr="001A5622">
        <w:rPr>
          <w:rFonts w:ascii="Arial" w:hAnsi="Arial" w:cs="Arial"/>
          <w:sz w:val="24"/>
          <w:szCs w:val="24"/>
        </w:rPr>
        <w:t>WAC 246-341-1108 Residential and inpatient substance use disorder treatment services Service standards, (4) by failing to inform individuals of their treatment options so they can make individualized choices for their treatment. This includes, as applicable, the initiation, continuation, or discontinuation of medications for substance use disorders.</w:t>
      </w:r>
    </w:p>
    <w:p w14:paraId="5B603EBF" w14:textId="13E82E07" w:rsidR="00D54D65" w:rsidRPr="00EF00CB" w:rsidRDefault="00D54D65" w:rsidP="00B15F29">
      <w:pPr>
        <w:pStyle w:val="NoSpacing"/>
        <w:numPr>
          <w:ilvl w:val="0"/>
          <w:numId w:val="6"/>
        </w:numPr>
        <w:ind w:right="288"/>
        <w:rPr>
          <w:rFonts w:ascii="Arial" w:hAnsi="Arial" w:cs="Arial"/>
          <w:sz w:val="24"/>
          <w:szCs w:val="24"/>
        </w:rPr>
      </w:pPr>
      <w:r w:rsidRPr="00EF00CB">
        <w:rPr>
          <w:rFonts w:ascii="Arial" w:hAnsi="Arial" w:cs="Arial"/>
          <w:sz w:val="24"/>
          <w:szCs w:val="24"/>
        </w:rPr>
        <w:t>Allegation:</w:t>
      </w:r>
      <w:r>
        <w:rPr>
          <w:rFonts w:ascii="Arial" w:hAnsi="Arial" w:cs="Arial"/>
          <w:sz w:val="24"/>
          <w:szCs w:val="24"/>
        </w:rPr>
        <w:t xml:space="preserve"> A potential violation of </w:t>
      </w:r>
      <w:r w:rsidRPr="00D54D65">
        <w:rPr>
          <w:rFonts w:ascii="Arial" w:hAnsi="Arial" w:cs="Arial"/>
          <w:sz w:val="24"/>
          <w:szCs w:val="24"/>
        </w:rPr>
        <w:t>WAC 246-341-1118 Residential and inpatient mental health services Service standards, (3)(a) by failing to document that each individual had received evaluations to determine the nature of the disorder and the treatment necessary.</w:t>
      </w:r>
    </w:p>
    <w:p w14:paraId="7B02162D" w14:textId="77777777" w:rsidR="00D568A3" w:rsidRPr="00EF00CB" w:rsidRDefault="00D568A3" w:rsidP="00B15F29">
      <w:pPr>
        <w:pStyle w:val="NoSpacing"/>
        <w:ind w:right="288"/>
        <w:rPr>
          <w:rFonts w:ascii="Arial" w:hAnsi="Arial" w:cs="Arial"/>
          <w:sz w:val="24"/>
          <w:szCs w:val="24"/>
        </w:rPr>
      </w:pPr>
    </w:p>
    <w:p w14:paraId="7EEE9E99" w14:textId="1484C5A4" w:rsidR="00B15F29" w:rsidRPr="001C2E9C" w:rsidRDefault="00B15F29" w:rsidP="00B15F29">
      <w:pPr>
        <w:pStyle w:val="NoSpacing"/>
        <w:ind w:right="288"/>
        <w:rPr>
          <w:rFonts w:ascii="Arial" w:hAnsi="Arial" w:cs="Arial"/>
          <w:i/>
          <w:sz w:val="24"/>
          <w:szCs w:val="24"/>
        </w:rPr>
      </w:pPr>
      <w:r w:rsidRPr="00EF00CB">
        <w:rPr>
          <w:rFonts w:ascii="Arial" w:hAnsi="Arial" w:cs="Arial"/>
          <w:b/>
          <w:sz w:val="32"/>
          <w:szCs w:val="32"/>
        </w:rPr>
        <w:t xml:space="preserve">Investigative Process Included: </w:t>
      </w:r>
      <w:r w:rsidR="00725439">
        <w:rPr>
          <w:rFonts w:ascii="Arial" w:hAnsi="Arial" w:cs="Arial"/>
          <w:sz w:val="24"/>
          <w:szCs w:val="24"/>
        </w:rPr>
        <w:t>(</w:t>
      </w:r>
      <w:r w:rsidRPr="001C2E9C">
        <w:rPr>
          <w:rFonts w:ascii="Arial" w:hAnsi="Arial" w:cs="Arial"/>
          <w:i/>
          <w:sz w:val="24"/>
          <w:szCs w:val="24"/>
        </w:rPr>
        <w:t>This is what the investigator did in terms of methods employed to conduct inquiry</w:t>
      </w:r>
      <w:r w:rsidR="00725439" w:rsidRPr="001C2E9C">
        <w:rPr>
          <w:rFonts w:ascii="Arial" w:hAnsi="Arial" w:cs="Arial"/>
          <w:i/>
          <w:sz w:val="24"/>
          <w:szCs w:val="24"/>
        </w:rPr>
        <w:t>.)</w:t>
      </w:r>
    </w:p>
    <w:p w14:paraId="0DCD1F17" w14:textId="1A19B715" w:rsidR="00725439" w:rsidRDefault="00725439" w:rsidP="00B15F29">
      <w:pPr>
        <w:pStyle w:val="NoSpacing"/>
        <w:ind w:right="288"/>
        <w:rPr>
          <w:rFonts w:ascii="Arial" w:hAnsi="Arial" w:cs="Arial"/>
          <w:b/>
          <w:sz w:val="24"/>
          <w:szCs w:val="24"/>
        </w:rPr>
      </w:pPr>
    </w:p>
    <w:p w14:paraId="6791687C" w14:textId="58651780" w:rsidR="00D568A3" w:rsidRPr="007D590D" w:rsidRDefault="007D590D" w:rsidP="007D590D">
      <w:pPr>
        <w:pStyle w:val="NoSpacing"/>
        <w:numPr>
          <w:ilvl w:val="0"/>
          <w:numId w:val="10"/>
        </w:numPr>
        <w:ind w:right="288"/>
        <w:rPr>
          <w:rFonts w:ascii="Arial" w:hAnsi="Arial" w:cs="Arial"/>
          <w:b/>
          <w:sz w:val="24"/>
          <w:szCs w:val="24"/>
        </w:rPr>
      </w:pPr>
      <w:r>
        <w:rPr>
          <w:rFonts w:ascii="Arial" w:hAnsi="Arial" w:cs="Arial"/>
          <w:bCs/>
          <w:sz w:val="24"/>
          <w:szCs w:val="24"/>
        </w:rPr>
        <w:t>Investigators #1, #2, &amp; #3 conducted an unannounced onsite visit</w:t>
      </w:r>
      <w:r w:rsidR="00054F45">
        <w:rPr>
          <w:rFonts w:ascii="Arial" w:hAnsi="Arial" w:cs="Arial"/>
          <w:bCs/>
          <w:sz w:val="24"/>
          <w:szCs w:val="24"/>
        </w:rPr>
        <w:t>.</w:t>
      </w:r>
    </w:p>
    <w:p w14:paraId="474A5117" w14:textId="39437061" w:rsidR="007D590D" w:rsidRPr="00CD5F37" w:rsidRDefault="007D590D" w:rsidP="007D590D">
      <w:pPr>
        <w:pStyle w:val="NoSpacing"/>
        <w:numPr>
          <w:ilvl w:val="0"/>
          <w:numId w:val="10"/>
        </w:numPr>
        <w:ind w:right="288"/>
        <w:rPr>
          <w:rFonts w:ascii="Arial" w:hAnsi="Arial" w:cs="Arial"/>
          <w:b/>
          <w:sz w:val="24"/>
          <w:szCs w:val="24"/>
        </w:rPr>
      </w:pPr>
      <w:r>
        <w:rPr>
          <w:rFonts w:ascii="Arial" w:hAnsi="Arial" w:cs="Arial"/>
          <w:bCs/>
          <w:sz w:val="24"/>
          <w:szCs w:val="24"/>
        </w:rPr>
        <w:t xml:space="preserve">Investigators #1, #2, &amp; #3 toured the agency treatment area and the </w:t>
      </w:r>
      <w:commentRangeStart w:id="6"/>
      <w:commentRangeStart w:id="7"/>
      <w:r>
        <w:rPr>
          <w:rFonts w:ascii="Arial" w:hAnsi="Arial" w:cs="Arial"/>
          <w:bCs/>
          <w:sz w:val="24"/>
          <w:szCs w:val="24"/>
        </w:rPr>
        <w:t>“L” unit</w:t>
      </w:r>
      <w:commentRangeEnd w:id="6"/>
      <w:r w:rsidR="003A0EA7">
        <w:rPr>
          <w:rStyle w:val="CommentReference"/>
          <w:rFonts w:ascii="Times New Roman" w:eastAsia="Times New Roman" w:hAnsi="Times New Roman" w:cs="Times New Roman"/>
        </w:rPr>
        <w:commentReference w:id="6"/>
      </w:r>
      <w:commentRangeEnd w:id="7"/>
      <w:r w:rsidR="00EF3D5B">
        <w:rPr>
          <w:rStyle w:val="CommentReference"/>
          <w:rFonts w:ascii="Times New Roman" w:eastAsia="Times New Roman" w:hAnsi="Times New Roman" w:cs="Times New Roman"/>
        </w:rPr>
        <w:commentReference w:id="7"/>
      </w:r>
      <w:r w:rsidR="00054F45">
        <w:rPr>
          <w:rFonts w:ascii="Arial" w:hAnsi="Arial" w:cs="Arial"/>
          <w:bCs/>
          <w:sz w:val="24"/>
          <w:szCs w:val="24"/>
        </w:rPr>
        <w:t>.</w:t>
      </w:r>
    </w:p>
    <w:p w14:paraId="5BF39D45" w14:textId="6559797B" w:rsidR="00CD5F37" w:rsidRPr="007D590D" w:rsidRDefault="00CD5F37" w:rsidP="007D590D">
      <w:pPr>
        <w:pStyle w:val="NoSpacing"/>
        <w:numPr>
          <w:ilvl w:val="0"/>
          <w:numId w:val="10"/>
        </w:numPr>
        <w:ind w:right="288"/>
        <w:rPr>
          <w:rFonts w:ascii="Arial" w:hAnsi="Arial" w:cs="Arial"/>
          <w:b/>
          <w:sz w:val="24"/>
          <w:szCs w:val="24"/>
        </w:rPr>
      </w:pPr>
      <w:r>
        <w:rPr>
          <w:rFonts w:ascii="Arial" w:hAnsi="Arial" w:cs="Arial"/>
          <w:bCs/>
          <w:sz w:val="24"/>
          <w:szCs w:val="24"/>
        </w:rPr>
        <w:t>Investigators # 1, #2, &amp; #3 interviewed Staff</w:t>
      </w:r>
      <w:r w:rsidR="00282A32">
        <w:rPr>
          <w:rFonts w:ascii="Arial" w:hAnsi="Arial" w:cs="Arial"/>
          <w:bCs/>
          <w:sz w:val="24"/>
          <w:szCs w:val="24"/>
        </w:rPr>
        <w:t xml:space="preserve"> A, Director of Quality; Staff C, Health Service Manager; Staff D, Quality Improvement Nurse; Staff E, </w:t>
      </w:r>
      <w:del w:id="8" w:author="Lee, Emely J (DOH)" w:date="2024-10-11T14:14:00Z" w16du:dateUtc="2024-10-11T21:14:00Z">
        <w:r w:rsidR="00282A32" w:rsidDel="00CC0BFE">
          <w:rPr>
            <w:rFonts w:ascii="Arial" w:hAnsi="Arial" w:cs="Arial"/>
            <w:bCs/>
            <w:sz w:val="24"/>
            <w:szCs w:val="24"/>
          </w:rPr>
          <w:delText xml:space="preserve">TC </w:delText>
        </w:r>
      </w:del>
      <w:ins w:id="9" w:author="Lee, Emely J (DOH)" w:date="2024-10-11T14:14:00Z" w16du:dateUtc="2024-10-11T21:14:00Z">
        <w:r w:rsidR="00CC0BFE">
          <w:rPr>
            <w:rFonts w:ascii="Arial" w:hAnsi="Arial" w:cs="Arial"/>
            <w:bCs/>
            <w:sz w:val="24"/>
            <w:szCs w:val="24"/>
          </w:rPr>
          <w:t xml:space="preserve">Therapeutic Community (TC) </w:t>
        </w:r>
      </w:ins>
      <w:r w:rsidR="00282A32">
        <w:rPr>
          <w:rFonts w:ascii="Arial" w:hAnsi="Arial" w:cs="Arial"/>
          <w:bCs/>
          <w:sz w:val="24"/>
          <w:szCs w:val="24"/>
        </w:rPr>
        <w:t>Program Manager; &amp; Staff F, Director of Addiction Medicine.</w:t>
      </w:r>
    </w:p>
    <w:p w14:paraId="3585F82C" w14:textId="6B3AFBC6" w:rsidR="007D590D" w:rsidRPr="00054F45" w:rsidRDefault="00054F45" w:rsidP="007D590D">
      <w:pPr>
        <w:pStyle w:val="NoSpacing"/>
        <w:numPr>
          <w:ilvl w:val="0"/>
          <w:numId w:val="10"/>
        </w:numPr>
        <w:ind w:right="288"/>
        <w:rPr>
          <w:rFonts w:ascii="Arial" w:hAnsi="Arial" w:cs="Arial"/>
          <w:b/>
          <w:sz w:val="24"/>
          <w:szCs w:val="24"/>
        </w:rPr>
      </w:pPr>
      <w:r>
        <w:rPr>
          <w:rFonts w:ascii="Arial" w:hAnsi="Arial" w:cs="Arial"/>
          <w:bCs/>
          <w:sz w:val="24"/>
          <w:szCs w:val="24"/>
        </w:rPr>
        <w:t>Investigators #1, #2, &amp; #3 interviewed Patients #1, #2, and #3.</w:t>
      </w:r>
    </w:p>
    <w:p w14:paraId="3E943FEC" w14:textId="212F1A3C" w:rsidR="00054F45" w:rsidRPr="00054F45" w:rsidRDefault="00054F45" w:rsidP="007D590D">
      <w:pPr>
        <w:pStyle w:val="NoSpacing"/>
        <w:numPr>
          <w:ilvl w:val="0"/>
          <w:numId w:val="10"/>
        </w:numPr>
        <w:ind w:right="288"/>
        <w:rPr>
          <w:rFonts w:ascii="Arial" w:hAnsi="Arial" w:cs="Arial"/>
          <w:b/>
          <w:sz w:val="24"/>
          <w:szCs w:val="24"/>
        </w:rPr>
      </w:pPr>
      <w:r>
        <w:rPr>
          <w:rFonts w:ascii="Arial" w:hAnsi="Arial" w:cs="Arial"/>
          <w:bCs/>
          <w:sz w:val="24"/>
          <w:szCs w:val="24"/>
        </w:rPr>
        <w:t>Investigator # 1 interviewed Individual #1</w:t>
      </w:r>
      <w:ins w:id="10" w:author="Lee, Emely J (DOH)" w:date="2024-10-11T14:15:00Z" w16du:dateUtc="2024-10-11T21:15:00Z">
        <w:r w:rsidR="00CC0BFE">
          <w:rPr>
            <w:rFonts w:ascii="Arial" w:hAnsi="Arial" w:cs="Arial"/>
            <w:bCs/>
            <w:sz w:val="24"/>
            <w:szCs w:val="24"/>
          </w:rPr>
          <w:t>, T</w:t>
        </w:r>
      </w:ins>
      <w:ins w:id="11" w:author="McKinney, Sean M (DOH)" w:date="2024-10-30T08:21:00Z" w16du:dateUtc="2024-10-30T15:21:00Z">
        <w:r w:rsidR="007E66D6">
          <w:rPr>
            <w:rFonts w:ascii="Arial" w:hAnsi="Arial" w:cs="Arial"/>
            <w:bCs/>
            <w:sz w:val="24"/>
            <w:szCs w:val="24"/>
          </w:rPr>
          <w:t>ier Representative</w:t>
        </w:r>
      </w:ins>
      <w:ins w:id="12" w:author="Lee, Emely J (DOH)" w:date="2024-10-11T14:15:00Z" w16du:dateUtc="2024-10-11T21:15:00Z">
        <w:del w:id="13" w:author="McKinney, Sean M (DOH)" w:date="2024-10-30T08:21:00Z" w16du:dateUtc="2024-10-30T15:21:00Z">
          <w:r w:rsidR="00CC0BFE" w:rsidDel="007E66D6">
            <w:rPr>
              <w:rFonts w:ascii="Arial" w:hAnsi="Arial" w:cs="Arial"/>
              <w:bCs/>
              <w:sz w:val="24"/>
              <w:szCs w:val="24"/>
            </w:rPr>
            <w:delText>itle?</w:delText>
          </w:r>
        </w:del>
      </w:ins>
      <w:ins w:id="14" w:author="Lee, Emely J (DOH)" w:date="2024-10-11T14:16:00Z" w16du:dateUtc="2024-10-11T21:16:00Z">
        <w:r w:rsidR="00BC08B0">
          <w:rPr>
            <w:rFonts w:ascii="Arial" w:hAnsi="Arial" w:cs="Arial"/>
            <w:bCs/>
            <w:sz w:val="24"/>
            <w:szCs w:val="24"/>
          </w:rPr>
          <w:t>.</w:t>
        </w:r>
      </w:ins>
    </w:p>
    <w:p w14:paraId="3778F1BC" w14:textId="2515536A" w:rsidR="00054F45" w:rsidRPr="00054F45" w:rsidRDefault="00054F45" w:rsidP="007D590D">
      <w:pPr>
        <w:pStyle w:val="NoSpacing"/>
        <w:numPr>
          <w:ilvl w:val="0"/>
          <w:numId w:val="10"/>
        </w:numPr>
        <w:ind w:right="288"/>
        <w:rPr>
          <w:rFonts w:ascii="Arial" w:hAnsi="Arial" w:cs="Arial"/>
          <w:b/>
          <w:sz w:val="24"/>
          <w:szCs w:val="24"/>
        </w:rPr>
      </w:pPr>
      <w:r>
        <w:rPr>
          <w:rFonts w:ascii="Arial" w:hAnsi="Arial" w:cs="Arial"/>
          <w:bCs/>
          <w:sz w:val="24"/>
          <w:szCs w:val="24"/>
        </w:rPr>
        <w:t>Investigators #2 &amp; #3 interviewed Individual # 2</w:t>
      </w:r>
      <w:ins w:id="15" w:author="Lee, Emely J (DOH)" w:date="2024-10-11T14:15:00Z" w16du:dateUtc="2024-10-11T21:15:00Z">
        <w:r w:rsidR="00CC0BFE">
          <w:rPr>
            <w:rFonts w:ascii="Arial" w:hAnsi="Arial" w:cs="Arial"/>
            <w:bCs/>
            <w:sz w:val="24"/>
            <w:szCs w:val="24"/>
          </w:rPr>
          <w:t>, T</w:t>
        </w:r>
      </w:ins>
      <w:ins w:id="16" w:author="McKinney, Sean M (DOH)" w:date="2024-10-30T08:21:00Z" w16du:dateUtc="2024-10-30T15:21:00Z">
        <w:r w:rsidR="007E66D6">
          <w:rPr>
            <w:rFonts w:ascii="Arial" w:hAnsi="Arial" w:cs="Arial"/>
            <w:bCs/>
            <w:sz w:val="24"/>
            <w:szCs w:val="24"/>
          </w:rPr>
          <w:t>ier Representative</w:t>
        </w:r>
      </w:ins>
      <w:ins w:id="17" w:author="Lee, Emely J (DOH)" w:date="2024-10-11T14:15:00Z" w16du:dateUtc="2024-10-11T21:15:00Z">
        <w:del w:id="18" w:author="McKinney, Sean M (DOH)" w:date="2024-10-30T08:21:00Z" w16du:dateUtc="2024-10-30T15:21:00Z">
          <w:r w:rsidR="00CC0BFE" w:rsidDel="007E66D6">
            <w:rPr>
              <w:rFonts w:ascii="Arial" w:hAnsi="Arial" w:cs="Arial"/>
              <w:bCs/>
              <w:sz w:val="24"/>
              <w:szCs w:val="24"/>
            </w:rPr>
            <w:delText>itle?</w:delText>
          </w:r>
        </w:del>
      </w:ins>
      <w:ins w:id="19" w:author="Lee, Emely J (DOH)" w:date="2024-10-11T14:16:00Z" w16du:dateUtc="2024-10-11T21:16:00Z">
        <w:r w:rsidR="00BC08B0">
          <w:rPr>
            <w:rFonts w:ascii="Arial" w:hAnsi="Arial" w:cs="Arial"/>
            <w:bCs/>
            <w:sz w:val="24"/>
            <w:szCs w:val="24"/>
          </w:rPr>
          <w:t>.</w:t>
        </w:r>
      </w:ins>
    </w:p>
    <w:p w14:paraId="6A134D84" w14:textId="21F45A0E" w:rsidR="00054F45" w:rsidRPr="00054F45" w:rsidRDefault="00054F45" w:rsidP="007D590D">
      <w:pPr>
        <w:pStyle w:val="NoSpacing"/>
        <w:numPr>
          <w:ilvl w:val="0"/>
          <w:numId w:val="10"/>
        </w:numPr>
        <w:ind w:right="288"/>
        <w:rPr>
          <w:rFonts w:ascii="Arial" w:hAnsi="Arial" w:cs="Arial"/>
          <w:b/>
          <w:sz w:val="24"/>
          <w:szCs w:val="24"/>
        </w:rPr>
      </w:pPr>
      <w:r>
        <w:rPr>
          <w:rFonts w:ascii="Arial" w:hAnsi="Arial" w:cs="Arial"/>
          <w:bCs/>
          <w:sz w:val="24"/>
          <w:szCs w:val="24"/>
        </w:rPr>
        <w:t>Investigators #2 &amp; #3 interviewed Staff I, Classification Counselor</w:t>
      </w:r>
      <w:ins w:id="20" w:author="Lee, Emely J (DOH)" w:date="2024-10-11T14:16:00Z" w16du:dateUtc="2024-10-11T21:16:00Z">
        <w:r w:rsidR="00BC08B0">
          <w:rPr>
            <w:rFonts w:ascii="Arial" w:hAnsi="Arial" w:cs="Arial"/>
            <w:bCs/>
            <w:sz w:val="24"/>
            <w:szCs w:val="24"/>
          </w:rPr>
          <w:t>.</w:t>
        </w:r>
      </w:ins>
    </w:p>
    <w:p w14:paraId="3EDDE868" w14:textId="2080D4D7" w:rsidR="00054F45" w:rsidRPr="00282A32" w:rsidRDefault="00054F45" w:rsidP="007D590D">
      <w:pPr>
        <w:pStyle w:val="NoSpacing"/>
        <w:numPr>
          <w:ilvl w:val="0"/>
          <w:numId w:val="10"/>
        </w:numPr>
        <w:ind w:right="288"/>
        <w:rPr>
          <w:rFonts w:ascii="Arial" w:hAnsi="Arial" w:cs="Arial"/>
          <w:b/>
          <w:sz w:val="24"/>
          <w:szCs w:val="24"/>
        </w:rPr>
      </w:pPr>
      <w:r>
        <w:rPr>
          <w:rFonts w:ascii="Arial" w:hAnsi="Arial" w:cs="Arial"/>
          <w:bCs/>
          <w:sz w:val="24"/>
          <w:szCs w:val="24"/>
        </w:rPr>
        <w:t xml:space="preserve">Investigator #1 interviewed Staff </w:t>
      </w:r>
      <w:r w:rsidR="00CD5F37">
        <w:rPr>
          <w:rFonts w:ascii="Arial" w:hAnsi="Arial" w:cs="Arial"/>
          <w:bCs/>
          <w:sz w:val="24"/>
          <w:szCs w:val="24"/>
        </w:rPr>
        <w:t xml:space="preserve">G, Supervising Psychologist; Staff B, Administrator; </w:t>
      </w:r>
      <w:ins w:id="21" w:author="Lee, Emely J (DOH)" w:date="2024-10-14T09:21:00Z" w16du:dateUtc="2024-10-14T16:21:00Z">
        <w:r w:rsidR="00EF2804">
          <w:rPr>
            <w:rFonts w:ascii="Arial" w:hAnsi="Arial" w:cs="Arial"/>
            <w:bCs/>
            <w:sz w:val="24"/>
            <w:szCs w:val="24"/>
          </w:rPr>
          <w:t xml:space="preserve">and </w:t>
        </w:r>
      </w:ins>
      <w:r w:rsidR="00CD5F37">
        <w:rPr>
          <w:rFonts w:ascii="Arial" w:hAnsi="Arial" w:cs="Arial"/>
          <w:bCs/>
          <w:sz w:val="24"/>
          <w:szCs w:val="24"/>
        </w:rPr>
        <w:t>Staff H,</w:t>
      </w:r>
      <w:ins w:id="22" w:author="Lee, Emely J (DOH)" w:date="2024-10-11T14:15:00Z" w16du:dateUtc="2024-10-11T21:15:00Z">
        <w:r w:rsidR="00BC08B0">
          <w:rPr>
            <w:rFonts w:ascii="Arial" w:hAnsi="Arial" w:cs="Arial"/>
            <w:bCs/>
            <w:sz w:val="24"/>
            <w:szCs w:val="24"/>
          </w:rPr>
          <w:t xml:space="preserve"> Substance Use Di</w:t>
        </w:r>
      </w:ins>
      <w:ins w:id="23" w:author="Lee, Emely J (DOH)" w:date="2024-10-11T14:16:00Z" w16du:dateUtc="2024-10-11T21:16:00Z">
        <w:r w:rsidR="00BC08B0">
          <w:rPr>
            <w:rFonts w:ascii="Arial" w:hAnsi="Arial" w:cs="Arial"/>
            <w:bCs/>
            <w:sz w:val="24"/>
            <w:szCs w:val="24"/>
          </w:rPr>
          <w:t>sorder</w:t>
        </w:r>
      </w:ins>
      <w:del w:id="24" w:author="Lee, Emely J (DOH)" w:date="2024-10-11T14:16:00Z" w16du:dateUtc="2024-10-11T21:16:00Z">
        <w:r w:rsidR="00CD5F37" w:rsidDel="00BC08B0">
          <w:rPr>
            <w:rFonts w:ascii="Arial" w:hAnsi="Arial" w:cs="Arial"/>
            <w:bCs/>
            <w:sz w:val="24"/>
            <w:szCs w:val="24"/>
          </w:rPr>
          <w:delText xml:space="preserve"> </w:delText>
        </w:r>
      </w:del>
      <w:ins w:id="25" w:author="Lee, Emely J (DOH)" w:date="2024-10-11T14:16:00Z" w16du:dateUtc="2024-10-11T21:16:00Z">
        <w:r w:rsidR="00BC08B0">
          <w:rPr>
            <w:rFonts w:ascii="Arial" w:hAnsi="Arial" w:cs="Arial"/>
            <w:bCs/>
            <w:sz w:val="24"/>
            <w:szCs w:val="24"/>
          </w:rPr>
          <w:t>(</w:t>
        </w:r>
      </w:ins>
      <w:r w:rsidR="00CD5F37">
        <w:rPr>
          <w:rFonts w:ascii="Arial" w:hAnsi="Arial" w:cs="Arial"/>
          <w:bCs/>
          <w:sz w:val="24"/>
          <w:szCs w:val="24"/>
        </w:rPr>
        <w:t>SUD</w:t>
      </w:r>
      <w:ins w:id="26" w:author="Lee, Emely J (DOH)" w:date="2024-10-11T14:16:00Z" w16du:dateUtc="2024-10-11T21:16:00Z">
        <w:r w:rsidR="00BC08B0">
          <w:rPr>
            <w:rFonts w:ascii="Arial" w:hAnsi="Arial" w:cs="Arial"/>
            <w:bCs/>
            <w:sz w:val="24"/>
            <w:szCs w:val="24"/>
          </w:rPr>
          <w:t>)</w:t>
        </w:r>
      </w:ins>
      <w:r w:rsidR="00CD5F37">
        <w:rPr>
          <w:rFonts w:ascii="Arial" w:hAnsi="Arial" w:cs="Arial"/>
          <w:bCs/>
          <w:sz w:val="24"/>
          <w:szCs w:val="24"/>
        </w:rPr>
        <w:t xml:space="preserve"> Clinical Supervisor</w:t>
      </w:r>
      <w:ins w:id="27" w:author="Lee, Emely J (DOH)" w:date="2024-10-11T14:16:00Z" w16du:dateUtc="2024-10-11T21:16:00Z">
        <w:r w:rsidR="00BC08B0">
          <w:rPr>
            <w:rFonts w:ascii="Arial" w:hAnsi="Arial" w:cs="Arial"/>
            <w:bCs/>
            <w:sz w:val="24"/>
            <w:szCs w:val="24"/>
          </w:rPr>
          <w:t>.</w:t>
        </w:r>
      </w:ins>
    </w:p>
    <w:p w14:paraId="6E143F03" w14:textId="787F2B26" w:rsidR="00282A32" w:rsidRPr="00282A32" w:rsidRDefault="00282A32" w:rsidP="007D590D">
      <w:pPr>
        <w:pStyle w:val="NoSpacing"/>
        <w:numPr>
          <w:ilvl w:val="0"/>
          <w:numId w:val="10"/>
        </w:numPr>
        <w:ind w:right="288"/>
        <w:rPr>
          <w:rFonts w:ascii="Arial" w:hAnsi="Arial" w:cs="Arial"/>
          <w:b/>
          <w:sz w:val="24"/>
          <w:szCs w:val="24"/>
        </w:rPr>
      </w:pPr>
      <w:r>
        <w:rPr>
          <w:rFonts w:ascii="Arial" w:hAnsi="Arial" w:cs="Arial"/>
          <w:bCs/>
          <w:sz w:val="24"/>
          <w:szCs w:val="24"/>
        </w:rPr>
        <w:t>Investigator #1 reviewed agency policy and procedures</w:t>
      </w:r>
      <w:r w:rsidR="00B05A83">
        <w:rPr>
          <w:rFonts w:ascii="Arial" w:hAnsi="Arial" w:cs="Arial"/>
          <w:bCs/>
          <w:sz w:val="24"/>
          <w:szCs w:val="24"/>
        </w:rPr>
        <w:t>.</w:t>
      </w:r>
    </w:p>
    <w:p w14:paraId="197A4293" w14:textId="567DD928" w:rsidR="00282A32" w:rsidRPr="00282A32" w:rsidRDefault="00282A32" w:rsidP="007D590D">
      <w:pPr>
        <w:pStyle w:val="NoSpacing"/>
        <w:numPr>
          <w:ilvl w:val="0"/>
          <w:numId w:val="10"/>
        </w:numPr>
        <w:ind w:right="288"/>
        <w:rPr>
          <w:rFonts w:ascii="Arial" w:hAnsi="Arial" w:cs="Arial"/>
          <w:b/>
          <w:sz w:val="24"/>
          <w:szCs w:val="24"/>
        </w:rPr>
      </w:pPr>
      <w:r>
        <w:rPr>
          <w:rFonts w:ascii="Arial" w:hAnsi="Arial" w:cs="Arial"/>
          <w:bCs/>
          <w:sz w:val="24"/>
          <w:szCs w:val="24"/>
        </w:rPr>
        <w:lastRenderedPageBreak/>
        <w:t>Investigator #1 reviewed medical records for Patients</w:t>
      </w:r>
      <w:ins w:id="28" w:author="McKinney, Sean M (DOH)" w:date="2024-11-05T07:16:00Z" w16du:dateUtc="2024-11-05T15:16:00Z">
        <w:r w:rsidR="005A5591">
          <w:rPr>
            <w:rFonts w:ascii="Arial" w:hAnsi="Arial" w:cs="Arial"/>
            <w:bCs/>
            <w:sz w:val="24"/>
            <w:szCs w:val="24"/>
          </w:rPr>
          <w:t xml:space="preserve"> </w:t>
        </w:r>
      </w:ins>
      <w:del w:id="29" w:author="McKinney, Sean M (DOH)" w:date="2024-11-05T07:16:00Z" w16du:dateUtc="2024-11-05T15:16:00Z">
        <w:r w:rsidDel="005A5591">
          <w:rPr>
            <w:rFonts w:ascii="Arial" w:hAnsi="Arial" w:cs="Arial"/>
            <w:bCs/>
            <w:sz w:val="24"/>
            <w:szCs w:val="24"/>
          </w:rPr>
          <w:delText xml:space="preserve"> </w:delText>
        </w:r>
      </w:del>
      <w:r>
        <w:rPr>
          <w:rFonts w:ascii="Arial" w:hAnsi="Arial" w:cs="Arial"/>
          <w:bCs/>
          <w:sz w:val="24"/>
          <w:szCs w:val="24"/>
        </w:rPr>
        <w:t>#1</w:t>
      </w:r>
      <w:commentRangeStart w:id="30"/>
      <w:r>
        <w:rPr>
          <w:rFonts w:ascii="Arial" w:hAnsi="Arial" w:cs="Arial"/>
          <w:bCs/>
          <w:sz w:val="24"/>
          <w:szCs w:val="24"/>
        </w:rPr>
        <w:t>, #2, &amp; #3</w:t>
      </w:r>
      <w:commentRangeEnd w:id="30"/>
      <w:r w:rsidR="00EF2804">
        <w:rPr>
          <w:rStyle w:val="CommentReference"/>
          <w:rFonts w:ascii="Times New Roman" w:eastAsia="Times New Roman" w:hAnsi="Times New Roman" w:cs="Times New Roman"/>
        </w:rPr>
        <w:commentReference w:id="30"/>
      </w:r>
      <w:r>
        <w:rPr>
          <w:rFonts w:ascii="Arial" w:hAnsi="Arial" w:cs="Arial"/>
          <w:bCs/>
          <w:sz w:val="24"/>
          <w:szCs w:val="24"/>
        </w:rPr>
        <w:t>.</w:t>
      </w:r>
    </w:p>
    <w:p w14:paraId="0FF3CDD9" w14:textId="6B42A10A" w:rsidR="00282A32" w:rsidRPr="00B05A83" w:rsidRDefault="00282A32" w:rsidP="007D590D">
      <w:pPr>
        <w:pStyle w:val="NoSpacing"/>
        <w:numPr>
          <w:ilvl w:val="0"/>
          <w:numId w:val="10"/>
        </w:numPr>
        <w:ind w:right="288"/>
        <w:rPr>
          <w:rFonts w:ascii="Arial" w:hAnsi="Arial" w:cs="Arial"/>
          <w:b/>
          <w:sz w:val="24"/>
          <w:szCs w:val="24"/>
        </w:rPr>
      </w:pPr>
      <w:r>
        <w:rPr>
          <w:rFonts w:ascii="Arial" w:hAnsi="Arial" w:cs="Arial"/>
          <w:bCs/>
          <w:sz w:val="24"/>
          <w:szCs w:val="24"/>
        </w:rPr>
        <w:t xml:space="preserve">Investigator </w:t>
      </w:r>
      <w:r w:rsidR="00B05A83">
        <w:rPr>
          <w:rFonts w:ascii="Arial" w:hAnsi="Arial" w:cs="Arial"/>
          <w:bCs/>
          <w:sz w:val="24"/>
          <w:szCs w:val="24"/>
        </w:rPr>
        <w:t xml:space="preserve">#1 reviewed </w:t>
      </w:r>
      <w:commentRangeStart w:id="31"/>
      <w:r w:rsidR="00B05A83">
        <w:rPr>
          <w:rFonts w:ascii="Arial" w:hAnsi="Arial" w:cs="Arial"/>
          <w:bCs/>
          <w:sz w:val="24"/>
          <w:szCs w:val="24"/>
        </w:rPr>
        <w:t>all requested agency documents</w:t>
      </w:r>
      <w:commentRangeEnd w:id="31"/>
      <w:r w:rsidR="000809E3">
        <w:rPr>
          <w:rStyle w:val="CommentReference"/>
          <w:rFonts w:ascii="Times New Roman" w:eastAsia="Times New Roman" w:hAnsi="Times New Roman" w:cs="Times New Roman"/>
        </w:rPr>
        <w:commentReference w:id="31"/>
      </w:r>
      <w:r w:rsidR="00B05A83">
        <w:rPr>
          <w:rFonts w:ascii="Arial" w:hAnsi="Arial" w:cs="Arial"/>
          <w:bCs/>
          <w:sz w:val="24"/>
          <w:szCs w:val="24"/>
        </w:rPr>
        <w:t>.</w:t>
      </w:r>
    </w:p>
    <w:p w14:paraId="5A97BB9D" w14:textId="77777777" w:rsidR="00B05A83" w:rsidRPr="00EF00CB" w:rsidRDefault="00B05A83" w:rsidP="00B05A83">
      <w:pPr>
        <w:pStyle w:val="NoSpacing"/>
        <w:ind w:right="288"/>
        <w:rPr>
          <w:rFonts w:ascii="Arial" w:hAnsi="Arial" w:cs="Arial"/>
          <w:b/>
          <w:sz w:val="24"/>
          <w:szCs w:val="24"/>
        </w:rPr>
      </w:pPr>
    </w:p>
    <w:p w14:paraId="23475AAE" w14:textId="7BD0D443" w:rsidR="00B15F29" w:rsidRPr="001C2E9C" w:rsidRDefault="00B15F29" w:rsidP="00B15F29">
      <w:pPr>
        <w:pStyle w:val="NoSpacing"/>
        <w:ind w:right="288"/>
        <w:rPr>
          <w:rFonts w:ascii="Arial" w:hAnsi="Arial" w:cs="Arial"/>
          <w:i/>
          <w:sz w:val="24"/>
          <w:szCs w:val="24"/>
        </w:rPr>
      </w:pPr>
      <w:r w:rsidRPr="00EF00CB">
        <w:rPr>
          <w:rFonts w:ascii="Arial" w:hAnsi="Arial" w:cs="Arial"/>
          <w:b/>
          <w:sz w:val="32"/>
          <w:szCs w:val="32"/>
        </w:rPr>
        <w:t>Summary of Findings</w:t>
      </w:r>
      <w:r w:rsidR="00725439">
        <w:rPr>
          <w:rFonts w:ascii="Arial" w:hAnsi="Arial" w:cs="Arial"/>
          <w:sz w:val="24"/>
          <w:szCs w:val="24"/>
        </w:rPr>
        <w:t xml:space="preserve"> (</w:t>
      </w:r>
      <w:r w:rsidRPr="001C2E9C">
        <w:rPr>
          <w:rFonts w:ascii="Arial" w:hAnsi="Arial" w:cs="Arial"/>
          <w:i/>
          <w:sz w:val="24"/>
          <w:szCs w:val="24"/>
        </w:rPr>
        <w:t>Narrative overview of the results of investigation.)</w:t>
      </w:r>
    </w:p>
    <w:p w14:paraId="42F8A881" w14:textId="50623E4E" w:rsidR="00B15F29" w:rsidRDefault="00B15F29" w:rsidP="00B15F29">
      <w:pPr>
        <w:pStyle w:val="NoSpacing"/>
        <w:ind w:right="288"/>
        <w:rPr>
          <w:rFonts w:ascii="Arial" w:hAnsi="Arial" w:cs="Arial"/>
          <w:b/>
          <w:i/>
          <w:sz w:val="24"/>
          <w:szCs w:val="24"/>
        </w:rPr>
      </w:pPr>
    </w:p>
    <w:p w14:paraId="63FD0755" w14:textId="748BCA86" w:rsidR="00D568A3" w:rsidRDefault="003B6E1A" w:rsidP="00B15F29">
      <w:pPr>
        <w:pStyle w:val="NoSpacing"/>
        <w:ind w:right="288"/>
        <w:rPr>
          <w:ins w:id="32" w:author="Lee, Emely J (DOH)" w:date="2024-10-14T09:29:00Z" w16du:dateUtc="2024-10-14T16:29:00Z"/>
          <w:rFonts w:ascii="Arial" w:hAnsi="Arial" w:cs="Arial"/>
          <w:sz w:val="24"/>
          <w:szCs w:val="24"/>
        </w:rPr>
      </w:pPr>
      <w:r>
        <w:rPr>
          <w:rFonts w:ascii="Arial" w:hAnsi="Arial" w:cs="Arial"/>
          <w:sz w:val="24"/>
          <w:szCs w:val="24"/>
        </w:rPr>
        <w:t>The Department of Health (DOH) received a complaint alleging agency staff refused to provide prescribed medication resulting in multiple medical emergencies and stated an individual suffered from the effects of withdrawal. Additionally, DOH received another complaint alleging agency staff refused to prescribe Suboxone resulting in an individual fearing for their life due to a history of opioid overdoses.</w:t>
      </w:r>
    </w:p>
    <w:p w14:paraId="35A12DD5" w14:textId="77777777" w:rsidR="00215841" w:rsidDel="007B7D06" w:rsidRDefault="00215841" w:rsidP="00B15F29">
      <w:pPr>
        <w:pStyle w:val="NoSpacing"/>
        <w:ind w:right="288"/>
        <w:rPr>
          <w:ins w:id="33" w:author="Lee, Emely J (DOH)" w:date="2024-10-14T09:29:00Z" w16du:dateUtc="2024-10-14T16:29:00Z"/>
          <w:del w:id="34" w:author="McKinney, Sean M (DOH)" w:date="2024-10-30T08:32:00Z" w16du:dateUtc="2024-10-30T15:32:00Z"/>
          <w:rFonts w:ascii="Arial" w:hAnsi="Arial" w:cs="Arial"/>
          <w:sz w:val="24"/>
          <w:szCs w:val="24"/>
        </w:rPr>
      </w:pPr>
    </w:p>
    <w:p w14:paraId="0A7986D7" w14:textId="58A98D73" w:rsidR="00215841" w:rsidDel="007B7D06" w:rsidRDefault="00215841" w:rsidP="00B15F29">
      <w:pPr>
        <w:pStyle w:val="NoSpacing"/>
        <w:ind w:right="288"/>
        <w:rPr>
          <w:del w:id="35" w:author="McKinney, Sean M (DOH)" w:date="2024-10-30T08:32:00Z" w16du:dateUtc="2024-10-30T15:32:00Z"/>
          <w:rFonts w:ascii="Arial" w:hAnsi="Arial" w:cs="Arial"/>
          <w:sz w:val="24"/>
          <w:szCs w:val="24"/>
        </w:rPr>
      </w:pPr>
      <w:ins w:id="36" w:author="Lee, Emely J (DOH)" w:date="2024-10-14T09:29:00Z" w16du:dateUtc="2024-10-14T16:29:00Z">
        <w:del w:id="37" w:author="McKinney, Sean M (DOH)" w:date="2024-10-30T08:32:00Z" w16du:dateUtc="2024-10-30T15:32:00Z">
          <w:r w:rsidDel="007B7D06">
            <w:rPr>
              <w:rFonts w:ascii="Arial" w:hAnsi="Arial" w:cs="Arial"/>
              <w:sz w:val="24"/>
              <w:szCs w:val="24"/>
            </w:rPr>
            <w:delText>I would suggest</w:delText>
          </w:r>
        </w:del>
      </w:ins>
      <w:ins w:id="38" w:author="Lee, Emely J (DOH)" w:date="2024-10-15T07:19:00Z" w16du:dateUtc="2024-10-15T14:19:00Z">
        <w:del w:id="39" w:author="McKinney, Sean M (DOH)" w:date="2024-10-30T08:32:00Z" w16du:dateUtc="2024-10-30T15:32:00Z">
          <w:r w:rsidR="00972EE5" w:rsidDel="007B7D06">
            <w:rPr>
              <w:rFonts w:ascii="Arial" w:hAnsi="Arial" w:cs="Arial"/>
              <w:sz w:val="24"/>
              <w:szCs w:val="24"/>
            </w:rPr>
            <w:delText xml:space="preserve"> providing a short summary, highlighting key points of concerns contained in the </w:delText>
          </w:r>
        </w:del>
      </w:ins>
      <w:ins w:id="40" w:author="Lee, Emely J (DOH)" w:date="2024-10-14T09:30:00Z" w16du:dateUtc="2024-10-14T16:30:00Z">
        <w:del w:id="41" w:author="McKinney, Sean M (DOH)" w:date="2024-10-30T08:32:00Z" w16du:dateUtc="2024-10-30T15:32:00Z">
          <w:r w:rsidDel="007B7D06">
            <w:rPr>
              <w:rFonts w:ascii="Arial" w:hAnsi="Arial" w:cs="Arial"/>
              <w:sz w:val="24"/>
              <w:szCs w:val="24"/>
            </w:rPr>
            <w:delText>letters</w:delText>
          </w:r>
        </w:del>
      </w:ins>
      <w:ins w:id="42" w:author="Lee, Emely J (DOH)" w:date="2024-10-15T07:19:00Z" w16du:dateUtc="2024-10-15T14:19:00Z">
        <w:del w:id="43" w:author="McKinney, Sean M (DOH)" w:date="2024-10-30T08:32:00Z" w16du:dateUtc="2024-10-30T15:32:00Z">
          <w:r w:rsidR="00972EE5" w:rsidDel="007B7D06">
            <w:rPr>
              <w:rFonts w:ascii="Arial" w:hAnsi="Arial" w:cs="Arial"/>
              <w:sz w:val="24"/>
              <w:szCs w:val="24"/>
            </w:rPr>
            <w:delText xml:space="preserve"> </w:delText>
          </w:r>
        </w:del>
      </w:ins>
      <w:ins w:id="44" w:author="Lee, Emely J (DOH)" w:date="2024-10-15T07:20:00Z" w16du:dateUtc="2024-10-15T14:20:00Z">
        <w:del w:id="45" w:author="McKinney, Sean M (DOH)" w:date="2024-10-30T08:32:00Z" w16du:dateUtc="2024-10-30T15:32:00Z">
          <w:r w:rsidR="00972EE5" w:rsidDel="007B7D06">
            <w:rPr>
              <w:rFonts w:ascii="Arial" w:hAnsi="Arial" w:cs="Arial"/>
              <w:sz w:val="24"/>
              <w:szCs w:val="24"/>
            </w:rPr>
            <w:delText xml:space="preserve">written by both II’s </w:delText>
          </w:r>
        </w:del>
      </w:ins>
      <w:ins w:id="46" w:author="Lee, Emely J (DOH)" w:date="2024-10-15T07:19:00Z" w16du:dateUtc="2024-10-15T14:19:00Z">
        <w:del w:id="47" w:author="McKinney, Sean M (DOH)" w:date="2024-10-30T08:32:00Z" w16du:dateUtc="2024-10-30T15:32:00Z">
          <w:r w:rsidR="00972EE5" w:rsidDel="007B7D06">
            <w:rPr>
              <w:rFonts w:ascii="Arial" w:hAnsi="Arial" w:cs="Arial"/>
              <w:sz w:val="24"/>
              <w:szCs w:val="24"/>
            </w:rPr>
            <w:delText>that were mailed to intake</w:delText>
          </w:r>
        </w:del>
      </w:ins>
      <w:ins w:id="48" w:author="Lee, Emely J (DOH)" w:date="2024-10-15T07:20:00Z" w16du:dateUtc="2024-10-15T14:20:00Z">
        <w:del w:id="49" w:author="McKinney, Sean M (DOH)" w:date="2024-10-30T08:32:00Z" w16du:dateUtc="2024-10-30T15:32:00Z">
          <w:r w:rsidR="00972EE5" w:rsidDel="007B7D06">
            <w:rPr>
              <w:rFonts w:ascii="Arial" w:hAnsi="Arial" w:cs="Arial"/>
              <w:sz w:val="24"/>
              <w:szCs w:val="24"/>
            </w:rPr>
            <w:delText xml:space="preserve"> </w:delText>
          </w:r>
        </w:del>
      </w:ins>
      <w:ins w:id="50" w:author="Lee, Emely J (DOH)" w:date="2024-10-14T09:30:00Z" w16du:dateUtc="2024-10-14T16:30:00Z">
        <w:del w:id="51" w:author="McKinney, Sean M (DOH)" w:date="2024-10-30T08:32:00Z" w16du:dateUtc="2024-10-30T15:32:00Z">
          <w:r w:rsidDel="007B7D06">
            <w:rPr>
              <w:rFonts w:ascii="Arial" w:hAnsi="Arial" w:cs="Arial"/>
              <w:sz w:val="24"/>
              <w:szCs w:val="24"/>
            </w:rPr>
            <w:delText>in this section</w:delText>
          </w:r>
        </w:del>
      </w:ins>
      <w:ins w:id="52" w:author="Lee, Emely J (DOH)" w:date="2024-10-15T07:20:00Z" w16du:dateUtc="2024-10-15T14:20:00Z">
        <w:del w:id="53" w:author="McKinney, Sean M (DOH)" w:date="2024-10-30T08:32:00Z" w16du:dateUtc="2024-10-30T15:32:00Z">
          <w:r w:rsidR="00972EE5" w:rsidDel="007B7D06">
            <w:rPr>
              <w:rFonts w:ascii="Arial" w:hAnsi="Arial" w:cs="Arial"/>
              <w:sz w:val="24"/>
              <w:szCs w:val="24"/>
            </w:rPr>
            <w:delText xml:space="preserve">. </w:delText>
          </w:r>
          <w:r w:rsidR="001C12DD" w:rsidDel="007B7D06">
            <w:rPr>
              <w:rFonts w:ascii="Arial" w:hAnsi="Arial" w:cs="Arial"/>
              <w:sz w:val="24"/>
              <w:szCs w:val="24"/>
            </w:rPr>
            <w:delText>It would</w:delText>
          </w:r>
        </w:del>
      </w:ins>
      <w:ins w:id="54" w:author="Lee, Emely J (DOH)" w:date="2024-10-14T09:30:00Z" w16du:dateUtc="2024-10-14T16:30:00Z">
        <w:del w:id="55" w:author="McKinney, Sean M (DOH)" w:date="2024-10-30T08:32:00Z" w16du:dateUtc="2024-10-30T15:32:00Z">
          <w:r w:rsidDel="007B7D06">
            <w:rPr>
              <w:rFonts w:ascii="Arial" w:hAnsi="Arial" w:cs="Arial"/>
              <w:sz w:val="24"/>
              <w:szCs w:val="24"/>
            </w:rPr>
            <w:delText xml:space="preserve"> show the full scope of the complaint(s) and provide some additional context for th</w:delText>
          </w:r>
        </w:del>
      </w:ins>
      <w:ins w:id="56" w:author="Lee, Emely J (DOH)" w:date="2024-10-15T07:19:00Z" w16du:dateUtc="2024-10-15T14:19:00Z">
        <w:del w:id="57" w:author="McKinney, Sean M (DOH)" w:date="2024-10-30T08:32:00Z" w16du:dateUtc="2024-10-30T15:32:00Z">
          <w:r w:rsidR="00972EE5" w:rsidDel="007B7D06">
            <w:rPr>
              <w:rFonts w:ascii="Arial" w:hAnsi="Arial" w:cs="Arial"/>
              <w:sz w:val="24"/>
              <w:szCs w:val="24"/>
            </w:rPr>
            <w:delText xml:space="preserve">ese </w:delText>
          </w:r>
        </w:del>
      </w:ins>
      <w:ins w:id="58" w:author="Lee, Emely J (DOH)" w:date="2024-10-14T09:30:00Z" w16du:dateUtc="2024-10-14T16:30:00Z">
        <w:del w:id="59" w:author="McKinney, Sean M (DOH)" w:date="2024-10-30T08:32:00Z" w16du:dateUtc="2024-10-30T15:32:00Z">
          <w:r w:rsidDel="007B7D06">
            <w:rPr>
              <w:rFonts w:ascii="Arial" w:hAnsi="Arial" w:cs="Arial"/>
              <w:sz w:val="24"/>
              <w:szCs w:val="24"/>
            </w:rPr>
            <w:delText>investigation</w:delText>
          </w:r>
        </w:del>
      </w:ins>
      <w:ins w:id="60" w:author="Lee, Emely J (DOH)" w:date="2024-10-15T07:19:00Z" w16du:dateUtc="2024-10-15T14:19:00Z">
        <w:del w:id="61" w:author="McKinney, Sean M (DOH)" w:date="2024-10-30T08:32:00Z" w16du:dateUtc="2024-10-30T15:32:00Z">
          <w:r w:rsidR="00972EE5" w:rsidDel="007B7D06">
            <w:rPr>
              <w:rFonts w:ascii="Arial" w:hAnsi="Arial" w:cs="Arial"/>
              <w:sz w:val="24"/>
              <w:szCs w:val="24"/>
            </w:rPr>
            <w:delText>s</w:delText>
          </w:r>
        </w:del>
      </w:ins>
      <w:ins w:id="62" w:author="Lee, Emely J (DOH)" w:date="2024-10-14T09:30:00Z" w16du:dateUtc="2024-10-14T16:30:00Z">
        <w:del w:id="63" w:author="McKinney, Sean M (DOH)" w:date="2024-10-30T08:32:00Z" w16du:dateUtc="2024-10-30T15:32:00Z">
          <w:r w:rsidDel="007B7D06">
            <w:rPr>
              <w:rFonts w:ascii="Arial" w:hAnsi="Arial" w:cs="Arial"/>
              <w:sz w:val="24"/>
              <w:szCs w:val="24"/>
            </w:rPr>
            <w:delText xml:space="preserve">. </w:delText>
          </w:r>
        </w:del>
      </w:ins>
    </w:p>
    <w:p w14:paraId="3C083F41" w14:textId="77777777" w:rsidR="003B6E1A" w:rsidRDefault="003B6E1A" w:rsidP="00B15F29">
      <w:pPr>
        <w:pStyle w:val="NoSpacing"/>
        <w:ind w:right="288"/>
        <w:rPr>
          <w:rFonts w:ascii="Arial" w:hAnsi="Arial" w:cs="Arial"/>
          <w:sz w:val="24"/>
          <w:szCs w:val="24"/>
        </w:rPr>
      </w:pPr>
    </w:p>
    <w:p w14:paraId="6FFEFE16" w14:textId="27FF533F" w:rsidR="003B6E1A" w:rsidRPr="003B6E1A" w:rsidRDefault="003B6E1A" w:rsidP="003B6E1A">
      <w:pPr>
        <w:spacing w:after="160" w:line="259" w:lineRule="auto"/>
        <w:rPr>
          <w:rFonts w:ascii="Arial" w:eastAsiaTheme="minorHAnsi" w:hAnsi="Arial" w:cs="Arial"/>
        </w:rPr>
      </w:pPr>
      <w:commentRangeStart w:id="64"/>
      <w:r w:rsidRPr="003B6E1A">
        <w:rPr>
          <w:rFonts w:ascii="Arial" w:eastAsiaTheme="minorHAnsi" w:hAnsi="Arial" w:cs="Arial"/>
        </w:rPr>
        <w:t>At 8:00 AM on 08/13/24, Investigator</w:t>
      </w:r>
      <w:r w:rsidR="0018677E">
        <w:rPr>
          <w:rFonts w:ascii="Arial" w:eastAsiaTheme="minorHAnsi" w:hAnsi="Arial" w:cs="Arial"/>
        </w:rPr>
        <w:t>s #1, #2, &amp; #3</w:t>
      </w:r>
      <w:r w:rsidRPr="003B6E1A">
        <w:rPr>
          <w:rFonts w:ascii="Arial" w:eastAsiaTheme="minorHAnsi" w:hAnsi="Arial" w:cs="Arial"/>
        </w:rPr>
        <w:t xml:space="preserve"> conduct</w:t>
      </w:r>
      <w:r w:rsidR="0018677E">
        <w:rPr>
          <w:rFonts w:ascii="Arial" w:eastAsiaTheme="minorHAnsi" w:hAnsi="Arial" w:cs="Arial"/>
        </w:rPr>
        <w:t>ed</w:t>
      </w:r>
      <w:r w:rsidRPr="003B6E1A">
        <w:rPr>
          <w:rFonts w:ascii="Arial" w:eastAsiaTheme="minorHAnsi" w:hAnsi="Arial" w:cs="Arial"/>
        </w:rPr>
        <w:t xml:space="preserve"> </w:t>
      </w:r>
      <w:commentRangeEnd w:id="64"/>
      <w:r w:rsidR="00A95D72">
        <w:rPr>
          <w:rStyle w:val="CommentReference"/>
        </w:rPr>
        <w:commentReference w:id="64"/>
      </w:r>
      <w:r w:rsidRPr="003B6E1A">
        <w:rPr>
          <w:rFonts w:ascii="Arial" w:eastAsiaTheme="minorHAnsi" w:hAnsi="Arial" w:cs="Arial"/>
        </w:rPr>
        <w:t xml:space="preserve">an announced onsite visit. The Investigators met with </w:t>
      </w:r>
      <w:commentRangeStart w:id="65"/>
      <w:r w:rsidRPr="003B6E1A">
        <w:rPr>
          <w:rFonts w:ascii="Arial" w:eastAsiaTheme="minorHAnsi" w:hAnsi="Arial" w:cs="Arial"/>
        </w:rPr>
        <w:t xml:space="preserve">multiple agency staff and headquarters staff </w:t>
      </w:r>
      <w:commentRangeEnd w:id="65"/>
      <w:r w:rsidR="00F7354A">
        <w:rPr>
          <w:rStyle w:val="CommentReference"/>
        </w:rPr>
        <w:commentReference w:id="65"/>
      </w:r>
      <w:r w:rsidRPr="003B6E1A">
        <w:rPr>
          <w:rFonts w:ascii="Arial" w:eastAsiaTheme="minorHAnsi" w:hAnsi="Arial" w:cs="Arial"/>
        </w:rPr>
        <w:t xml:space="preserve">to discuss the visit. Investigator #1 discussed the complaint investigation process and answered procedural questions. Investigator #1 requested to tour the </w:t>
      </w:r>
      <w:commentRangeStart w:id="66"/>
      <w:r w:rsidRPr="003B6E1A">
        <w:rPr>
          <w:rFonts w:ascii="Arial" w:eastAsiaTheme="minorHAnsi" w:hAnsi="Arial" w:cs="Arial"/>
        </w:rPr>
        <w:t xml:space="preserve">“L” unit </w:t>
      </w:r>
      <w:commentRangeEnd w:id="66"/>
      <w:r w:rsidR="00BD76E3">
        <w:rPr>
          <w:rStyle w:val="CommentReference"/>
        </w:rPr>
        <w:commentReference w:id="66"/>
      </w:r>
      <w:r w:rsidRPr="003B6E1A">
        <w:rPr>
          <w:rFonts w:ascii="Arial" w:eastAsiaTheme="minorHAnsi" w:hAnsi="Arial" w:cs="Arial"/>
        </w:rPr>
        <w:t>and then interview agency staff and several individuals.</w:t>
      </w:r>
    </w:p>
    <w:p w14:paraId="24667B1E" w14:textId="74AF7C51" w:rsidR="003B6E1A" w:rsidRPr="003B6E1A" w:rsidRDefault="003B6E1A" w:rsidP="003B6E1A">
      <w:pPr>
        <w:spacing w:after="160" w:line="259" w:lineRule="auto"/>
        <w:rPr>
          <w:rFonts w:ascii="Arial" w:eastAsiaTheme="minorHAnsi" w:hAnsi="Arial" w:cs="Arial"/>
        </w:rPr>
      </w:pPr>
      <w:r w:rsidRPr="003B6E1A">
        <w:rPr>
          <w:rFonts w:ascii="Arial" w:eastAsiaTheme="minorHAnsi" w:hAnsi="Arial" w:cs="Arial"/>
        </w:rPr>
        <w:t xml:space="preserve">On the way to tour “L” unit, </w:t>
      </w:r>
      <w:del w:id="67" w:author="McKinney, Sean M (DOH)" w:date="2024-10-30T08:33:00Z" w16du:dateUtc="2024-10-30T15:33:00Z">
        <w:r w:rsidRPr="00BD76E3" w:rsidDel="007B7D06">
          <w:rPr>
            <w:rFonts w:ascii="Arial" w:eastAsiaTheme="minorHAnsi" w:hAnsi="Arial" w:cs="Arial"/>
            <w:strike/>
            <w:rPrChange w:id="68" w:author="Lee, Emely J (DOH)" w:date="2024-10-14T10:16:00Z" w16du:dateUtc="2024-10-14T17:16:00Z">
              <w:rPr>
                <w:rFonts w:ascii="Arial" w:eastAsiaTheme="minorHAnsi" w:hAnsi="Arial" w:cs="Arial"/>
              </w:rPr>
            </w:rPrChange>
          </w:rPr>
          <w:delText>at 8:35 AM</w:delText>
        </w:r>
        <w:r w:rsidRPr="003B6E1A" w:rsidDel="007B7D06">
          <w:rPr>
            <w:rFonts w:ascii="Arial" w:eastAsiaTheme="minorHAnsi" w:hAnsi="Arial" w:cs="Arial"/>
          </w:rPr>
          <w:delText xml:space="preserve"> </w:delText>
        </w:r>
      </w:del>
      <w:r w:rsidRPr="003B6E1A">
        <w:rPr>
          <w:rFonts w:ascii="Arial" w:eastAsiaTheme="minorHAnsi" w:hAnsi="Arial" w:cs="Arial"/>
        </w:rPr>
        <w:t xml:space="preserve">Staff E, Therapeutic Community (TC) Program Manager discussed the TC program’s population and goals for the program. </w:t>
      </w:r>
      <w:commentRangeStart w:id="69"/>
      <w:commentRangeStart w:id="70"/>
      <w:r w:rsidRPr="003B6E1A">
        <w:rPr>
          <w:rFonts w:ascii="Arial" w:eastAsiaTheme="minorHAnsi" w:hAnsi="Arial" w:cs="Arial"/>
        </w:rPr>
        <w:t xml:space="preserve">The TC program had 111 individuals participating in </w:t>
      </w:r>
      <w:ins w:id="71" w:author="McKinney, Sean M (DOH)" w:date="2024-10-30T08:33:00Z" w16du:dateUtc="2024-10-30T15:33:00Z">
        <w:r w:rsidR="007B7D06">
          <w:rPr>
            <w:rFonts w:ascii="Arial" w:eastAsiaTheme="minorHAnsi" w:hAnsi="Arial" w:cs="Arial"/>
          </w:rPr>
          <w:t xml:space="preserve">American </w:t>
        </w:r>
      </w:ins>
      <w:ins w:id="72" w:author="McKinney, Sean M (DOH)" w:date="2024-10-30T08:34:00Z" w16du:dateUtc="2024-10-30T15:34:00Z">
        <w:r w:rsidR="007B7D06">
          <w:rPr>
            <w:rFonts w:ascii="Arial" w:eastAsiaTheme="minorHAnsi" w:hAnsi="Arial" w:cs="Arial"/>
          </w:rPr>
          <w:t>Society of Addiction Medicine (</w:t>
        </w:r>
      </w:ins>
      <w:ins w:id="73" w:author="McKinney, Sean M (DOH)" w:date="2024-10-30T08:33:00Z" w16du:dateUtc="2024-10-30T15:33:00Z">
        <w:r w:rsidR="007B7D06">
          <w:rPr>
            <w:rFonts w:ascii="Arial" w:eastAsiaTheme="minorHAnsi" w:hAnsi="Arial" w:cs="Arial"/>
          </w:rPr>
          <w:t>ASAM</w:t>
        </w:r>
      </w:ins>
      <w:ins w:id="74" w:author="McKinney, Sean M (DOH)" w:date="2024-10-30T08:34:00Z" w16du:dateUtc="2024-10-30T15:34:00Z">
        <w:r w:rsidR="007B7D06">
          <w:rPr>
            <w:rFonts w:ascii="Arial" w:eastAsiaTheme="minorHAnsi" w:hAnsi="Arial" w:cs="Arial"/>
          </w:rPr>
          <w:t>)</w:t>
        </w:r>
      </w:ins>
      <w:ins w:id="75" w:author="McKinney, Sean M (DOH)" w:date="2024-10-30T08:33:00Z" w16du:dateUtc="2024-10-30T15:33:00Z">
        <w:r w:rsidR="007B7D06">
          <w:rPr>
            <w:rFonts w:ascii="Arial" w:eastAsiaTheme="minorHAnsi" w:hAnsi="Arial" w:cs="Arial"/>
          </w:rPr>
          <w:t xml:space="preserve"> level </w:t>
        </w:r>
      </w:ins>
      <w:r w:rsidRPr="003B6E1A">
        <w:rPr>
          <w:rFonts w:ascii="Arial" w:eastAsiaTheme="minorHAnsi" w:hAnsi="Arial" w:cs="Arial"/>
        </w:rPr>
        <w:t>3.3</w:t>
      </w:r>
      <w:commentRangeEnd w:id="69"/>
      <w:r w:rsidR="00DB5656">
        <w:rPr>
          <w:rStyle w:val="CommentReference"/>
        </w:rPr>
        <w:commentReference w:id="69"/>
      </w:r>
      <w:commentRangeEnd w:id="70"/>
      <w:r w:rsidR="00C844DC">
        <w:rPr>
          <w:rStyle w:val="CommentReference"/>
        </w:rPr>
        <w:commentReference w:id="70"/>
      </w:r>
      <w:r w:rsidRPr="003B6E1A">
        <w:rPr>
          <w:rFonts w:ascii="Arial" w:eastAsiaTheme="minorHAnsi" w:hAnsi="Arial" w:cs="Arial"/>
        </w:rPr>
        <w:t xml:space="preserve">, with the goal of reaching 130 individuals.  </w:t>
      </w:r>
    </w:p>
    <w:p w14:paraId="0A8E01BF" w14:textId="5BB6C220" w:rsidR="003B6E1A" w:rsidRPr="003B6E1A" w:rsidRDefault="003B6E1A" w:rsidP="003B6E1A">
      <w:pPr>
        <w:spacing w:after="160" w:line="259" w:lineRule="auto"/>
        <w:rPr>
          <w:rFonts w:ascii="Arial" w:eastAsiaTheme="minorHAnsi" w:hAnsi="Arial" w:cs="Arial"/>
        </w:rPr>
      </w:pPr>
      <w:commentRangeStart w:id="76"/>
      <w:r w:rsidRPr="003B6E1A">
        <w:rPr>
          <w:rFonts w:ascii="Arial" w:eastAsiaTheme="minorHAnsi" w:hAnsi="Arial" w:cs="Arial"/>
        </w:rPr>
        <w:t xml:space="preserve">At 8:45 AM, the Investigators entered the “L” unit and Staff E </w:t>
      </w:r>
      <w:commentRangeEnd w:id="76"/>
      <w:r w:rsidR="00DB5656">
        <w:rPr>
          <w:rStyle w:val="CommentReference"/>
        </w:rPr>
        <w:commentReference w:id="76"/>
      </w:r>
      <w:r w:rsidRPr="003B6E1A">
        <w:rPr>
          <w:rFonts w:ascii="Arial" w:eastAsiaTheme="minorHAnsi" w:hAnsi="Arial" w:cs="Arial"/>
        </w:rPr>
        <w:t xml:space="preserve">gave a verbal orientation to the unit and introduced unit </w:t>
      </w:r>
      <w:commentRangeStart w:id="77"/>
      <w:r w:rsidRPr="003B6E1A">
        <w:rPr>
          <w:rFonts w:ascii="Arial" w:eastAsiaTheme="minorHAnsi" w:hAnsi="Arial" w:cs="Arial"/>
        </w:rPr>
        <w:t>Tier Representatives</w:t>
      </w:r>
      <w:commentRangeEnd w:id="77"/>
      <w:r w:rsidR="009F48CE">
        <w:rPr>
          <w:rStyle w:val="CommentReference"/>
        </w:rPr>
        <w:commentReference w:id="77"/>
      </w:r>
      <w:r w:rsidRPr="003B6E1A">
        <w:rPr>
          <w:rFonts w:ascii="Arial" w:eastAsiaTheme="minorHAnsi" w:hAnsi="Arial" w:cs="Arial"/>
        </w:rPr>
        <w:t xml:space="preserve">. </w:t>
      </w:r>
      <w:ins w:id="78" w:author="McKinney, Sean M (DOH)" w:date="2024-10-30T08:24:00Z">
        <w:r w:rsidR="007E66D6" w:rsidRPr="007E66D6">
          <w:rPr>
            <w:rFonts w:ascii="Arial" w:eastAsiaTheme="minorHAnsi" w:hAnsi="Arial" w:cs="Arial"/>
          </w:rPr>
          <w:t>The Tier Representatives were individuals housed in the unit that were spokespeople for the needs of the residents of the unit</w:t>
        </w:r>
      </w:ins>
      <w:ins w:id="79" w:author="McKinney, Sean M (DOH)" w:date="2024-10-30T08:24:00Z" w16du:dateUtc="2024-10-30T15:24:00Z">
        <w:r w:rsidR="007E66D6">
          <w:rPr>
            <w:rFonts w:ascii="Arial" w:eastAsiaTheme="minorHAnsi" w:hAnsi="Arial" w:cs="Arial"/>
          </w:rPr>
          <w:t xml:space="preserve">. </w:t>
        </w:r>
      </w:ins>
      <w:r w:rsidRPr="003B6E1A">
        <w:rPr>
          <w:rFonts w:ascii="Arial" w:eastAsiaTheme="minorHAnsi" w:hAnsi="Arial" w:cs="Arial"/>
        </w:rPr>
        <w:t>The unit had one entry point that contained a small hallway where staff offices and the kiosk machine were located. The unit was separated into two sections, one to the right and the other to the left</w:t>
      </w:r>
      <w:del w:id="80" w:author="McKinney, Sean M (DOH)" w:date="2024-10-30T08:24:00Z" w16du:dateUtc="2024-10-30T15:24:00Z">
        <w:r w:rsidRPr="003B6E1A" w:rsidDel="007E66D6">
          <w:rPr>
            <w:rFonts w:ascii="Arial" w:eastAsiaTheme="minorHAnsi" w:hAnsi="Arial" w:cs="Arial"/>
          </w:rPr>
          <w:delText>. The Tier Representatives were individuals housed in the unit that were spokespeople for the needs of the residents of the unit</w:delText>
        </w:r>
      </w:del>
      <w:r w:rsidRPr="003B6E1A">
        <w:rPr>
          <w:rFonts w:ascii="Arial" w:eastAsiaTheme="minorHAnsi" w:hAnsi="Arial" w:cs="Arial"/>
        </w:rPr>
        <w:t xml:space="preserve">. The kiosk machine was an electronic messaging system used to connect individuals to resources and services. </w:t>
      </w:r>
    </w:p>
    <w:p w14:paraId="04E5B9AF" w14:textId="546C775C" w:rsidR="003B6E1A" w:rsidRPr="003B6E1A" w:rsidRDefault="003B6E1A" w:rsidP="003B6E1A">
      <w:pPr>
        <w:spacing w:after="160" w:line="259" w:lineRule="auto"/>
        <w:rPr>
          <w:rFonts w:ascii="Arial" w:eastAsiaTheme="minorHAnsi" w:hAnsi="Arial" w:cs="Arial"/>
        </w:rPr>
      </w:pPr>
      <w:r w:rsidRPr="003B6E1A">
        <w:rPr>
          <w:rFonts w:ascii="Arial" w:eastAsiaTheme="minorHAnsi" w:hAnsi="Arial" w:cs="Arial"/>
        </w:rPr>
        <w:t>Investigator #1 toured one section of the unit with Individual #1</w:t>
      </w:r>
      <w:ins w:id="81" w:author="Lee, Emely J (DOH)" w:date="2024-10-14T10:46:00Z" w16du:dateUtc="2024-10-14T17:46:00Z">
        <w:r w:rsidR="000D039D">
          <w:rPr>
            <w:rFonts w:ascii="Arial" w:eastAsiaTheme="minorHAnsi" w:hAnsi="Arial" w:cs="Arial"/>
          </w:rPr>
          <w:t>, T</w:t>
        </w:r>
      </w:ins>
      <w:ins w:id="82" w:author="McKinney, Sean M (DOH)" w:date="2024-10-30T08:21:00Z" w16du:dateUtc="2024-10-30T15:21:00Z">
        <w:r w:rsidR="007E66D6">
          <w:rPr>
            <w:rFonts w:ascii="Arial" w:eastAsiaTheme="minorHAnsi" w:hAnsi="Arial" w:cs="Arial"/>
          </w:rPr>
          <w:t>ier Representative</w:t>
        </w:r>
      </w:ins>
      <w:ins w:id="83" w:author="Lee, Emely J (DOH)" w:date="2024-10-14T10:46:00Z" w16du:dateUtc="2024-10-14T17:46:00Z">
        <w:del w:id="84" w:author="McKinney, Sean M (DOH)" w:date="2024-10-30T08:21:00Z" w16du:dateUtc="2024-10-30T15:21:00Z">
          <w:r w:rsidR="000D039D" w:rsidDel="007E66D6">
            <w:rPr>
              <w:rFonts w:ascii="Arial" w:eastAsiaTheme="minorHAnsi" w:hAnsi="Arial" w:cs="Arial"/>
            </w:rPr>
            <w:delText>itle</w:delText>
          </w:r>
        </w:del>
        <w:r w:rsidR="000D039D">
          <w:rPr>
            <w:rFonts w:ascii="Arial" w:eastAsiaTheme="minorHAnsi" w:hAnsi="Arial" w:cs="Arial"/>
          </w:rPr>
          <w:t>,</w:t>
        </w:r>
      </w:ins>
      <w:r w:rsidRPr="003B6E1A">
        <w:rPr>
          <w:rFonts w:ascii="Arial" w:eastAsiaTheme="minorHAnsi" w:hAnsi="Arial" w:cs="Arial"/>
        </w:rPr>
        <w:t xml:space="preserve"> and Investigators #2 and #3 toured the other section of the unit with Individual #2</w:t>
      </w:r>
      <w:ins w:id="85" w:author="Lee, Emely J (DOH)" w:date="2024-10-14T10:46:00Z" w16du:dateUtc="2024-10-14T17:46:00Z">
        <w:r w:rsidR="000D039D">
          <w:rPr>
            <w:rFonts w:ascii="Arial" w:eastAsiaTheme="minorHAnsi" w:hAnsi="Arial" w:cs="Arial"/>
          </w:rPr>
          <w:t>, T</w:t>
        </w:r>
      </w:ins>
      <w:ins w:id="86" w:author="McKinney, Sean M (DOH)" w:date="2024-10-30T08:22:00Z" w16du:dateUtc="2024-10-30T15:22:00Z">
        <w:r w:rsidR="007E66D6">
          <w:rPr>
            <w:rFonts w:ascii="Arial" w:eastAsiaTheme="minorHAnsi" w:hAnsi="Arial" w:cs="Arial"/>
          </w:rPr>
          <w:t>ier Representative</w:t>
        </w:r>
      </w:ins>
      <w:ins w:id="87" w:author="Lee, Emely J (DOH)" w:date="2024-10-14T10:46:00Z" w16du:dateUtc="2024-10-14T17:46:00Z">
        <w:del w:id="88" w:author="McKinney, Sean M (DOH)" w:date="2024-10-30T08:22:00Z" w16du:dateUtc="2024-10-30T15:22:00Z">
          <w:r w:rsidR="000D039D" w:rsidDel="007E66D6">
            <w:rPr>
              <w:rFonts w:ascii="Arial" w:eastAsiaTheme="minorHAnsi" w:hAnsi="Arial" w:cs="Arial"/>
            </w:rPr>
            <w:delText>itle</w:delText>
          </w:r>
        </w:del>
      </w:ins>
      <w:r w:rsidRPr="003B6E1A">
        <w:rPr>
          <w:rFonts w:ascii="Arial" w:eastAsiaTheme="minorHAnsi" w:hAnsi="Arial" w:cs="Arial"/>
        </w:rPr>
        <w:t>. Investigator #1 observed the DOH patient rights poster and additional resource material posted in several areas throughout the unit. Individual #1 discussed the printed resources and stated that individuals could make a request for mental health services and medication by filling out a “</w:t>
      </w:r>
      <w:ins w:id="89" w:author="Lee, Emely J (DOH)" w:date="2024-10-14T10:46:00Z" w16du:dateUtc="2024-10-14T17:46:00Z">
        <w:r w:rsidR="000D039D">
          <w:rPr>
            <w:rFonts w:ascii="Arial" w:eastAsiaTheme="minorHAnsi" w:hAnsi="Arial" w:cs="Arial"/>
          </w:rPr>
          <w:t>K</w:t>
        </w:r>
      </w:ins>
      <w:del w:id="90" w:author="Lee, Emely J (DOH)" w:date="2024-10-14T10:46:00Z" w16du:dateUtc="2024-10-14T17:46:00Z">
        <w:r w:rsidRPr="003B6E1A" w:rsidDel="000D039D">
          <w:rPr>
            <w:rFonts w:ascii="Arial" w:eastAsiaTheme="minorHAnsi" w:hAnsi="Arial" w:cs="Arial"/>
          </w:rPr>
          <w:delText>k</w:delText>
        </w:r>
      </w:del>
      <w:r w:rsidRPr="003B6E1A">
        <w:rPr>
          <w:rFonts w:ascii="Arial" w:eastAsiaTheme="minorHAnsi" w:hAnsi="Arial" w:cs="Arial"/>
        </w:rPr>
        <w:t xml:space="preserve">ite” form or sending a kiosk message. Individual #1 discussed the electronic tablet each individual was issued and stated individuals had access to privacy to make private phone calls. Investigator #1 asked about access to medications for opioid use disorder (MOUD) such as Suboxone. Individual #1 stated that they were on medication for mental health issues and had not requested MOUD medication. They stated that, based on their understanding, individuals could not get Suboxone unless they were getting released soon. They stated that several individuals on the unit had discussed barriers to obtaining MOUD. </w:t>
      </w:r>
    </w:p>
    <w:p w14:paraId="7C111203" w14:textId="7712D769" w:rsidR="003B6E1A" w:rsidRPr="003B6E1A" w:rsidRDefault="003B6E1A" w:rsidP="003B6E1A">
      <w:pPr>
        <w:spacing w:after="160" w:line="259" w:lineRule="auto"/>
        <w:rPr>
          <w:rFonts w:ascii="Arial" w:eastAsiaTheme="minorHAnsi" w:hAnsi="Arial" w:cs="Arial"/>
        </w:rPr>
      </w:pPr>
      <w:commentRangeStart w:id="91"/>
      <w:commentRangeStart w:id="92"/>
      <w:r w:rsidRPr="003B6E1A">
        <w:rPr>
          <w:rFonts w:ascii="Arial" w:eastAsiaTheme="minorHAnsi" w:hAnsi="Arial" w:cs="Arial"/>
        </w:rPr>
        <w:lastRenderedPageBreak/>
        <w:t>Investigator #2 and Investigator #3 toured one section of the unit with Individual #2.</w:t>
      </w:r>
      <w:ins w:id="93" w:author="McKinney, Sean M (DOH)" w:date="2024-10-17T08:53:00Z" w16du:dateUtc="2024-10-17T15:53:00Z">
        <w:r w:rsidR="008D023A">
          <w:rPr>
            <w:rFonts w:ascii="Arial" w:eastAsiaTheme="minorHAnsi" w:hAnsi="Arial" w:cs="Arial"/>
          </w:rPr>
          <w:t xml:space="preserve"> Review of </w:t>
        </w:r>
      </w:ins>
      <w:ins w:id="94" w:author="McKinney, Sean M (DOH)" w:date="2024-10-17T08:54:00Z" w16du:dateUtc="2024-10-17T15:54:00Z">
        <w:r w:rsidR="008D023A">
          <w:rPr>
            <w:rFonts w:ascii="Arial" w:eastAsiaTheme="minorHAnsi" w:hAnsi="Arial" w:cs="Arial"/>
          </w:rPr>
          <w:t>Investigator</w:t>
        </w:r>
      </w:ins>
      <w:ins w:id="95" w:author="McKinney, Sean M (DOH)" w:date="2024-10-17T08:53:00Z" w16du:dateUtc="2024-10-17T15:53:00Z">
        <w:r w:rsidR="008D023A">
          <w:rPr>
            <w:rFonts w:ascii="Arial" w:eastAsiaTheme="minorHAnsi" w:hAnsi="Arial" w:cs="Arial"/>
          </w:rPr>
          <w:t xml:space="preserve"> #2 and Investigator #3’s</w:t>
        </w:r>
      </w:ins>
      <w:r w:rsidRPr="003B6E1A">
        <w:rPr>
          <w:rFonts w:ascii="Arial" w:eastAsiaTheme="minorHAnsi" w:hAnsi="Arial" w:cs="Arial"/>
        </w:rPr>
        <w:t xml:space="preserve"> </w:t>
      </w:r>
      <w:ins w:id="96" w:author="McKinney, Sean M (DOH)" w:date="2024-10-17T08:54:00Z" w16du:dateUtc="2024-10-17T15:54:00Z">
        <w:r w:rsidR="008D023A">
          <w:rPr>
            <w:rFonts w:ascii="Arial" w:eastAsiaTheme="minorHAnsi" w:hAnsi="Arial" w:cs="Arial"/>
          </w:rPr>
          <w:t xml:space="preserve">memorandum to file showed that </w:t>
        </w:r>
      </w:ins>
      <w:r w:rsidRPr="003B6E1A">
        <w:rPr>
          <w:rFonts w:ascii="Arial" w:eastAsiaTheme="minorHAnsi" w:hAnsi="Arial" w:cs="Arial"/>
        </w:rPr>
        <w:t xml:space="preserve">Individual #2 stated that </w:t>
      </w:r>
      <w:commentRangeEnd w:id="91"/>
      <w:r w:rsidR="00500CB5">
        <w:rPr>
          <w:rStyle w:val="CommentReference"/>
        </w:rPr>
        <w:commentReference w:id="91"/>
      </w:r>
      <w:commentRangeEnd w:id="92"/>
      <w:r w:rsidR="00E42411">
        <w:rPr>
          <w:rStyle w:val="CommentReference"/>
        </w:rPr>
        <w:commentReference w:id="92"/>
      </w:r>
      <w:r w:rsidRPr="003B6E1A">
        <w:rPr>
          <w:rFonts w:ascii="Arial" w:eastAsiaTheme="minorHAnsi" w:hAnsi="Arial" w:cs="Arial"/>
        </w:rPr>
        <w:t xml:space="preserve">the tier representatives were the “go-between for staff and individuals”. They described a monthly meeting with staff to discuss questions raised by individuals. The responses to the questions were compiled into a report that was posted on a resource board in the unit. Investigators #2 and #3 observed DOH patient rights posters displayed during the tour.  </w:t>
      </w:r>
    </w:p>
    <w:p w14:paraId="35ECFA12" w14:textId="600138E5" w:rsidR="003B6E1A" w:rsidRDefault="003B6E1A" w:rsidP="003B6E1A">
      <w:pPr>
        <w:spacing w:after="160" w:line="259" w:lineRule="auto"/>
        <w:rPr>
          <w:rFonts w:ascii="Arial" w:eastAsiaTheme="minorHAnsi" w:hAnsi="Arial" w:cs="Arial"/>
        </w:rPr>
      </w:pPr>
      <w:commentRangeStart w:id="97"/>
      <w:commentRangeStart w:id="98"/>
      <w:r w:rsidRPr="003B6E1A">
        <w:rPr>
          <w:rFonts w:ascii="Arial" w:eastAsiaTheme="minorHAnsi" w:hAnsi="Arial" w:cs="Arial"/>
        </w:rPr>
        <w:t xml:space="preserve">At 9:20 AM, Investigators #2 and #3 interviewed Staff I, Classification Counselor. </w:t>
      </w:r>
      <w:commentRangeEnd w:id="97"/>
      <w:r w:rsidR="00500CB5">
        <w:rPr>
          <w:rStyle w:val="CommentReference"/>
        </w:rPr>
        <w:commentReference w:id="97"/>
      </w:r>
      <w:commentRangeEnd w:id="98"/>
      <w:r w:rsidR="00E42411">
        <w:rPr>
          <w:rStyle w:val="CommentReference"/>
        </w:rPr>
        <w:commentReference w:id="98"/>
      </w:r>
      <w:ins w:id="99" w:author="McKinney, Sean M (DOH)" w:date="2024-10-17T08:55:00Z" w16du:dateUtc="2024-10-17T15:55:00Z">
        <w:r w:rsidR="00E42411" w:rsidRPr="00E42411">
          <w:rPr>
            <w:rFonts w:ascii="Arial" w:eastAsiaTheme="minorHAnsi" w:hAnsi="Arial" w:cs="Arial"/>
          </w:rPr>
          <w:t xml:space="preserve"> </w:t>
        </w:r>
        <w:r w:rsidR="00E42411">
          <w:rPr>
            <w:rFonts w:ascii="Arial" w:eastAsiaTheme="minorHAnsi" w:hAnsi="Arial" w:cs="Arial"/>
          </w:rPr>
          <w:t>Review of Investigator #2 and Investigator #3’s</w:t>
        </w:r>
        <w:r w:rsidR="00E42411" w:rsidRPr="003B6E1A">
          <w:rPr>
            <w:rFonts w:ascii="Arial" w:eastAsiaTheme="minorHAnsi" w:hAnsi="Arial" w:cs="Arial"/>
          </w:rPr>
          <w:t xml:space="preserve"> </w:t>
        </w:r>
        <w:r w:rsidR="00E42411">
          <w:rPr>
            <w:rFonts w:ascii="Arial" w:eastAsiaTheme="minorHAnsi" w:hAnsi="Arial" w:cs="Arial"/>
          </w:rPr>
          <w:t xml:space="preserve">memorandum to file showed that </w:t>
        </w:r>
      </w:ins>
      <w:r w:rsidRPr="003B6E1A">
        <w:rPr>
          <w:rFonts w:ascii="Arial" w:eastAsiaTheme="minorHAnsi" w:hAnsi="Arial" w:cs="Arial"/>
        </w:rPr>
        <w:t xml:space="preserve">Staff I stated that the agency used the Offender Management Network Information (OMNI) database to document information collected from individuals. </w:t>
      </w:r>
      <w:ins w:id="100" w:author="Lee, Emely J (DOH)" w:date="2024-10-14T10:50:00Z" w16du:dateUtc="2024-10-14T17:50:00Z">
        <w:r w:rsidR="00C918AA">
          <w:rPr>
            <w:rFonts w:ascii="Arial" w:eastAsiaTheme="minorHAnsi" w:hAnsi="Arial" w:cs="Arial"/>
          </w:rPr>
          <w:t xml:space="preserve">They stated that </w:t>
        </w:r>
      </w:ins>
      <w:r w:rsidRPr="003B6E1A">
        <w:rPr>
          <w:rFonts w:ascii="Arial" w:eastAsiaTheme="minorHAnsi" w:hAnsi="Arial" w:cs="Arial"/>
        </w:rPr>
        <w:t>OMNI showed all the assessments an individual had and it would show the initial substance use disorder (SUD) screening information, but it did not provide specific SUD information.</w:t>
      </w:r>
      <w:ins w:id="101" w:author="Lee, Emely J (DOH)" w:date="2024-10-14T10:50:00Z" w16du:dateUtc="2024-10-14T17:50:00Z">
        <w:r w:rsidR="00C918AA">
          <w:rPr>
            <w:rFonts w:ascii="Arial" w:eastAsiaTheme="minorHAnsi" w:hAnsi="Arial" w:cs="Arial"/>
          </w:rPr>
          <w:t xml:space="preserve"> Staff I stated that </w:t>
        </w:r>
      </w:ins>
      <w:del w:id="102" w:author="Lee, Emely J (DOH)" w:date="2024-10-14T10:50:00Z" w16du:dateUtc="2024-10-14T17:50:00Z">
        <w:r w:rsidRPr="003B6E1A" w:rsidDel="00C918AA">
          <w:rPr>
            <w:rFonts w:ascii="Arial" w:eastAsiaTheme="minorHAnsi" w:hAnsi="Arial" w:cs="Arial"/>
          </w:rPr>
          <w:delText xml:space="preserve"> A</w:delText>
        </w:r>
      </w:del>
      <w:ins w:id="103" w:author="Lee, Emely J (DOH)" w:date="2024-10-14T10:50:00Z" w16du:dateUtc="2024-10-14T17:50:00Z">
        <w:r w:rsidR="00C918AA">
          <w:rPr>
            <w:rFonts w:ascii="Arial" w:eastAsiaTheme="minorHAnsi" w:hAnsi="Arial" w:cs="Arial"/>
          </w:rPr>
          <w:t>a</w:t>
        </w:r>
      </w:ins>
      <w:r w:rsidRPr="003B6E1A">
        <w:rPr>
          <w:rFonts w:ascii="Arial" w:eastAsiaTheme="minorHAnsi" w:hAnsi="Arial" w:cs="Arial"/>
        </w:rPr>
        <w:t xml:space="preserve">n individual’s initial assessment would be completed while they were processed in another correctional </w:t>
      </w:r>
      <w:del w:id="104" w:author="McKinney, Sean M (DOH)" w:date="2024-10-17T09:03:00Z" w16du:dateUtc="2024-10-17T16:03:00Z">
        <w:r w:rsidRPr="003B6E1A" w:rsidDel="001F0572">
          <w:rPr>
            <w:rFonts w:ascii="Arial" w:eastAsiaTheme="minorHAnsi" w:hAnsi="Arial" w:cs="Arial"/>
          </w:rPr>
          <w:delText xml:space="preserve">facility </w:delText>
        </w:r>
      </w:del>
      <w:ins w:id="105" w:author="McKinney, Sean M (DOH)" w:date="2024-10-17T09:03:00Z" w16du:dateUtc="2024-10-17T16:03:00Z">
        <w:r w:rsidR="001F0572">
          <w:rPr>
            <w:rFonts w:ascii="Arial" w:eastAsiaTheme="minorHAnsi" w:hAnsi="Arial" w:cs="Arial"/>
          </w:rPr>
          <w:t>agency</w:t>
        </w:r>
        <w:r w:rsidR="001F0572" w:rsidRPr="003B6E1A">
          <w:rPr>
            <w:rFonts w:ascii="Arial" w:eastAsiaTheme="minorHAnsi" w:hAnsi="Arial" w:cs="Arial"/>
          </w:rPr>
          <w:t xml:space="preserve"> </w:t>
        </w:r>
      </w:ins>
      <w:r w:rsidRPr="003B6E1A">
        <w:rPr>
          <w:rFonts w:ascii="Arial" w:eastAsiaTheme="minorHAnsi" w:hAnsi="Arial" w:cs="Arial"/>
        </w:rPr>
        <w:t>prior to being transferred.</w:t>
      </w:r>
      <w:ins w:id="106" w:author="Lee, Emely J (DOH)" w:date="2024-10-14T10:50:00Z" w16du:dateUtc="2024-10-14T17:50:00Z">
        <w:r w:rsidR="00C918AA">
          <w:rPr>
            <w:rFonts w:ascii="Arial" w:eastAsiaTheme="minorHAnsi" w:hAnsi="Arial" w:cs="Arial"/>
          </w:rPr>
          <w:t xml:space="preserve"> They stated that </w:t>
        </w:r>
      </w:ins>
      <w:del w:id="107" w:author="Lee, Emely J (DOH)" w:date="2024-10-14T10:50:00Z" w16du:dateUtc="2024-10-14T17:50:00Z">
        <w:r w:rsidRPr="003B6E1A" w:rsidDel="00C918AA">
          <w:rPr>
            <w:rFonts w:ascii="Arial" w:eastAsiaTheme="minorHAnsi" w:hAnsi="Arial" w:cs="Arial"/>
          </w:rPr>
          <w:delText xml:space="preserve"> T</w:delText>
        </w:r>
      </w:del>
      <w:ins w:id="108" w:author="Lee, Emely J (DOH)" w:date="2024-10-14T10:50:00Z" w16du:dateUtc="2024-10-14T17:50:00Z">
        <w:r w:rsidR="00C918AA">
          <w:rPr>
            <w:rFonts w:ascii="Arial" w:eastAsiaTheme="minorHAnsi" w:hAnsi="Arial" w:cs="Arial"/>
          </w:rPr>
          <w:t xml:space="preserve"> t</w:t>
        </w:r>
      </w:ins>
      <w:r w:rsidRPr="003B6E1A">
        <w:rPr>
          <w:rFonts w:ascii="Arial" w:eastAsiaTheme="minorHAnsi" w:hAnsi="Arial" w:cs="Arial"/>
        </w:rPr>
        <w:t xml:space="preserve">he assessments would be updated every six to twelve months. According to Staff I, individuals would often “embellish or omit” their personal history during assessments due to uncertainty and fear. </w:t>
      </w:r>
    </w:p>
    <w:p w14:paraId="7B8E7384" w14:textId="4C5AE216" w:rsidR="003B6E1A" w:rsidRPr="003B6E1A" w:rsidRDefault="003B6E1A" w:rsidP="003B6E1A">
      <w:pPr>
        <w:spacing w:after="160" w:line="259" w:lineRule="auto"/>
        <w:rPr>
          <w:rFonts w:ascii="Arial" w:eastAsiaTheme="minorHAnsi" w:hAnsi="Arial" w:cs="Arial"/>
        </w:rPr>
      </w:pPr>
      <w:r w:rsidRPr="003B6E1A">
        <w:rPr>
          <w:rFonts w:ascii="Arial" w:eastAsiaTheme="minorHAnsi" w:hAnsi="Arial" w:cs="Arial"/>
        </w:rPr>
        <w:t xml:space="preserve">At 11:15 AM, </w:t>
      </w:r>
      <w:del w:id="109" w:author="McKinney, Sean M (DOH)" w:date="2024-10-30T08:37:00Z" w16du:dateUtc="2024-10-30T15:37:00Z">
        <w:r w:rsidRPr="003B6E1A" w:rsidDel="00572657">
          <w:rPr>
            <w:rFonts w:ascii="Arial" w:eastAsiaTheme="minorHAnsi" w:hAnsi="Arial" w:cs="Arial"/>
          </w:rPr>
          <w:delText xml:space="preserve">the </w:delText>
        </w:r>
      </w:del>
      <w:r w:rsidRPr="003B6E1A">
        <w:rPr>
          <w:rFonts w:ascii="Arial" w:eastAsiaTheme="minorHAnsi" w:hAnsi="Arial" w:cs="Arial"/>
        </w:rPr>
        <w:t xml:space="preserve">Investigators </w:t>
      </w:r>
      <w:ins w:id="110" w:author="McKinney, Sean M (DOH)" w:date="2024-10-30T08:37:00Z" w16du:dateUtc="2024-10-30T15:37:00Z">
        <w:r w:rsidR="00572657">
          <w:rPr>
            <w:rFonts w:ascii="Arial" w:eastAsiaTheme="minorHAnsi" w:hAnsi="Arial" w:cs="Arial"/>
          </w:rPr>
          <w:t xml:space="preserve">#1, #2, and #3 </w:t>
        </w:r>
      </w:ins>
      <w:r w:rsidRPr="003B6E1A">
        <w:rPr>
          <w:rFonts w:ascii="Arial" w:eastAsiaTheme="minorHAnsi" w:hAnsi="Arial" w:cs="Arial"/>
        </w:rPr>
        <w:t xml:space="preserve">interviewed Staff F, Director of Addiction Medicine virtually. Staff F described their role and responsibilities and stated they were part of the medical portion of addiction treatment. Staff F stated they were the only addiction provider available to the </w:t>
      </w:r>
      <w:commentRangeStart w:id="111"/>
      <w:commentRangeStart w:id="112"/>
      <w:r w:rsidRPr="003B6E1A">
        <w:rPr>
          <w:rFonts w:ascii="Arial" w:eastAsiaTheme="minorHAnsi" w:hAnsi="Arial" w:cs="Arial"/>
        </w:rPr>
        <w:t xml:space="preserve">11 agencies </w:t>
      </w:r>
      <w:commentRangeEnd w:id="111"/>
      <w:r w:rsidR="00F21666">
        <w:rPr>
          <w:rStyle w:val="CommentReference"/>
        </w:rPr>
        <w:commentReference w:id="111"/>
      </w:r>
      <w:commentRangeEnd w:id="112"/>
      <w:r w:rsidR="00094A47">
        <w:rPr>
          <w:rStyle w:val="CommentReference"/>
        </w:rPr>
        <w:commentReference w:id="112"/>
      </w:r>
      <w:r w:rsidRPr="003B6E1A">
        <w:rPr>
          <w:rFonts w:ascii="Arial" w:eastAsiaTheme="minorHAnsi" w:hAnsi="Arial" w:cs="Arial"/>
        </w:rPr>
        <w:t xml:space="preserve">within the correctional system. They stated they have a small team consisting of themselves and one educator. Investigator #1 asked about the culture surrounding addiction medicine at the agency. Staff F stated their view on addiction medicine differed from traditional carceral settings. They stated that providers at each location are bound by policies related to prescribing medications for opioid use disorder (MOUD). Staff F facilitated training opportunities for custody staff, nurses, and providers to educate staff on addiction medicine annually with additional opportunities offered throughout the year. Investigator #1 asked what addiction medicine individuals had access to or were offered. Staff F stated that individuals could be offered three different medications for opioid use disorder (OUD) and stated that providers were less educated on medication for alcohol use disorder (AUD). According to Staff F, medication was bound by what could be delivered to the individual and described some complications for MOUD in the carceral setting. Injectable medications, such as Vivitrol, were easy to administer and effective but were cost-prohibitive. Suboxone was difficult to administer and presented additional complications in the carceral setting due to the medication's potential to be bartered and used illicitly. Staff F stated that the use of Suboxone was limited while the agency worked on creating an enhanced delivery system. They stated that if an individual was prescribed Methadone prior to coming into the correctional system, the individual would remain on Methadone. </w:t>
      </w:r>
    </w:p>
    <w:p w14:paraId="22F27A67" w14:textId="7F8E44AF" w:rsidR="003B6E1A" w:rsidRPr="003B6E1A" w:rsidRDefault="003B6E1A" w:rsidP="003B6E1A">
      <w:pPr>
        <w:spacing w:after="160" w:line="259" w:lineRule="auto"/>
        <w:rPr>
          <w:rFonts w:ascii="Arial" w:eastAsiaTheme="minorHAnsi" w:hAnsi="Arial" w:cs="Arial"/>
        </w:rPr>
      </w:pPr>
      <w:r w:rsidRPr="003B6E1A">
        <w:rPr>
          <w:rFonts w:ascii="Arial" w:eastAsiaTheme="minorHAnsi" w:hAnsi="Arial" w:cs="Arial"/>
        </w:rPr>
        <w:t xml:space="preserve">During the interview, Investigator #1 asked Staff F how often individuals requested MOUD. Staff F stated that the general population was “savvy” and knew what medications were offered and when they would have access to them. Staff F stated that individuals knew that they could not be started on MOUD until their release date was near. If individuals did not request MOUD prior to release, agency staff would offer MOUD prior to the individual’s release. Investigator #1 asked what would happen if an individual requested MOUD before their release date. Staff F stated that it depended. They were the only addiction provider and did not get all the requests for MOUD. Typically, individuals would </w:t>
      </w:r>
      <w:r w:rsidRPr="003B6E1A">
        <w:rPr>
          <w:rFonts w:ascii="Arial" w:eastAsiaTheme="minorHAnsi" w:hAnsi="Arial" w:cs="Arial"/>
        </w:rPr>
        <w:lastRenderedPageBreak/>
        <w:t xml:space="preserve">submit a kite form which would be responded to by a nurse or agency provider. The individual would be educated on the eligibility criteria for MOUD and would be told they were not close enough to their release date and were not able to get the medication. According to Staff F, agency providers would offer alternative medication such as Naltrexone. Staff F stated that individuals may be referred to them for MOUD if the individual presented with active use or increased risk factors. Investigator #1 asked who made the decision when individuals were denied MOUD. Staff F stated that the provider made the decision </w:t>
      </w:r>
      <w:commentRangeStart w:id="113"/>
      <w:commentRangeStart w:id="114"/>
      <w:r w:rsidRPr="003B6E1A">
        <w:rPr>
          <w:rFonts w:ascii="Arial" w:eastAsiaTheme="minorHAnsi" w:hAnsi="Arial" w:cs="Arial"/>
        </w:rPr>
        <w:t xml:space="preserve">based on the </w:t>
      </w:r>
      <w:del w:id="115" w:author="McKinney, Sean M (DOH)" w:date="2024-10-17T09:04:00Z" w16du:dateUtc="2024-10-17T16:04:00Z">
        <w:r w:rsidRPr="003B6E1A" w:rsidDel="001F0572">
          <w:rPr>
            <w:rFonts w:ascii="Arial" w:eastAsiaTheme="minorHAnsi" w:hAnsi="Arial" w:cs="Arial"/>
          </w:rPr>
          <w:delText xml:space="preserve">facility’s </w:delText>
        </w:r>
      </w:del>
      <w:ins w:id="116" w:author="McKinney, Sean M (DOH)" w:date="2024-10-17T09:04:00Z" w16du:dateUtc="2024-10-17T16:04:00Z">
        <w:r w:rsidR="001F0572">
          <w:rPr>
            <w:rFonts w:ascii="Arial" w:eastAsiaTheme="minorHAnsi" w:hAnsi="Arial" w:cs="Arial"/>
          </w:rPr>
          <w:t>agency’s</w:t>
        </w:r>
        <w:r w:rsidR="001F0572" w:rsidRPr="003B6E1A">
          <w:rPr>
            <w:rFonts w:ascii="Arial" w:eastAsiaTheme="minorHAnsi" w:hAnsi="Arial" w:cs="Arial"/>
          </w:rPr>
          <w:t xml:space="preserve"> </w:t>
        </w:r>
      </w:ins>
      <w:r w:rsidRPr="003B6E1A">
        <w:rPr>
          <w:rFonts w:ascii="Arial" w:eastAsiaTheme="minorHAnsi" w:hAnsi="Arial" w:cs="Arial"/>
        </w:rPr>
        <w:t>health plan</w:t>
      </w:r>
      <w:commentRangeEnd w:id="113"/>
      <w:r w:rsidR="00B238C9">
        <w:rPr>
          <w:rStyle w:val="CommentReference"/>
        </w:rPr>
        <w:commentReference w:id="113"/>
      </w:r>
      <w:commentRangeEnd w:id="114"/>
      <w:r w:rsidR="001F0572">
        <w:rPr>
          <w:rStyle w:val="CommentReference"/>
        </w:rPr>
        <w:commentReference w:id="114"/>
      </w:r>
      <w:r w:rsidRPr="003B6E1A">
        <w:rPr>
          <w:rFonts w:ascii="Arial" w:eastAsiaTheme="minorHAnsi" w:hAnsi="Arial" w:cs="Arial"/>
        </w:rPr>
        <w:t>.</w:t>
      </w:r>
    </w:p>
    <w:p w14:paraId="4B4E872D" w14:textId="77777777" w:rsidR="003B6E1A" w:rsidRPr="003B6E1A" w:rsidRDefault="003B6E1A" w:rsidP="003B6E1A">
      <w:pPr>
        <w:spacing w:after="160" w:line="259" w:lineRule="auto"/>
        <w:rPr>
          <w:rFonts w:ascii="Arial" w:eastAsiaTheme="minorHAnsi" w:hAnsi="Arial" w:cs="Arial"/>
        </w:rPr>
      </w:pPr>
      <w:r w:rsidRPr="003B6E1A">
        <w:rPr>
          <w:rFonts w:ascii="Arial" w:eastAsiaTheme="minorHAnsi" w:hAnsi="Arial" w:cs="Arial"/>
        </w:rPr>
        <w:t xml:space="preserve">During the interview, Investigator #1 asked Staff F where individuals received Suboxone at the agency. Staff F stated that individuals were dosed once a day in either the cafeteria or the gym. Investigator #1 asked how Staff F interacted with SUD staff at the agency. Staff F stated they were “headquarters staff” and did not have much interaction with SUD staff at the agency. Investigator #1 asked how a referral for services were made to Staff F. Staff F stated that they did not know if there was a formal way. Agency staff would have individuals “on their radar” that Staff F would provide services to. Staff F stated that there may not be a documented referral in individual’s records. </w:t>
      </w:r>
    </w:p>
    <w:p w14:paraId="1EA4A74F" w14:textId="3D504DE9" w:rsidR="003B6E1A" w:rsidRPr="003B6E1A" w:rsidRDefault="003B6E1A" w:rsidP="003B6E1A">
      <w:pPr>
        <w:spacing w:after="160" w:line="259" w:lineRule="auto"/>
        <w:rPr>
          <w:rFonts w:ascii="Arial" w:eastAsiaTheme="minorHAnsi" w:hAnsi="Arial" w:cs="Arial"/>
        </w:rPr>
      </w:pPr>
      <w:r w:rsidRPr="003B6E1A">
        <w:rPr>
          <w:rFonts w:ascii="Arial" w:eastAsiaTheme="minorHAnsi" w:hAnsi="Arial" w:cs="Arial"/>
        </w:rPr>
        <w:t xml:space="preserve">During the interview, Staff F stated that they thought the Investigator’s purpose may be related to Patient #1 and wanted to discuss Patient #1’s special case. Patient #1 was sentenced in two states and served concurrent sentences. Patient #1 was transferred </w:t>
      </w:r>
      <w:del w:id="117" w:author="Lee, Emely J (DOH)" w:date="2024-10-14T11:11:00Z" w16du:dateUtc="2024-10-14T18:11:00Z">
        <w:r w:rsidRPr="003B6E1A" w:rsidDel="00B17FB9">
          <w:rPr>
            <w:rFonts w:ascii="Arial" w:eastAsiaTheme="minorHAnsi" w:hAnsi="Arial" w:cs="Arial"/>
          </w:rPr>
          <w:delText>to the other state</w:delText>
        </w:r>
      </w:del>
      <w:ins w:id="118" w:author="Lee, Emely J (DOH)" w:date="2024-10-14T11:11:00Z" w16du:dateUtc="2024-10-14T18:11:00Z">
        <w:r w:rsidR="00B17FB9">
          <w:rPr>
            <w:rFonts w:ascii="Arial" w:eastAsiaTheme="minorHAnsi" w:hAnsi="Arial" w:cs="Arial"/>
          </w:rPr>
          <w:t>to a</w:t>
        </w:r>
      </w:ins>
      <w:ins w:id="119" w:author="McKinney, Sean M (DOH)" w:date="2024-10-17T09:05:00Z" w16du:dateUtc="2024-10-17T16:05:00Z">
        <w:r w:rsidR="001F0572">
          <w:rPr>
            <w:rFonts w:ascii="Arial" w:eastAsiaTheme="minorHAnsi" w:hAnsi="Arial" w:cs="Arial"/>
          </w:rPr>
          <w:t>n</w:t>
        </w:r>
      </w:ins>
      <w:ins w:id="120" w:author="Lee, Emely J (DOH)" w:date="2024-10-14T11:11:00Z" w16du:dateUtc="2024-10-14T18:11:00Z">
        <w:r w:rsidR="00B17FB9">
          <w:rPr>
            <w:rFonts w:ascii="Arial" w:eastAsiaTheme="minorHAnsi" w:hAnsi="Arial" w:cs="Arial"/>
          </w:rPr>
          <w:t xml:space="preserve"> </w:t>
        </w:r>
        <w:del w:id="121" w:author="McKinney, Sean M (DOH)" w:date="2024-10-17T09:05:00Z" w16du:dateUtc="2024-10-17T16:05:00Z">
          <w:r w:rsidR="00B17FB9" w:rsidDel="001F0572">
            <w:rPr>
              <w:rFonts w:ascii="Arial" w:eastAsiaTheme="minorHAnsi" w:hAnsi="Arial" w:cs="Arial"/>
            </w:rPr>
            <w:delText>facility</w:delText>
          </w:r>
        </w:del>
      </w:ins>
      <w:ins w:id="122" w:author="McKinney, Sean M (DOH)" w:date="2024-10-17T09:05:00Z" w16du:dateUtc="2024-10-17T16:05:00Z">
        <w:r w:rsidR="001F0572">
          <w:rPr>
            <w:rFonts w:ascii="Arial" w:eastAsiaTheme="minorHAnsi" w:hAnsi="Arial" w:cs="Arial"/>
          </w:rPr>
          <w:t>agency</w:t>
        </w:r>
      </w:ins>
      <w:ins w:id="123" w:author="Lee, Emely J (DOH)" w:date="2024-10-14T11:11:00Z" w16du:dateUtc="2024-10-14T18:11:00Z">
        <w:r w:rsidR="00B17FB9">
          <w:rPr>
            <w:rFonts w:ascii="Arial" w:eastAsiaTheme="minorHAnsi" w:hAnsi="Arial" w:cs="Arial"/>
          </w:rPr>
          <w:t xml:space="preserve"> outside of Washing</w:t>
        </w:r>
      </w:ins>
      <w:ins w:id="124" w:author="McKinney, Sean M (DOH)" w:date="2024-10-17T09:05:00Z" w16du:dateUtc="2024-10-17T16:05:00Z">
        <w:r w:rsidR="001F0572">
          <w:rPr>
            <w:rFonts w:ascii="Arial" w:eastAsiaTheme="minorHAnsi" w:hAnsi="Arial" w:cs="Arial"/>
          </w:rPr>
          <w:t>t</w:t>
        </w:r>
      </w:ins>
      <w:ins w:id="125" w:author="Lee, Emely J (DOH)" w:date="2024-10-14T11:11:00Z" w16du:dateUtc="2024-10-14T18:11:00Z">
        <w:r w:rsidR="00B17FB9">
          <w:rPr>
            <w:rFonts w:ascii="Arial" w:eastAsiaTheme="minorHAnsi" w:hAnsi="Arial" w:cs="Arial"/>
          </w:rPr>
          <w:t>on</w:t>
        </w:r>
      </w:ins>
      <w:del w:id="126" w:author="Lee, Emely J (DOH)" w:date="2024-10-14T11:11:00Z" w16du:dateUtc="2024-10-14T18:11:00Z">
        <w:r w:rsidRPr="003B6E1A" w:rsidDel="00B17FB9">
          <w:rPr>
            <w:rFonts w:ascii="Arial" w:eastAsiaTheme="minorHAnsi" w:hAnsi="Arial" w:cs="Arial"/>
          </w:rPr>
          <w:delText>,</w:delText>
        </w:r>
      </w:del>
      <w:r w:rsidRPr="003B6E1A">
        <w:rPr>
          <w:rFonts w:ascii="Arial" w:eastAsiaTheme="minorHAnsi" w:hAnsi="Arial" w:cs="Arial"/>
        </w:rPr>
        <w:t xml:space="preserve"> where they </w:t>
      </w:r>
      <w:del w:id="127" w:author="McKinney, Sean M (DOH)" w:date="2024-10-17T09:05:00Z" w16du:dateUtc="2024-10-17T16:05:00Z">
        <w:r w:rsidRPr="003B6E1A" w:rsidDel="001F0572">
          <w:rPr>
            <w:rFonts w:ascii="Arial" w:eastAsiaTheme="minorHAnsi" w:hAnsi="Arial" w:cs="Arial"/>
          </w:rPr>
          <w:delText xml:space="preserve">were </w:delText>
        </w:r>
      </w:del>
      <w:r w:rsidRPr="003B6E1A">
        <w:rPr>
          <w:rFonts w:ascii="Arial" w:eastAsiaTheme="minorHAnsi" w:hAnsi="Arial" w:cs="Arial"/>
        </w:rPr>
        <w:t xml:space="preserve">prescribed </w:t>
      </w:r>
      <w:ins w:id="128" w:author="McKinney, Sean M (DOH)" w:date="2024-10-17T09:05:00Z" w16du:dateUtc="2024-10-17T16:05:00Z">
        <w:r w:rsidR="001F0572">
          <w:rPr>
            <w:rFonts w:ascii="Arial" w:eastAsiaTheme="minorHAnsi" w:hAnsi="Arial" w:cs="Arial"/>
          </w:rPr>
          <w:t xml:space="preserve">Patient #1 </w:t>
        </w:r>
      </w:ins>
      <w:r w:rsidRPr="003B6E1A">
        <w:rPr>
          <w:rFonts w:ascii="Arial" w:eastAsiaTheme="minorHAnsi" w:hAnsi="Arial" w:cs="Arial"/>
        </w:rPr>
        <w:t xml:space="preserve">Suboxone, a combination of buprenorphine and naloxone. When Patient #1 returned to the </w:t>
      </w:r>
      <w:del w:id="129" w:author="McKinney, Sean M (DOH)" w:date="2024-10-17T09:05:00Z" w16du:dateUtc="2024-10-17T16:05:00Z">
        <w:r w:rsidRPr="003B6E1A" w:rsidDel="001F0572">
          <w:rPr>
            <w:rFonts w:ascii="Arial" w:eastAsiaTheme="minorHAnsi" w:hAnsi="Arial" w:cs="Arial"/>
          </w:rPr>
          <w:delText>facility</w:delText>
        </w:r>
      </w:del>
      <w:ins w:id="130" w:author="Lee, Emely J (DOH)" w:date="2024-10-14T11:11:00Z" w16du:dateUtc="2024-10-14T18:11:00Z">
        <w:del w:id="131" w:author="McKinney, Sean M (DOH)" w:date="2024-10-17T09:05:00Z" w16du:dateUtc="2024-10-17T16:05:00Z">
          <w:r w:rsidR="007E200F" w:rsidDel="001F0572">
            <w:rPr>
              <w:rFonts w:ascii="Arial" w:eastAsiaTheme="minorHAnsi" w:hAnsi="Arial" w:cs="Arial"/>
            </w:rPr>
            <w:delText xml:space="preserve"> </w:delText>
          </w:r>
        </w:del>
      </w:ins>
      <w:ins w:id="132" w:author="McKinney, Sean M (DOH)" w:date="2024-10-17T09:05:00Z" w16du:dateUtc="2024-10-17T16:05:00Z">
        <w:r w:rsidR="001F0572">
          <w:rPr>
            <w:rFonts w:ascii="Arial" w:eastAsiaTheme="minorHAnsi" w:hAnsi="Arial" w:cs="Arial"/>
          </w:rPr>
          <w:t xml:space="preserve">agency </w:t>
        </w:r>
      </w:ins>
      <w:ins w:id="133" w:author="Lee, Emely J (DOH)" w:date="2024-10-14T11:11:00Z" w16du:dateUtc="2024-10-14T18:11:00Z">
        <w:r w:rsidR="007E200F">
          <w:rPr>
            <w:rFonts w:ascii="Arial" w:eastAsiaTheme="minorHAnsi" w:hAnsi="Arial" w:cs="Arial"/>
          </w:rPr>
          <w:t>in Washington,</w:t>
        </w:r>
      </w:ins>
      <w:r w:rsidRPr="003B6E1A">
        <w:rPr>
          <w:rFonts w:ascii="Arial" w:eastAsiaTheme="minorHAnsi" w:hAnsi="Arial" w:cs="Arial"/>
        </w:rPr>
        <w:t xml:space="preserve"> they were discontinued on the Suboxone. Staff F stated the discontinuation of the medication was due to the </w:t>
      </w:r>
      <w:commentRangeStart w:id="134"/>
      <w:commentRangeStart w:id="135"/>
      <w:r w:rsidRPr="003B6E1A">
        <w:rPr>
          <w:rFonts w:ascii="Arial" w:eastAsiaTheme="minorHAnsi" w:hAnsi="Arial" w:cs="Arial"/>
        </w:rPr>
        <w:t>agency</w:t>
      </w:r>
      <w:commentRangeEnd w:id="134"/>
      <w:r w:rsidR="00F173A5">
        <w:rPr>
          <w:rStyle w:val="CommentReference"/>
        </w:rPr>
        <w:commentReference w:id="134"/>
      </w:r>
      <w:commentRangeEnd w:id="135"/>
      <w:r w:rsidR="001F0572">
        <w:rPr>
          <w:rStyle w:val="CommentReference"/>
        </w:rPr>
        <w:commentReference w:id="135"/>
      </w:r>
      <w:r w:rsidRPr="003B6E1A">
        <w:rPr>
          <w:rFonts w:ascii="Arial" w:eastAsiaTheme="minorHAnsi" w:hAnsi="Arial" w:cs="Arial"/>
        </w:rPr>
        <w:t xml:space="preserve"> not receiving medical records from the other state. Patient #1 was treated for withdrawal and was concerned about relapse. Staff F stated that Patient #1 did not meet the criteria for the agency’s MOUD policy. Staff F met with Patient #1 and prescribed Sublocade, an injectable buprenorphine. Investigator #1 asked if agency staff experienced conflict with Patient #1 regarding MOUD prior to Staff F prescribing Sublocade. Staff F stated that some people do not understand how hard it was to experience withdrawal. They stated that individuals often apologized for their undesirable behavior while in withdrawal. Staff F stated that they understood the importance of MOUD. Investigator #1 asked how many special cases were there. Staff F stated that there were very few cases similar to Patient #1. Typically, Staff F saw individuals that suffered from chronic pain issues. </w:t>
      </w:r>
    </w:p>
    <w:p w14:paraId="2DB352FF" w14:textId="7908CE5C" w:rsidR="003B6E1A" w:rsidRPr="003B6E1A" w:rsidRDefault="003B6E1A" w:rsidP="003B6E1A">
      <w:pPr>
        <w:spacing w:after="160" w:line="259" w:lineRule="auto"/>
        <w:rPr>
          <w:rFonts w:ascii="Arial" w:eastAsiaTheme="minorHAnsi" w:hAnsi="Arial" w:cs="Arial"/>
        </w:rPr>
      </w:pPr>
      <w:r w:rsidRPr="003B6E1A">
        <w:rPr>
          <w:rFonts w:ascii="Arial" w:eastAsiaTheme="minorHAnsi" w:hAnsi="Arial" w:cs="Arial"/>
        </w:rPr>
        <w:t xml:space="preserve">At 1:00 PM, </w:t>
      </w:r>
      <w:del w:id="136" w:author="McKinney, Sean M (DOH)" w:date="2024-10-30T08:37:00Z" w16du:dateUtc="2024-10-30T15:37:00Z">
        <w:r w:rsidRPr="003B6E1A" w:rsidDel="00572657">
          <w:rPr>
            <w:rFonts w:ascii="Arial" w:eastAsiaTheme="minorHAnsi" w:hAnsi="Arial" w:cs="Arial"/>
          </w:rPr>
          <w:delText xml:space="preserve">the </w:delText>
        </w:r>
      </w:del>
      <w:r w:rsidRPr="003B6E1A">
        <w:rPr>
          <w:rFonts w:ascii="Arial" w:eastAsiaTheme="minorHAnsi" w:hAnsi="Arial" w:cs="Arial"/>
        </w:rPr>
        <w:t>Investigators</w:t>
      </w:r>
      <w:ins w:id="137" w:author="McKinney, Sean M (DOH)" w:date="2024-10-30T08:37:00Z" w16du:dateUtc="2024-10-30T15:37:00Z">
        <w:r w:rsidR="00572657">
          <w:rPr>
            <w:rFonts w:ascii="Arial" w:eastAsiaTheme="minorHAnsi" w:hAnsi="Arial" w:cs="Arial"/>
          </w:rPr>
          <w:t xml:space="preserve"> #1, #2, and #3</w:t>
        </w:r>
      </w:ins>
      <w:r w:rsidRPr="003B6E1A">
        <w:rPr>
          <w:rFonts w:ascii="Arial" w:eastAsiaTheme="minorHAnsi" w:hAnsi="Arial" w:cs="Arial"/>
        </w:rPr>
        <w:t xml:space="preserve"> interviewed Patient #1. Investigator #1 discussed the reason for the visit and answered questions related to the complaint process. Patient #1 stated that they had to have a “combative nonaggressive discussion” to get a DOH complaint form. Patient #1 stated that individuals did not know the process to file a complaint with DOH. Investigator #1 discussed the DOH patient rights posters located in the common areas of the unit and in staff offices. Patient #1 stated that they were unaware of the posters. </w:t>
      </w:r>
      <w:commentRangeStart w:id="138"/>
      <w:r w:rsidRPr="003B6E1A">
        <w:rPr>
          <w:rFonts w:ascii="Arial" w:eastAsiaTheme="minorHAnsi" w:hAnsi="Arial" w:cs="Arial"/>
        </w:rPr>
        <w:t xml:space="preserve">Patient #1 stated that they </w:t>
      </w:r>
      <w:del w:id="139" w:author="Lee, Emely J (DOH)" w:date="2024-10-14T11:14:00Z" w16du:dateUtc="2024-10-14T18:14:00Z">
        <w:r w:rsidRPr="003B6E1A" w:rsidDel="00885564">
          <w:rPr>
            <w:rFonts w:ascii="Arial" w:eastAsiaTheme="minorHAnsi" w:hAnsi="Arial" w:cs="Arial"/>
          </w:rPr>
          <w:delText>went to another state</w:delText>
        </w:r>
      </w:del>
      <w:ins w:id="140" w:author="Lee, Emely J (DOH)" w:date="2024-10-14T11:14:00Z" w16du:dateUtc="2024-10-14T18:14:00Z">
        <w:r w:rsidR="00885564">
          <w:rPr>
            <w:rFonts w:ascii="Arial" w:eastAsiaTheme="minorHAnsi" w:hAnsi="Arial" w:cs="Arial"/>
          </w:rPr>
          <w:t>had spent time in a</w:t>
        </w:r>
      </w:ins>
      <w:ins w:id="141" w:author="McKinney, Sean M (DOH)" w:date="2024-11-05T07:19:00Z" w16du:dateUtc="2024-11-05T15:19:00Z">
        <w:r w:rsidR="005A5591">
          <w:rPr>
            <w:rFonts w:ascii="Arial" w:eastAsiaTheme="minorHAnsi" w:hAnsi="Arial" w:cs="Arial"/>
          </w:rPr>
          <w:t>n</w:t>
        </w:r>
      </w:ins>
      <w:ins w:id="142" w:author="Lee, Emely J (DOH)" w:date="2024-10-14T11:14:00Z" w16du:dateUtc="2024-10-14T18:14:00Z">
        <w:r w:rsidR="00885564">
          <w:rPr>
            <w:rFonts w:ascii="Arial" w:eastAsiaTheme="minorHAnsi" w:hAnsi="Arial" w:cs="Arial"/>
          </w:rPr>
          <w:t xml:space="preserve"> </w:t>
        </w:r>
        <w:del w:id="143" w:author="McKinney, Sean M (DOH)" w:date="2024-10-17T09:06:00Z" w16du:dateUtc="2024-10-17T16:06:00Z">
          <w:r w:rsidR="00885564" w:rsidDel="001F0572">
            <w:rPr>
              <w:rFonts w:ascii="Arial" w:eastAsiaTheme="minorHAnsi" w:hAnsi="Arial" w:cs="Arial"/>
            </w:rPr>
            <w:delText>facility</w:delText>
          </w:r>
        </w:del>
      </w:ins>
      <w:ins w:id="144" w:author="McKinney, Sean M (DOH)" w:date="2024-10-17T09:06:00Z" w16du:dateUtc="2024-10-17T16:06:00Z">
        <w:r w:rsidR="001F0572">
          <w:rPr>
            <w:rFonts w:ascii="Arial" w:eastAsiaTheme="minorHAnsi" w:hAnsi="Arial" w:cs="Arial"/>
          </w:rPr>
          <w:t>agency</w:t>
        </w:r>
      </w:ins>
      <w:ins w:id="145" w:author="Lee, Emely J (DOH)" w:date="2024-10-14T11:14:00Z" w16du:dateUtc="2024-10-14T18:14:00Z">
        <w:r w:rsidR="00885564">
          <w:rPr>
            <w:rFonts w:ascii="Arial" w:eastAsiaTheme="minorHAnsi" w:hAnsi="Arial" w:cs="Arial"/>
          </w:rPr>
          <w:t xml:space="preserve"> located outside of Washington</w:t>
        </w:r>
      </w:ins>
      <w:r w:rsidRPr="003B6E1A">
        <w:rPr>
          <w:rFonts w:ascii="Arial" w:eastAsiaTheme="minorHAnsi" w:hAnsi="Arial" w:cs="Arial"/>
        </w:rPr>
        <w:t xml:space="preserve"> due to serving concurrent sentences in </w:t>
      </w:r>
      <w:del w:id="146" w:author="Lee, Emely J (DOH)" w:date="2024-10-14T11:14:00Z" w16du:dateUtc="2024-10-14T18:14:00Z">
        <w:r w:rsidRPr="003B6E1A" w:rsidDel="00885564">
          <w:rPr>
            <w:rFonts w:ascii="Arial" w:eastAsiaTheme="minorHAnsi" w:hAnsi="Arial" w:cs="Arial"/>
          </w:rPr>
          <w:delText>both</w:delText>
        </w:r>
      </w:del>
      <w:ins w:id="147" w:author="Lee, Emely J (DOH)" w:date="2024-10-14T11:14:00Z" w16du:dateUtc="2024-10-14T18:14:00Z">
        <w:r w:rsidR="00885564">
          <w:rPr>
            <w:rFonts w:ascii="Arial" w:eastAsiaTheme="minorHAnsi" w:hAnsi="Arial" w:cs="Arial"/>
          </w:rPr>
          <w:t xml:space="preserve"> two</w:t>
        </w:r>
      </w:ins>
      <w:r w:rsidRPr="003B6E1A">
        <w:rPr>
          <w:rFonts w:ascii="Arial" w:eastAsiaTheme="minorHAnsi" w:hAnsi="Arial" w:cs="Arial"/>
        </w:rPr>
        <w:t xml:space="preserve"> states. They </w:t>
      </w:r>
      <w:ins w:id="148" w:author="Lee, Emely J (DOH)" w:date="2024-10-14T11:14:00Z" w16du:dateUtc="2024-10-14T18:14:00Z">
        <w:r w:rsidR="00885564">
          <w:rPr>
            <w:rFonts w:ascii="Arial" w:eastAsiaTheme="minorHAnsi" w:hAnsi="Arial" w:cs="Arial"/>
          </w:rPr>
          <w:t xml:space="preserve">stated that they </w:t>
        </w:r>
      </w:ins>
      <w:r w:rsidRPr="003B6E1A">
        <w:rPr>
          <w:rFonts w:ascii="Arial" w:eastAsiaTheme="minorHAnsi" w:hAnsi="Arial" w:cs="Arial"/>
        </w:rPr>
        <w:t>were prescribed Suboxone while in the other state and that they did not have any cravings or urges to use after starting the medication. Investigator #1 asked what happened when they returned to the agency</w:t>
      </w:r>
      <w:ins w:id="149" w:author="Lee, Emely J (DOH)" w:date="2024-10-14T11:15:00Z" w16du:dateUtc="2024-10-14T18:15:00Z">
        <w:r w:rsidR="00885564">
          <w:rPr>
            <w:rFonts w:ascii="Arial" w:eastAsiaTheme="minorHAnsi" w:hAnsi="Arial" w:cs="Arial"/>
          </w:rPr>
          <w:t xml:space="preserve"> </w:t>
        </w:r>
        <w:del w:id="150" w:author="McKinney, Sean M (DOH)" w:date="2024-10-17T09:07:00Z" w16du:dateUtc="2024-10-17T16:07:00Z">
          <w:r w:rsidR="00885564" w:rsidDel="001F0572">
            <w:rPr>
              <w:rFonts w:ascii="Arial" w:eastAsiaTheme="minorHAnsi" w:hAnsi="Arial" w:cs="Arial"/>
            </w:rPr>
            <w:delText xml:space="preserve">to the facility </w:delText>
          </w:r>
        </w:del>
        <w:r w:rsidR="00885564">
          <w:rPr>
            <w:rFonts w:ascii="Arial" w:eastAsiaTheme="minorHAnsi" w:hAnsi="Arial" w:cs="Arial"/>
          </w:rPr>
          <w:t>in Washington</w:t>
        </w:r>
      </w:ins>
      <w:r w:rsidRPr="003B6E1A">
        <w:rPr>
          <w:rFonts w:ascii="Arial" w:eastAsiaTheme="minorHAnsi" w:hAnsi="Arial" w:cs="Arial"/>
        </w:rPr>
        <w:t xml:space="preserve">. </w:t>
      </w:r>
      <w:commentRangeEnd w:id="138"/>
      <w:r w:rsidR="0030084B">
        <w:rPr>
          <w:rStyle w:val="CommentReference"/>
        </w:rPr>
        <w:commentReference w:id="138"/>
      </w:r>
      <w:r w:rsidRPr="003B6E1A">
        <w:rPr>
          <w:rFonts w:ascii="Arial" w:eastAsiaTheme="minorHAnsi" w:hAnsi="Arial" w:cs="Arial"/>
        </w:rPr>
        <w:t xml:space="preserve">Patient #1 stated they had to “fight” to get MOUD. Patient #1 stated they were offered naltrexone and denied the medication. Patient #1 stated they needed medication with the psychological effect to reduce the urge to use. Patient #1 stated they could not control the urge to use. Patient #1 stated they suffered from </w:t>
      </w:r>
      <w:r w:rsidRPr="003B6E1A">
        <w:rPr>
          <w:rFonts w:ascii="Arial" w:eastAsiaTheme="minorHAnsi" w:hAnsi="Arial" w:cs="Arial"/>
        </w:rPr>
        <w:lastRenderedPageBreak/>
        <w:t xml:space="preserve">withdrawal and initiated several medical emergencies. According to Patient #1, they were </w:t>
      </w:r>
      <w:commentRangeStart w:id="151"/>
      <w:r w:rsidRPr="003B6E1A">
        <w:rPr>
          <w:rFonts w:ascii="Arial" w:eastAsiaTheme="minorHAnsi" w:hAnsi="Arial" w:cs="Arial"/>
        </w:rPr>
        <w:t xml:space="preserve">referred to Staff F </w:t>
      </w:r>
      <w:commentRangeEnd w:id="151"/>
      <w:r w:rsidR="00FA2742">
        <w:rPr>
          <w:rStyle w:val="CommentReference"/>
        </w:rPr>
        <w:commentReference w:id="151"/>
      </w:r>
      <w:r w:rsidRPr="003B6E1A">
        <w:rPr>
          <w:rFonts w:ascii="Arial" w:eastAsiaTheme="minorHAnsi" w:hAnsi="Arial" w:cs="Arial"/>
        </w:rPr>
        <w:t>as a result of their medical emergencies and utilization of the grievance process. Patient #1 stated that Staff F was instrumental in getting them access to treatment. Patient #1 stated they applied for the agency’s therapeutic community (TC), also referred to as the Champion Program. The TC program provided American Society of Addiction Medicine (ASAM) level 3.3 high-intensity residential services. Patient #1 stated they were denied because they “had too much time left”.</w:t>
      </w:r>
    </w:p>
    <w:p w14:paraId="5383DD8C" w14:textId="3CAC62BB" w:rsidR="003B6E1A" w:rsidRPr="003B6E1A" w:rsidRDefault="003B6E1A" w:rsidP="003B6E1A">
      <w:pPr>
        <w:spacing w:after="160" w:line="259" w:lineRule="auto"/>
        <w:rPr>
          <w:rFonts w:ascii="Arial" w:eastAsiaTheme="minorHAnsi" w:hAnsi="Arial" w:cs="Arial"/>
        </w:rPr>
      </w:pPr>
      <w:r w:rsidRPr="003B6E1A">
        <w:rPr>
          <w:rFonts w:ascii="Arial" w:eastAsiaTheme="minorHAnsi" w:hAnsi="Arial" w:cs="Arial"/>
        </w:rPr>
        <w:t xml:space="preserve">At 1:48 PM, </w:t>
      </w:r>
      <w:del w:id="152" w:author="McKinney, Sean M (DOH)" w:date="2024-10-30T08:38:00Z" w16du:dateUtc="2024-10-30T15:38:00Z">
        <w:r w:rsidRPr="003B6E1A" w:rsidDel="00572657">
          <w:rPr>
            <w:rFonts w:ascii="Arial" w:eastAsiaTheme="minorHAnsi" w:hAnsi="Arial" w:cs="Arial"/>
          </w:rPr>
          <w:delText xml:space="preserve">the </w:delText>
        </w:r>
      </w:del>
      <w:r w:rsidRPr="003B6E1A">
        <w:rPr>
          <w:rFonts w:ascii="Arial" w:eastAsiaTheme="minorHAnsi" w:hAnsi="Arial" w:cs="Arial"/>
        </w:rPr>
        <w:t>Investigators</w:t>
      </w:r>
      <w:ins w:id="153" w:author="McKinney, Sean M (DOH)" w:date="2024-10-30T08:38:00Z" w16du:dateUtc="2024-10-30T15:38:00Z">
        <w:r w:rsidR="00572657">
          <w:rPr>
            <w:rFonts w:ascii="Arial" w:eastAsiaTheme="minorHAnsi" w:hAnsi="Arial" w:cs="Arial"/>
          </w:rPr>
          <w:t xml:space="preserve"> #1, #2, and #3</w:t>
        </w:r>
      </w:ins>
      <w:r w:rsidRPr="003B6E1A">
        <w:rPr>
          <w:rFonts w:ascii="Arial" w:eastAsiaTheme="minorHAnsi" w:hAnsi="Arial" w:cs="Arial"/>
        </w:rPr>
        <w:t xml:space="preserve"> interviewed </w:t>
      </w:r>
      <w:commentRangeStart w:id="154"/>
      <w:commentRangeStart w:id="155"/>
      <w:r w:rsidRPr="003B6E1A">
        <w:rPr>
          <w:rFonts w:ascii="Arial" w:eastAsiaTheme="minorHAnsi" w:hAnsi="Arial" w:cs="Arial"/>
        </w:rPr>
        <w:t>Patient #2</w:t>
      </w:r>
      <w:commentRangeEnd w:id="154"/>
      <w:r w:rsidR="00D15FC1">
        <w:rPr>
          <w:rStyle w:val="CommentReference"/>
        </w:rPr>
        <w:commentReference w:id="154"/>
      </w:r>
      <w:commentRangeEnd w:id="155"/>
      <w:r w:rsidR="00E9109E">
        <w:rPr>
          <w:rStyle w:val="CommentReference"/>
        </w:rPr>
        <w:commentReference w:id="155"/>
      </w:r>
      <w:r w:rsidRPr="003B6E1A">
        <w:rPr>
          <w:rFonts w:ascii="Arial" w:eastAsiaTheme="minorHAnsi" w:hAnsi="Arial" w:cs="Arial"/>
        </w:rPr>
        <w:t>. Investigator #1 discussed the reason for the visit and answered questions related to the complaint process. Patient #2 stated they had been trying to get into SUD treatment for nine years and w</w:t>
      </w:r>
      <w:ins w:id="156" w:author="Lee, Emely J (DOH)" w:date="2024-10-14T11:34:00Z" w16du:dateUtc="2024-10-14T18:34:00Z">
        <w:r w:rsidR="00F321F4">
          <w:rPr>
            <w:rFonts w:ascii="Arial" w:eastAsiaTheme="minorHAnsi" w:hAnsi="Arial" w:cs="Arial"/>
          </w:rPr>
          <w:t>ere</w:t>
        </w:r>
      </w:ins>
      <w:del w:id="157" w:author="Lee, Emely J (DOH)" w:date="2024-10-14T11:33:00Z" w16du:dateUtc="2024-10-14T18:33:00Z">
        <w:r w:rsidRPr="003B6E1A" w:rsidDel="00F321F4">
          <w:rPr>
            <w:rFonts w:ascii="Arial" w:eastAsiaTheme="minorHAnsi" w:hAnsi="Arial" w:cs="Arial"/>
          </w:rPr>
          <w:delText>as</w:delText>
        </w:r>
      </w:del>
      <w:r w:rsidRPr="003B6E1A">
        <w:rPr>
          <w:rFonts w:ascii="Arial" w:eastAsiaTheme="minorHAnsi" w:hAnsi="Arial" w:cs="Arial"/>
        </w:rPr>
        <w:t xml:space="preserve"> told they had too much time left </w:t>
      </w:r>
      <w:ins w:id="158" w:author="Lee, Emely J (DOH)" w:date="2024-10-14T11:34:00Z" w16du:dateUtc="2024-10-14T18:34:00Z">
        <w:r w:rsidR="00B37D0E">
          <w:rPr>
            <w:rFonts w:ascii="Arial" w:eastAsiaTheme="minorHAnsi" w:hAnsi="Arial" w:cs="Arial"/>
          </w:rPr>
          <w:t xml:space="preserve">until </w:t>
        </w:r>
        <w:del w:id="159" w:author="McKinney, Sean M (DOH)" w:date="2024-10-17T09:08:00Z" w16du:dateUtc="2024-10-17T16:08:00Z">
          <w:r w:rsidR="00B37D0E" w:rsidDel="001F0572">
            <w:rPr>
              <w:rFonts w:ascii="Arial" w:eastAsiaTheme="minorHAnsi" w:hAnsi="Arial" w:cs="Arial"/>
            </w:rPr>
            <w:delText xml:space="preserve">they’d reached </w:delText>
          </w:r>
        </w:del>
        <w:r w:rsidR="00B37D0E">
          <w:rPr>
            <w:rFonts w:ascii="Arial" w:eastAsiaTheme="minorHAnsi" w:hAnsi="Arial" w:cs="Arial"/>
          </w:rPr>
          <w:t xml:space="preserve">their release date </w:t>
        </w:r>
      </w:ins>
      <w:del w:id="160" w:author="Lee, Emely J (DOH)" w:date="2024-10-14T11:34:00Z" w16du:dateUtc="2024-10-14T18:34:00Z">
        <w:r w:rsidRPr="003B6E1A" w:rsidDel="00B37D0E">
          <w:rPr>
            <w:rFonts w:ascii="Arial" w:eastAsiaTheme="minorHAnsi" w:hAnsi="Arial" w:cs="Arial"/>
          </w:rPr>
          <w:delText xml:space="preserve">at the facility </w:delText>
        </w:r>
      </w:del>
      <w:r w:rsidRPr="003B6E1A">
        <w:rPr>
          <w:rFonts w:ascii="Arial" w:eastAsiaTheme="minorHAnsi" w:hAnsi="Arial" w:cs="Arial"/>
        </w:rPr>
        <w:t xml:space="preserve">to be enrolled into treatment. According to Patient #2, all patients were scored with high levels of required care because the </w:t>
      </w:r>
      <w:del w:id="161" w:author="McKinney, Sean M (DOH)" w:date="2024-10-17T09:08:00Z" w16du:dateUtc="2024-10-17T16:08:00Z">
        <w:r w:rsidRPr="003B6E1A" w:rsidDel="001F0572">
          <w:rPr>
            <w:rFonts w:ascii="Arial" w:eastAsiaTheme="minorHAnsi" w:hAnsi="Arial" w:cs="Arial"/>
          </w:rPr>
          <w:delText xml:space="preserve">facility </w:delText>
        </w:r>
      </w:del>
      <w:ins w:id="162" w:author="McKinney, Sean M (DOH)" w:date="2024-10-17T09:08:00Z" w16du:dateUtc="2024-10-17T16:08:00Z">
        <w:r w:rsidR="001F0572">
          <w:rPr>
            <w:rFonts w:ascii="Arial" w:eastAsiaTheme="minorHAnsi" w:hAnsi="Arial" w:cs="Arial"/>
          </w:rPr>
          <w:t>agency</w:t>
        </w:r>
        <w:r w:rsidR="001F0572" w:rsidRPr="003B6E1A">
          <w:rPr>
            <w:rFonts w:ascii="Arial" w:eastAsiaTheme="minorHAnsi" w:hAnsi="Arial" w:cs="Arial"/>
          </w:rPr>
          <w:t xml:space="preserve"> </w:t>
        </w:r>
      </w:ins>
      <w:r w:rsidRPr="003B6E1A">
        <w:rPr>
          <w:rFonts w:ascii="Arial" w:eastAsiaTheme="minorHAnsi" w:hAnsi="Arial" w:cs="Arial"/>
        </w:rPr>
        <w:t xml:space="preserve">got more money for TC patients. Patient #2 stated, “there were plenty of drugs around” and they suffered one overdose while at the </w:t>
      </w:r>
      <w:del w:id="163" w:author="McKinney, Sean M (DOH)" w:date="2024-10-17T09:08:00Z" w16du:dateUtc="2024-10-17T16:08:00Z">
        <w:r w:rsidRPr="003B6E1A" w:rsidDel="001F0572">
          <w:rPr>
            <w:rFonts w:ascii="Arial" w:eastAsiaTheme="minorHAnsi" w:hAnsi="Arial" w:cs="Arial"/>
          </w:rPr>
          <w:delText xml:space="preserve">facility </w:delText>
        </w:r>
      </w:del>
      <w:ins w:id="164" w:author="McKinney, Sean M (DOH)" w:date="2024-10-17T09:08:00Z" w16du:dateUtc="2024-10-17T16:08:00Z">
        <w:r w:rsidR="001F0572">
          <w:rPr>
            <w:rFonts w:ascii="Arial" w:eastAsiaTheme="minorHAnsi" w:hAnsi="Arial" w:cs="Arial"/>
          </w:rPr>
          <w:t>agency</w:t>
        </w:r>
        <w:r w:rsidR="001F0572" w:rsidRPr="003B6E1A">
          <w:rPr>
            <w:rFonts w:ascii="Arial" w:eastAsiaTheme="minorHAnsi" w:hAnsi="Arial" w:cs="Arial"/>
          </w:rPr>
          <w:t xml:space="preserve"> </w:t>
        </w:r>
      </w:ins>
      <w:r w:rsidRPr="003B6E1A">
        <w:rPr>
          <w:rFonts w:ascii="Arial" w:eastAsiaTheme="minorHAnsi" w:hAnsi="Arial" w:cs="Arial"/>
        </w:rPr>
        <w:t xml:space="preserve">and four in their entire life. Patient #2 </w:t>
      </w:r>
      <w:ins w:id="165" w:author="McKinney, Sean M (DOH)" w:date="2024-10-17T09:24:00Z" w16du:dateUtc="2024-10-17T16:24:00Z">
        <w:r w:rsidR="00500B58">
          <w:rPr>
            <w:rFonts w:ascii="Arial" w:eastAsiaTheme="minorHAnsi" w:hAnsi="Arial" w:cs="Arial"/>
          </w:rPr>
          <w:t xml:space="preserve">had an upcoming release date, 08/2024, and </w:t>
        </w:r>
      </w:ins>
      <w:r w:rsidRPr="003B6E1A">
        <w:rPr>
          <w:rFonts w:ascii="Arial" w:eastAsiaTheme="minorHAnsi" w:hAnsi="Arial" w:cs="Arial"/>
        </w:rPr>
        <w:t xml:space="preserve">stated they were “on Suboxone” and have been sober since on MOUD. Investigator #1 asked how patients received Suboxone. Patient #2 stated that the medication was typically administered in the gym and that staff were disrespectful and rushed patients through it. </w:t>
      </w:r>
      <w:commentRangeStart w:id="166"/>
      <w:commentRangeStart w:id="167"/>
      <w:r w:rsidRPr="003B6E1A">
        <w:rPr>
          <w:rFonts w:ascii="Arial" w:eastAsiaTheme="minorHAnsi" w:hAnsi="Arial" w:cs="Arial"/>
        </w:rPr>
        <w:t>Patient #2 stated they were close to release</w:t>
      </w:r>
      <w:commentRangeEnd w:id="166"/>
      <w:r w:rsidR="00DE5CE8">
        <w:rPr>
          <w:rStyle w:val="CommentReference"/>
        </w:rPr>
        <w:commentReference w:id="166"/>
      </w:r>
      <w:commentRangeEnd w:id="167"/>
      <w:r w:rsidR="00500B58">
        <w:rPr>
          <w:rStyle w:val="CommentReference"/>
        </w:rPr>
        <w:commentReference w:id="167"/>
      </w:r>
      <w:r w:rsidRPr="003B6E1A">
        <w:rPr>
          <w:rFonts w:ascii="Arial" w:eastAsiaTheme="minorHAnsi" w:hAnsi="Arial" w:cs="Arial"/>
        </w:rPr>
        <w:t xml:space="preserve"> and were extremely stressed about reentry. They had filed forms to meet health services for anti-anxiety medication and w</w:t>
      </w:r>
      <w:ins w:id="168" w:author="Lee, Emely J (DOH)" w:date="2024-10-14T11:35:00Z" w16du:dateUtc="2024-10-14T18:35:00Z">
        <w:r w:rsidR="00DE5CE8">
          <w:rPr>
            <w:rFonts w:ascii="Arial" w:eastAsiaTheme="minorHAnsi" w:hAnsi="Arial" w:cs="Arial"/>
          </w:rPr>
          <w:t>ere</w:t>
        </w:r>
      </w:ins>
      <w:del w:id="169" w:author="Lee, Emely J (DOH)" w:date="2024-10-14T11:35:00Z" w16du:dateUtc="2024-10-14T18:35:00Z">
        <w:r w:rsidRPr="003B6E1A" w:rsidDel="00DE5CE8">
          <w:rPr>
            <w:rFonts w:ascii="Arial" w:eastAsiaTheme="minorHAnsi" w:hAnsi="Arial" w:cs="Arial"/>
          </w:rPr>
          <w:delText>as</w:delText>
        </w:r>
      </w:del>
      <w:r w:rsidRPr="003B6E1A">
        <w:rPr>
          <w:rFonts w:ascii="Arial" w:eastAsiaTheme="minorHAnsi" w:hAnsi="Arial" w:cs="Arial"/>
        </w:rPr>
        <w:t xml:space="preserve"> told they did not have enough time to receive medication. Patient #2 was told they could seek medication after release. Patient #2 stated the stress of reentry resulted in cravings to use.</w:t>
      </w:r>
    </w:p>
    <w:p w14:paraId="4CF41E2E" w14:textId="657C5BA0" w:rsidR="003B6E1A" w:rsidRPr="003B6E1A" w:rsidRDefault="003B6E1A" w:rsidP="003B6E1A">
      <w:pPr>
        <w:spacing w:after="160" w:line="259" w:lineRule="auto"/>
        <w:rPr>
          <w:rFonts w:ascii="Arial" w:eastAsiaTheme="minorHAnsi" w:hAnsi="Arial" w:cs="Arial"/>
        </w:rPr>
      </w:pPr>
      <w:r w:rsidRPr="003B6E1A">
        <w:rPr>
          <w:rFonts w:ascii="Arial" w:eastAsiaTheme="minorHAnsi" w:hAnsi="Arial" w:cs="Arial"/>
        </w:rPr>
        <w:t xml:space="preserve">At 2:30 PM, </w:t>
      </w:r>
      <w:del w:id="170" w:author="McKinney, Sean M (DOH)" w:date="2024-10-30T08:38:00Z" w16du:dateUtc="2024-10-30T15:38:00Z">
        <w:r w:rsidRPr="003B6E1A" w:rsidDel="00572657">
          <w:rPr>
            <w:rFonts w:ascii="Arial" w:eastAsiaTheme="minorHAnsi" w:hAnsi="Arial" w:cs="Arial"/>
          </w:rPr>
          <w:delText xml:space="preserve">the </w:delText>
        </w:r>
      </w:del>
      <w:r w:rsidRPr="003B6E1A">
        <w:rPr>
          <w:rFonts w:ascii="Arial" w:eastAsiaTheme="minorHAnsi" w:hAnsi="Arial" w:cs="Arial"/>
        </w:rPr>
        <w:t>Investigators</w:t>
      </w:r>
      <w:ins w:id="171" w:author="McKinney, Sean M (DOH)" w:date="2024-10-30T08:38:00Z" w16du:dateUtc="2024-10-30T15:38:00Z">
        <w:r w:rsidR="00572657">
          <w:rPr>
            <w:rFonts w:ascii="Arial" w:eastAsiaTheme="minorHAnsi" w:hAnsi="Arial" w:cs="Arial"/>
          </w:rPr>
          <w:t xml:space="preserve"> #1, #2, and #3</w:t>
        </w:r>
      </w:ins>
      <w:r w:rsidRPr="003B6E1A">
        <w:rPr>
          <w:rFonts w:ascii="Arial" w:eastAsiaTheme="minorHAnsi" w:hAnsi="Arial" w:cs="Arial"/>
        </w:rPr>
        <w:t xml:space="preserve"> interviewed Patient #3. Investigator #1 discussed the reason for the visit and answered questions related to the complaint process. Patient #3 stated they had been admitted to in-patient facilities in the past and had overdosed five times. Patient #3 stated they had a prescription for MOUD from their community provider and received medication while in jail, then the medication was discontinued when they entered the agency. They requested MOUD and were told to wait until they were closer to their release date. Patient #3 discussed inequality with some patients able to access MOUD while others could not. Patient #3 stated they could not control the cravings to use which resulted in Patient #3 purchasing illicit Suboxone from staff and other individuals.</w:t>
      </w:r>
    </w:p>
    <w:p w14:paraId="67E3406D" w14:textId="07035F03" w:rsidR="003B6E1A" w:rsidRPr="003B6E1A" w:rsidRDefault="003B6E1A" w:rsidP="003B6E1A">
      <w:pPr>
        <w:spacing w:after="160" w:line="259" w:lineRule="auto"/>
        <w:rPr>
          <w:rFonts w:ascii="Arial" w:eastAsiaTheme="minorHAnsi" w:hAnsi="Arial" w:cs="Arial"/>
          <w:bCs/>
        </w:rPr>
      </w:pPr>
      <w:r w:rsidRPr="003B6E1A">
        <w:rPr>
          <w:rFonts w:ascii="Arial" w:eastAsiaTheme="minorHAnsi" w:hAnsi="Arial" w:cs="Arial"/>
          <w:bCs/>
        </w:rPr>
        <w:t>On 10/01/24, Investigator #1 interviewed Staff H, SUD Clinical Supervisor</w:t>
      </w:r>
      <w:ins w:id="172" w:author="Lee, Emely J (DOH)" w:date="2024-10-14T11:43:00Z" w16du:dateUtc="2024-10-14T18:43:00Z">
        <w:r w:rsidR="000D0F3B">
          <w:rPr>
            <w:rFonts w:ascii="Arial" w:eastAsiaTheme="minorHAnsi" w:hAnsi="Arial" w:cs="Arial"/>
            <w:bCs/>
          </w:rPr>
          <w:t>,</w:t>
        </w:r>
      </w:ins>
      <w:r w:rsidRPr="003B6E1A">
        <w:rPr>
          <w:rFonts w:ascii="Arial" w:eastAsiaTheme="minorHAnsi" w:hAnsi="Arial" w:cs="Arial"/>
          <w:bCs/>
        </w:rPr>
        <w:t xml:space="preserve"> and Staff B, Administrator</w:t>
      </w:r>
      <w:ins w:id="173" w:author="Lee, Emely J (DOH)" w:date="2024-10-14T11:43:00Z" w16du:dateUtc="2024-10-14T18:43:00Z">
        <w:r w:rsidR="000D0F3B">
          <w:rPr>
            <w:rFonts w:ascii="Arial" w:eastAsiaTheme="minorHAnsi" w:hAnsi="Arial" w:cs="Arial"/>
            <w:bCs/>
          </w:rPr>
          <w:t>,</w:t>
        </w:r>
      </w:ins>
      <w:r w:rsidRPr="003B6E1A">
        <w:rPr>
          <w:rFonts w:ascii="Arial" w:eastAsiaTheme="minorHAnsi" w:hAnsi="Arial" w:cs="Arial"/>
          <w:bCs/>
        </w:rPr>
        <w:t xml:space="preserve"> virtually. Investigator #1 discussed the nature of the complaint allegations and answered questions related to the scope of the investigation. </w:t>
      </w:r>
    </w:p>
    <w:p w14:paraId="64EB447E" w14:textId="3E33BA66" w:rsidR="003B6E1A" w:rsidRPr="003B6E1A" w:rsidRDefault="003B6E1A" w:rsidP="003B6E1A">
      <w:pPr>
        <w:spacing w:after="160" w:line="259" w:lineRule="auto"/>
        <w:rPr>
          <w:rFonts w:ascii="Arial" w:eastAsiaTheme="minorHAnsi" w:hAnsi="Arial" w:cs="Arial"/>
          <w:bCs/>
        </w:rPr>
      </w:pPr>
      <w:r w:rsidRPr="003B6E1A">
        <w:rPr>
          <w:rFonts w:ascii="Arial" w:eastAsiaTheme="minorHAnsi" w:hAnsi="Arial" w:cs="Arial"/>
          <w:bCs/>
        </w:rPr>
        <w:t xml:space="preserve">Investigator #1 asked what level of services were provided at the agency. Staff H stated that the agency offered ASAM level 2.5 which was 4 hours a day, 4 days a week for twelve weeks. The 2.5 level of care also provided </w:t>
      </w:r>
      <w:ins w:id="174" w:author="Lee, Emely J (DOH)" w:date="2024-10-14T11:41:00Z" w16du:dateUtc="2024-10-14T18:41:00Z">
        <w:r w:rsidR="00B33AD6">
          <w:rPr>
            <w:rFonts w:ascii="Arial" w:eastAsiaTheme="minorHAnsi" w:hAnsi="Arial" w:cs="Arial"/>
            <w:bCs/>
          </w:rPr>
          <w:t>two</w:t>
        </w:r>
      </w:ins>
      <w:del w:id="175" w:author="Lee, Emely J (DOH)" w:date="2024-10-14T11:41:00Z" w16du:dateUtc="2024-10-14T18:41:00Z">
        <w:r w:rsidRPr="003B6E1A" w:rsidDel="00B33AD6">
          <w:rPr>
            <w:rFonts w:ascii="Arial" w:eastAsiaTheme="minorHAnsi" w:hAnsi="Arial" w:cs="Arial"/>
            <w:bCs/>
          </w:rPr>
          <w:delText>2</w:delText>
        </w:r>
      </w:del>
      <w:r w:rsidRPr="003B6E1A">
        <w:rPr>
          <w:rFonts w:ascii="Arial" w:eastAsiaTheme="minorHAnsi" w:hAnsi="Arial" w:cs="Arial"/>
          <w:bCs/>
        </w:rPr>
        <w:t xml:space="preserve"> one-on-one counseling sessions. Additionally, the agency offered ASAM level 3.3 which was a Therapeutic Community (TC) model that provided residential inpatient services. Staff H stated that the goal was to have 90 individuals in the TC program and the census at the time of interview was over 100 individuals served in the TC. They stated that three group sessions ran concurrently providing the 2.5 level of care serving approximately 36 individuals every twelve weeks. </w:t>
      </w:r>
    </w:p>
    <w:p w14:paraId="08999BAF" w14:textId="24B9ABD2" w:rsidR="003B6E1A" w:rsidRPr="003B6E1A" w:rsidRDefault="003B6E1A" w:rsidP="003B6E1A">
      <w:pPr>
        <w:spacing w:after="160" w:line="259" w:lineRule="auto"/>
        <w:rPr>
          <w:rFonts w:ascii="Arial" w:eastAsiaTheme="minorHAnsi" w:hAnsi="Arial" w:cs="Arial"/>
        </w:rPr>
      </w:pPr>
      <w:r w:rsidRPr="003B6E1A">
        <w:rPr>
          <w:rFonts w:ascii="Arial" w:eastAsiaTheme="minorHAnsi" w:hAnsi="Arial" w:cs="Arial"/>
          <w:bCs/>
        </w:rPr>
        <w:t>Investigator #1 discussed an upcoming document request which included a report that captured when individuals were assessed for SUD needs</w:t>
      </w:r>
      <w:ins w:id="176" w:author="Lee, Emely J (DOH)" w:date="2024-10-14T11:42:00Z" w16du:dateUtc="2024-10-14T18:42:00Z">
        <w:r w:rsidR="00B33AD6">
          <w:rPr>
            <w:rFonts w:ascii="Arial" w:eastAsiaTheme="minorHAnsi" w:hAnsi="Arial" w:cs="Arial"/>
            <w:bCs/>
          </w:rPr>
          <w:t>;</w:t>
        </w:r>
        <w:r w:rsidR="000D0F3B">
          <w:rPr>
            <w:rFonts w:ascii="Arial" w:eastAsiaTheme="minorHAnsi" w:hAnsi="Arial" w:cs="Arial"/>
            <w:bCs/>
          </w:rPr>
          <w:t xml:space="preserve"> </w:t>
        </w:r>
      </w:ins>
      <w:del w:id="177" w:author="Lee, Emely J (DOH)" w:date="2024-10-14T11:42:00Z" w16du:dateUtc="2024-10-14T18:42:00Z">
        <w:r w:rsidRPr="003B6E1A" w:rsidDel="00B33AD6">
          <w:rPr>
            <w:rFonts w:ascii="Arial" w:eastAsiaTheme="minorHAnsi" w:hAnsi="Arial" w:cs="Arial"/>
            <w:bCs/>
          </w:rPr>
          <w:delText xml:space="preserve">, </w:delText>
        </w:r>
      </w:del>
      <w:r w:rsidRPr="003B6E1A">
        <w:rPr>
          <w:rFonts w:ascii="Arial" w:eastAsiaTheme="minorHAnsi" w:hAnsi="Arial" w:cs="Arial"/>
          <w:bCs/>
        </w:rPr>
        <w:t>what level of care was recommended</w:t>
      </w:r>
      <w:ins w:id="178" w:author="Lee, Emely J (DOH)" w:date="2024-10-14T11:42:00Z" w16du:dateUtc="2024-10-14T18:42:00Z">
        <w:r w:rsidR="00B33AD6">
          <w:rPr>
            <w:rFonts w:ascii="Arial" w:eastAsiaTheme="minorHAnsi" w:hAnsi="Arial" w:cs="Arial"/>
            <w:bCs/>
          </w:rPr>
          <w:t>;</w:t>
        </w:r>
      </w:ins>
      <w:del w:id="179" w:author="Lee, Emely J (DOH)" w:date="2024-10-14T11:42:00Z" w16du:dateUtc="2024-10-14T18:42:00Z">
        <w:r w:rsidRPr="003B6E1A" w:rsidDel="00B33AD6">
          <w:rPr>
            <w:rFonts w:ascii="Arial" w:eastAsiaTheme="minorHAnsi" w:hAnsi="Arial" w:cs="Arial"/>
            <w:bCs/>
          </w:rPr>
          <w:delText>,</w:delText>
        </w:r>
      </w:del>
      <w:r w:rsidRPr="003B6E1A">
        <w:rPr>
          <w:rFonts w:ascii="Arial" w:eastAsiaTheme="minorHAnsi" w:hAnsi="Arial" w:cs="Arial"/>
          <w:bCs/>
        </w:rPr>
        <w:t xml:space="preserve"> and what the </w:t>
      </w:r>
      <w:r w:rsidRPr="003B6E1A">
        <w:rPr>
          <w:rFonts w:ascii="Arial" w:eastAsiaTheme="minorHAnsi" w:hAnsi="Arial" w:cs="Arial"/>
          <w:bCs/>
        </w:rPr>
        <w:lastRenderedPageBreak/>
        <w:t>individual’s earned release date (ERD) was. Staff H stated that they would be able to fulfil the request if Staff B directed them to. Staff B stated they would need a few days to fulfil the request and stated that they would like a detailed email that broke down the document request. Staff H stated that the information could be obtained through the SARU Operational Dashboard as well as through OMNI. They stated that an OMNI report would be easier to run, and it would capture all the fields discussed. Investigator #1 stated that an email request outlining the criteria of the request would be sent following the virtual interview. The due date for the document request was 10/04/24.</w:t>
      </w:r>
    </w:p>
    <w:p w14:paraId="4FFA29E2" w14:textId="21FA44FB" w:rsidR="003B6E1A" w:rsidRDefault="00901FAA" w:rsidP="00B15F29">
      <w:pPr>
        <w:pStyle w:val="NoSpacing"/>
        <w:ind w:right="288"/>
        <w:rPr>
          <w:rFonts w:ascii="Arial" w:hAnsi="Arial" w:cs="Arial"/>
          <w:bCs/>
          <w:iCs/>
          <w:sz w:val="24"/>
          <w:szCs w:val="24"/>
        </w:rPr>
      </w:pPr>
      <w:r>
        <w:rPr>
          <w:rFonts w:ascii="Arial" w:hAnsi="Arial" w:cs="Arial"/>
          <w:bCs/>
          <w:iCs/>
          <w:sz w:val="24"/>
          <w:szCs w:val="24"/>
        </w:rPr>
        <w:t xml:space="preserve">Review of the agency document titled, </w:t>
      </w:r>
      <w:r w:rsidR="00B14AED">
        <w:rPr>
          <w:rFonts w:ascii="Arial" w:hAnsi="Arial" w:cs="Arial"/>
          <w:bCs/>
          <w:iCs/>
          <w:sz w:val="24"/>
          <w:szCs w:val="24"/>
        </w:rPr>
        <w:t>“[</w:t>
      </w:r>
      <w:del w:id="180" w:author="McKinney, Sean M (DOH)" w:date="2024-10-17T09:08:00Z" w16du:dateUtc="2024-10-17T16:08:00Z">
        <w:r w:rsidR="00B14AED" w:rsidDel="001F0572">
          <w:rPr>
            <w:rFonts w:ascii="Arial" w:hAnsi="Arial" w:cs="Arial"/>
            <w:bCs/>
            <w:iCs/>
            <w:sz w:val="24"/>
            <w:szCs w:val="24"/>
          </w:rPr>
          <w:delText>Facility</w:delText>
        </w:r>
      </w:del>
      <w:ins w:id="181" w:author="McKinney, Sean M (DOH)" w:date="2024-10-17T09:08:00Z" w16du:dateUtc="2024-10-17T16:08:00Z">
        <w:r w:rsidR="001F0572">
          <w:rPr>
            <w:rFonts w:ascii="Arial" w:hAnsi="Arial" w:cs="Arial"/>
            <w:bCs/>
            <w:iCs/>
            <w:sz w:val="24"/>
            <w:szCs w:val="24"/>
          </w:rPr>
          <w:t>agenc</w:t>
        </w:r>
      </w:ins>
      <w:ins w:id="182" w:author="McKinney, Sean M (DOH)" w:date="2024-10-17T09:09:00Z" w16du:dateUtc="2024-10-17T16:09:00Z">
        <w:r w:rsidR="001F0572">
          <w:rPr>
            <w:rFonts w:ascii="Arial" w:hAnsi="Arial" w:cs="Arial"/>
            <w:bCs/>
            <w:iCs/>
            <w:sz w:val="24"/>
            <w:szCs w:val="24"/>
          </w:rPr>
          <w:t>y</w:t>
        </w:r>
      </w:ins>
      <w:r w:rsidR="00B14AED">
        <w:rPr>
          <w:rFonts w:ascii="Arial" w:hAnsi="Arial" w:cs="Arial"/>
          <w:bCs/>
          <w:iCs/>
          <w:sz w:val="24"/>
          <w:szCs w:val="24"/>
        </w:rPr>
        <w:t xml:space="preserve">] DOH Request </w:t>
      </w:r>
      <w:commentRangeStart w:id="183"/>
      <w:commentRangeStart w:id="184"/>
      <w:r w:rsidR="00B14AED">
        <w:rPr>
          <w:rFonts w:ascii="Arial" w:hAnsi="Arial" w:cs="Arial"/>
          <w:bCs/>
          <w:iCs/>
          <w:sz w:val="24"/>
          <w:szCs w:val="24"/>
        </w:rPr>
        <w:t xml:space="preserve">Current in TX”, </w:t>
      </w:r>
      <w:commentRangeEnd w:id="183"/>
      <w:r w:rsidR="00B763A7">
        <w:rPr>
          <w:rStyle w:val="CommentReference"/>
          <w:rFonts w:ascii="Times New Roman" w:eastAsia="Times New Roman" w:hAnsi="Times New Roman" w:cs="Times New Roman"/>
        </w:rPr>
        <w:commentReference w:id="183"/>
      </w:r>
      <w:commentRangeEnd w:id="184"/>
      <w:r w:rsidR="00C844DC">
        <w:rPr>
          <w:rStyle w:val="CommentReference"/>
          <w:rFonts w:ascii="Times New Roman" w:eastAsia="Times New Roman" w:hAnsi="Times New Roman" w:cs="Times New Roman"/>
        </w:rPr>
        <w:commentReference w:id="184"/>
      </w:r>
      <w:r w:rsidR="00B14AED">
        <w:rPr>
          <w:rFonts w:ascii="Arial" w:hAnsi="Arial" w:cs="Arial"/>
          <w:bCs/>
          <w:iCs/>
          <w:sz w:val="24"/>
          <w:szCs w:val="24"/>
        </w:rPr>
        <w:t xml:space="preserve">dated 10/04/24, showed </w:t>
      </w:r>
      <w:commentRangeStart w:id="185"/>
      <w:commentRangeStart w:id="186"/>
      <w:r w:rsidR="00B14AED">
        <w:rPr>
          <w:rFonts w:ascii="Arial" w:hAnsi="Arial" w:cs="Arial"/>
          <w:bCs/>
          <w:iCs/>
          <w:sz w:val="24"/>
          <w:szCs w:val="24"/>
        </w:rPr>
        <w:t xml:space="preserve">that </w:t>
      </w:r>
      <w:r w:rsidR="003B3F28">
        <w:rPr>
          <w:rFonts w:ascii="Arial" w:hAnsi="Arial" w:cs="Arial"/>
          <w:bCs/>
          <w:iCs/>
          <w:sz w:val="24"/>
          <w:szCs w:val="24"/>
        </w:rPr>
        <w:t>402</w:t>
      </w:r>
      <w:ins w:id="187" w:author="McKinney, Sean M (DOH)" w:date="2024-10-17T08:15:00Z" w16du:dateUtc="2024-10-17T15:15:00Z">
        <w:r w:rsidR="00C844DC">
          <w:rPr>
            <w:rFonts w:ascii="Arial" w:hAnsi="Arial" w:cs="Arial"/>
            <w:bCs/>
            <w:iCs/>
            <w:sz w:val="24"/>
            <w:szCs w:val="24"/>
          </w:rPr>
          <w:t xml:space="preserve"> individuals</w:t>
        </w:r>
      </w:ins>
      <w:r w:rsidR="003B3F28">
        <w:rPr>
          <w:rFonts w:ascii="Arial" w:hAnsi="Arial" w:cs="Arial"/>
          <w:bCs/>
          <w:iCs/>
          <w:sz w:val="24"/>
          <w:szCs w:val="24"/>
        </w:rPr>
        <w:t xml:space="preserve">, about 20% of the individuals at the agency, </w:t>
      </w:r>
      <w:del w:id="188" w:author="McKinney, Sean M (DOH)" w:date="2024-10-17T08:15:00Z" w16du:dateUtc="2024-10-17T15:15:00Z">
        <w:r w:rsidR="003B3F28" w:rsidDel="00C844DC">
          <w:rPr>
            <w:rFonts w:ascii="Arial" w:hAnsi="Arial" w:cs="Arial"/>
            <w:bCs/>
            <w:iCs/>
            <w:sz w:val="24"/>
            <w:szCs w:val="24"/>
          </w:rPr>
          <w:delText xml:space="preserve">individuals </w:delText>
        </w:r>
      </w:del>
      <w:r w:rsidR="003B3F28">
        <w:rPr>
          <w:rFonts w:ascii="Arial" w:hAnsi="Arial" w:cs="Arial"/>
          <w:bCs/>
          <w:iCs/>
          <w:sz w:val="24"/>
          <w:szCs w:val="24"/>
        </w:rPr>
        <w:t xml:space="preserve">were assessed and recommended SUD treatment but were waiting to start treatment. </w:t>
      </w:r>
      <w:commentRangeEnd w:id="185"/>
      <w:r w:rsidR="00756019">
        <w:rPr>
          <w:rStyle w:val="CommentReference"/>
          <w:rFonts w:ascii="Times New Roman" w:eastAsia="Times New Roman" w:hAnsi="Times New Roman" w:cs="Times New Roman"/>
        </w:rPr>
        <w:commentReference w:id="185"/>
      </w:r>
      <w:commentRangeEnd w:id="186"/>
      <w:r w:rsidR="00C844DC">
        <w:rPr>
          <w:rStyle w:val="CommentReference"/>
          <w:rFonts w:ascii="Times New Roman" w:eastAsia="Times New Roman" w:hAnsi="Times New Roman" w:cs="Times New Roman"/>
        </w:rPr>
        <w:commentReference w:id="186"/>
      </w:r>
      <w:ins w:id="189" w:author="Lee, Emely J (DOH)" w:date="2024-10-14T11:47:00Z" w16du:dateUtc="2024-10-14T18:47:00Z">
        <w:r w:rsidR="00756019">
          <w:rPr>
            <w:rFonts w:ascii="Arial" w:hAnsi="Arial" w:cs="Arial"/>
            <w:bCs/>
            <w:iCs/>
            <w:sz w:val="24"/>
            <w:szCs w:val="24"/>
          </w:rPr>
          <w:t xml:space="preserve">The </w:t>
        </w:r>
        <w:del w:id="190" w:author="McKinney, Sean M (DOH)" w:date="2024-10-17T08:13:00Z" w16du:dateUtc="2024-10-17T15:13:00Z">
          <w:r w:rsidR="00756019" w:rsidDel="00EF3D5B">
            <w:rPr>
              <w:rFonts w:ascii="Arial" w:hAnsi="Arial" w:cs="Arial"/>
              <w:bCs/>
              <w:iCs/>
              <w:sz w:val="24"/>
              <w:szCs w:val="24"/>
            </w:rPr>
            <w:delText>record</w:delText>
          </w:r>
        </w:del>
      </w:ins>
      <w:ins w:id="191" w:author="McKinney, Sean M (DOH)" w:date="2024-10-17T08:13:00Z" w16du:dateUtc="2024-10-17T15:13:00Z">
        <w:r w:rsidR="00EF3D5B">
          <w:rPr>
            <w:rFonts w:ascii="Arial" w:hAnsi="Arial" w:cs="Arial"/>
            <w:bCs/>
            <w:iCs/>
            <w:sz w:val="24"/>
            <w:szCs w:val="24"/>
          </w:rPr>
          <w:t>document</w:t>
        </w:r>
      </w:ins>
      <w:ins w:id="192" w:author="Lee, Emely J (DOH)" w:date="2024-10-14T11:47:00Z" w16du:dateUtc="2024-10-14T18:47:00Z">
        <w:r w:rsidR="00756019">
          <w:rPr>
            <w:rFonts w:ascii="Arial" w:hAnsi="Arial" w:cs="Arial"/>
            <w:bCs/>
            <w:iCs/>
            <w:sz w:val="24"/>
            <w:szCs w:val="24"/>
          </w:rPr>
          <w:t xml:space="preserve"> showed that </w:t>
        </w:r>
      </w:ins>
      <w:r w:rsidR="003B3F28">
        <w:rPr>
          <w:rFonts w:ascii="Arial" w:hAnsi="Arial" w:cs="Arial"/>
          <w:bCs/>
          <w:iCs/>
          <w:sz w:val="24"/>
          <w:szCs w:val="24"/>
        </w:rPr>
        <w:t xml:space="preserve">27 individuals waiting for treatment services were within their 90-day release timeframe and would not receive treatment prior to re-entering their community. </w:t>
      </w:r>
      <w:ins w:id="193" w:author="Lee, Emely J (DOH)" w:date="2024-10-14T11:47:00Z" w16du:dateUtc="2024-10-14T18:47:00Z">
        <w:r w:rsidR="005216A1">
          <w:rPr>
            <w:rFonts w:ascii="Arial" w:hAnsi="Arial" w:cs="Arial"/>
            <w:bCs/>
            <w:iCs/>
            <w:sz w:val="24"/>
            <w:szCs w:val="24"/>
          </w:rPr>
          <w:t>The</w:t>
        </w:r>
        <w:del w:id="194" w:author="McKinney, Sean M (DOH)" w:date="2024-11-05T07:25:00Z" w16du:dateUtc="2024-11-05T15:25:00Z">
          <w:r w:rsidR="005216A1" w:rsidDel="00CD4D80">
            <w:rPr>
              <w:rFonts w:ascii="Arial" w:hAnsi="Arial" w:cs="Arial"/>
              <w:bCs/>
              <w:iCs/>
              <w:sz w:val="24"/>
              <w:szCs w:val="24"/>
            </w:rPr>
            <w:delText>se</w:delText>
          </w:r>
        </w:del>
        <w:r w:rsidR="005216A1">
          <w:rPr>
            <w:rFonts w:ascii="Arial" w:hAnsi="Arial" w:cs="Arial"/>
            <w:bCs/>
            <w:iCs/>
            <w:sz w:val="24"/>
            <w:szCs w:val="24"/>
          </w:rPr>
          <w:t xml:space="preserve"> 27 </w:t>
        </w:r>
      </w:ins>
      <w:ins w:id="195" w:author="Lee, Emely J (DOH)" w:date="2024-10-14T11:48:00Z" w16du:dateUtc="2024-10-14T18:48:00Z">
        <w:del w:id="196" w:author="McKinney, Sean M (DOH)" w:date="2024-11-05T07:26:00Z" w16du:dateUtc="2024-11-05T15:26:00Z">
          <w:r w:rsidR="005216A1" w:rsidDel="00CD4D80">
            <w:rPr>
              <w:rFonts w:ascii="Arial" w:hAnsi="Arial" w:cs="Arial"/>
              <w:bCs/>
              <w:iCs/>
              <w:sz w:val="24"/>
              <w:szCs w:val="24"/>
            </w:rPr>
            <w:delText>I</w:delText>
          </w:r>
        </w:del>
        <w:r w:rsidR="005216A1">
          <w:rPr>
            <w:rFonts w:ascii="Arial" w:hAnsi="Arial" w:cs="Arial"/>
            <w:bCs/>
            <w:iCs/>
            <w:sz w:val="24"/>
            <w:szCs w:val="24"/>
          </w:rPr>
          <w:t>I</w:t>
        </w:r>
      </w:ins>
      <w:ins w:id="197" w:author="McKinney, Sean M (DOH)" w:date="2024-11-05T07:26:00Z" w16du:dateUtc="2024-11-05T15:26:00Z">
        <w:r w:rsidR="00CD4D80">
          <w:rPr>
            <w:rFonts w:ascii="Arial" w:hAnsi="Arial" w:cs="Arial"/>
            <w:bCs/>
            <w:iCs/>
            <w:sz w:val="24"/>
            <w:szCs w:val="24"/>
          </w:rPr>
          <w:t>ndividual</w:t>
        </w:r>
      </w:ins>
      <w:ins w:id="198" w:author="Lee, Emely J (DOH)" w:date="2024-10-14T11:48:00Z" w16du:dateUtc="2024-10-14T18:48:00Z">
        <w:del w:id="199" w:author="McKinney, Sean M (DOH)" w:date="2024-11-05T07:26:00Z" w16du:dateUtc="2024-11-05T15:26:00Z">
          <w:r w:rsidR="005216A1" w:rsidDel="00CD4D80">
            <w:rPr>
              <w:rFonts w:ascii="Arial" w:hAnsi="Arial" w:cs="Arial"/>
              <w:bCs/>
              <w:iCs/>
              <w:sz w:val="24"/>
              <w:szCs w:val="24"/>
            </w:rPr>
            <w:delText>’</w:delText>
          </w:r>
        </w:del>
        <w:r w:rsidR="005216A1">
          <w:rPr>
            <w:rFonts w:ascii="Arial" w:hAnsi="Arial" w:cs="Arial"/>
            <w:bCs/>
            <w:iCs/>
            <w:sz w:val="24"/>
            <w:szCs w:val="24"/>
          </w:rPr>
          <w:t xml:space="preserve">s </w:t>
        </w:r>
      </w:ins>
      <w:del w:id="200" w:author="Lee, Emely J (DOH)" w:date="2024-10-14T11:48:00Z" w16du:dateUtc="2024-10-14T18:48:00Z">
        <w:r w:rsidR="003B3F28" w:rsidDel="005216A1">
          <w:rPr>
            <w:rFonts w:ascii="Arial" w:hAnsi="Arial" w:cs="Arial"/>
            <w:bCs/>
            <w:iCs/>
            <w:sz w:val="24"/>
            <w:szCs w:val="24"/>
          </w:rPr>
          <w:delText xml:space="preserve">This </w:delText>
        </w:r>
      </w:del>
      <w:r w:rsidR="003B3F28">
        <w:rPr>
          <w:rFonts w:ascii="Arial" w:hAnsi="Arial" w:cs="Arial"/>
          <w:bCs/>
          <w:iCs/>
          <w:sz w:val="24"/>
          <w:szCs w:val="24"/>
        </w:rPr>
        <w:t xml:space="preserve">accounted for 7% of </w:t>
      </w:r>
      <w:del w:id="201" w:author="Lee, Emely J (DOH)" w:date="2024-10-14T11:48:00Z" w16du:dateUtc="2024-10-14T18:48:00Z">
        <w:r w:rsidR="003B3F28" w:rsidDel="005216A1">
          <w:rPr>
            <w:rFonts w:ascii="Arial" w:hAnsi="Arial" w:cs="Arial"/>
            <w:bCs/>
            <w:iCs/>
            <w:sz w:val="24"/>
            <w:szCs w:val="24"/>
          </w:rPr>
          <w:delText xml:space="preserve">the </w:delText>
        </w:r>
      </w:del>
      <w:ins w:id="202" w:author="Lee, Emely J (DOH)" w:date="2024-10-14T11:48:00Z" w16du:dateUtc="2024-10-14T18:48:00Z">
        <w:r w:rsidR="005216A1">
          <w:rPr>
            <w:rFonts w:ascii="Arial" w:hAnsi="Arial" w:cs="Arial"/>
            <w:bCs/>
            <w:iCs/>
            <w:sz w:val="24"/>
            <w:szCs w:val="24"/>
          </w:rPr>
          <w:t xml:space="preserve">all </w:t>
        </w:r>
      </w:ins>
      <w:ins w:id="203" w:author="McKinney, Sean M (DOH)" w:date="2024-11-05T07:26:00Z" w16du:dateUtc="2024-11-05T15:26:00Z">
        <w:r w:rsidR="00CD4D80">
          <w:rPr>
            <w:rFonts w:ascii="Arial" w:hAnsi="Arial" w:cs="Arial"/>
            <w:bCs/>
            <w:iCs/>
            <w:sz w:val="24"/>
            <w:szCs w:val="24"/>
          </w:rPr>
          <w:t>I</w:t>
        </w:r>
      </w:ins>
      <w:del w:id="204" w:author="McKinney, Sean M (DOH)" w:date="2024-11-05T07:26:00Z" w16du:dateUtc="2024-11-05T15:26:00Z">
        <w:r w:rsidR="003B3F28" w:rsidDel="00CD4D80">
          <w:rPr>
            <w:rFonts w:ascii="Arial" w:hAnsi="Arial" w:cs="Arial"/>
            <w:bCs/>
            <w:iCs/>
            <w:sz w:val="24"/>
            <w:szCs w:val="24"/>
          </w:rPr>
          <w:delText>i</w:delText>
        </w:r>
      </w:del>
      <w:r w:rsidR="003B3F28">
        <w:rPr>
          <w:rFonts w:ascii="Arial" w:hAnsi="Arial" w:cs="Arial"/>
          <w:bCs/>
          <w:iCs/>
          <w:sz w:val="24"/>
          <w:szCs w:val="24"/>
        </w:rPr>
        <w:t xml:space="preserve">ndividuals waiting to receive treatment.   </w:t>
      </w:r>
    </w:p>
    <w:p w14:paraId="7DDAFF7B" w14:textId="77777777" w:rsidR="00901FAA" w:rsidRDefault="00901FAA" w:rsidP="00B15F29">
      <w:pPr>
        <w:pStyle w:val="NoSpacing"/>
        <w:ind w:right="288"/>
        <w:rPr>
          <w:ins w:id="205" w:author="McKinney, Sean M (DOH)" w:date="2024-10-30T08:39:00Z" w16du:dateUtc="2024-10-30T15:39:00Z"/>
          <w:rFonts w:ascii="Arial" w:hAnsi="Arial" w:cs="Arial"/>
          <w:bCs/>
          <w:iCs/>
          <w:sz w:val="24"/>
          <w:szCs w:val="24"/>
        </w:rPr>
      </w:pPr>
    </w:p>
    <w:p w14:paraId="45586222" w14:textId="70412F37" w:rsidR="00572657" w:rsidRDefault="00572657" w:rsidP="00B15F29">
      <w:pPr>
        <w:pStyle w:val="NoSpacing"/>
        <w:ind w:right="288"/>
        <w:rPr>
          <w:ins w:id="206" w:author="McKinney, Sean M (DOH)" w:date="2024-10-30T08:43:00Z" w16du:dateUtc="2024-10-30T15:43:00Z"/>
          <w:rFonts w:ascii="Arial" w:hAnsi="Arial" w:cs="Arial"/>
          <w:bCs/>
          <w:iCs/>
          <w:sz w:val="24"/>
          <w:szCs w:val="24"/>
        </w:rPr>
      </w:pPr>
      <w:ins w:id="207" w:author="McKinney, Sean M (DOH)" w:date="2024-10-30T08:39:00Z" w16du:dateUtc="2024-10-30T15:39:00Z">
        <w:r>
          <w:rPr>
            <w:rFonts w:ascii="Arial" w:hAnsi="Arial" w:cs="Arial"/>
            <w:bCs/>
            <w:iCs/>
            <w:sz w:val="24"/>
            <w:szCs w:val="24"/>
          </w:rPr>
          <w:t>On 10/21/24</w:t>
        </w:r>
      </w:ins>
      <w:ins w:id="208" w:author="McKinney, Sean M (DOH)" w:date="2024-10-30T08:42:00Z" w16du:dateUtc="2024-10-30T15:42:00Z">
        <w:r w:rsidR="00DD03F6">
          <w:rPr>
            <w:rFonts w:ascii="Arial" w:hAnsi="Arial" w:cs="Arial"/>
            <w:bCs/>
            <w:iCs/>
            <w:sz w:val="24"/>
            <w:szCs w:val="24"/>
          </w:rPr>
          <w:t>,</w:t>
        </w:r>
      </w:ins>
      <w:ins w:id="209" w:author="McKinney, Sean M (DOH)" w:date="2024-10-30T08:39:00Z" w16du:dateUtc="2024-10-30T15:39:00Z">
        <w:r>
          <w:rPr>
            <w:rFonts w:ascii="Arial" w:hAnsi="Arial" w:cs="Arial"/>
            <w:bCs/>
            <w:iCs/>
            <w:sz w:val="24"/>
            <w:szCs w:val="24"/>
          </w:rPr>
          <w:t xml:space="preserve"> Investigator #1 requested</w:t>
        </w:r>
      </w:ins>
      <w:ins w:id="210" w:author="McKinney, Sean M (DOH)" w:date="2024-10-30T08:40:00Z" w16du:dateUtc="2024-10-30T15:40:00Z">
        <w:r>
          <w:rPr>
            <w:rFonts w:ascii="Arial" w:hAnsi="Arial" w:cs="Arial"/>
            <w:bCs/>
            <w:iCs/>
            <w:sz w:val="24"/>
            <w:szCs w:val="24"/>
          </w:rPr>
          <w:t xml:space="preserve"> additional information to be included in the agency document titled, [agency] DOH Request Current in TX”. The information to be included </w:t>
        </w:r>
      </w:ins>
      <w:ins w:id="211" w:author="McKinney, Sean M (DOH)" w:date="2024-10-30T08:42:00Z" w16du:dateUtc="2024-10-30T15:42:00Z">
        <w:r w:rsidR="00DD03F6">
          <w:rPr>
            <w:rFonts w:ascii="Arial" w:hAnsi="Arial" w:cs="Arial"/>
            <w:bCs/>
            <w:iCs/>
            <w:sz w:val="24"/>
            <w:szCs w:val="24"/>
          </w:rPr>
          <w:t>would</w:t>
        </w:r>
      </w:ins>
      <w:ins w:id="212" w:author="McKinney, Sean M (DOH)" w:date="2024-10-30T08:43:00Z" w16du:dateUtc="2024-10-30T15:43:00Z">
        <w:r w:rsidR="00DD03F6">
          <w:rPr>
            <w:rFonts w:ascii="Arial" w:hAnsi="Arial" w:cs="Arial"/>
            <w:bCs/>
            <w:iCs/>
            <w:sz w:val="24"/>
            <w:szCs w:val="24"/>
          </w:rPr>
          <w:t xml:space="preserve"> </w:t>
        </w:r>
      </w:ins>
      <w:ins w:id="213" w:author="McKinney, Sean M (DOH)" w:date="2024-10-30T08:41:00Z" w16du:dateUtc="2024-10-30T15:41:00Z">
        <w:r>
          <w:rPr>
            <w:rFonts w:ascii="Arial" w:hAnsi="Arial" w:cs="Arial"/>
            <w:bCs/>
            <w:iCs/>
            <w:sz w:val="24"/>
            <w:szCs w:val="24"/>
          </w:rPr>
          <w:t>identify</w:t>
        </w:r>
      </w:ins>
      <w:ins w:id="214" w:author="McKinney, Sean M (DOH)" w:date="2024-10-30T08:43:00Z" w16du:dateUtc="2024-10-30T15:43:00Z">
        <w:r w:rsidR="00DD03F6">
          <w:rPr>
            <w:rFonts w:ascii="Arial" w:hAnsi="Arial" w:cs="Arial"/>
            <w:bCs/>
            <w:iCs/>
            <w:sz w:val="24"/>
            <w:szCs w:val="24"/>
          </w:rPr>
          <w:t xml:space="preserve"> if</w:t>
        </w:r>
      </w:ins>
      <w:ins w:id="215" w:author="McKinney, Sean M (DOH)" w:date="2024-10-30T08:41:00Z" w16du:dateUtc="2024-10-30T15:41:00Z">
        <w:r>
          <w:rPr>
            <w:rFonts w:ascii="Arial" w:hAnsi="Arial" w:cs="Arial"/>
            <w:bCs/>
            <w:iCs/>
            <w:sz w:val="24"/>
            <w:szCs w:val="24"/>
          </w:rPr>
          <w:t xml:space="preserve"> patients were sentenced under </w:t>
        </w:r>
        <w:r w:rsidR="00DD03F6">
          <w:rPr>
            <w:rFonts w:ascii="Arial" w:hAnsi="Arial" w:cs="Arial"/>
            <w:bCs/>
            <w:iCs/>
            <w:sz w:val="24"/>
            <w:szCs w:val="24"/>
          </w:rPr>
          <w:t>th</w:t>
        </w:r>
      </w:ins>
      <w:ins w:id="216" w:author="McKinney, Sean M (DOH)" w:date="2024-10-30T08:42:00Z" w16du:dateUtc="2024-10-30T15:42:00Z">
        <w:r w:rsidR="00DD03F6">
          <w:rPr>
            <w:rFonts w:ascii="Arial" w:hAnsi="Arial" w:cs="Arial"/>
            <w:bCs/>
            <w:iCs/>
            <w:sz w:val="24"/>
            <w:szCs w:val="24"/>
          </w:rPr>
          <w:t>e Drug Offender Sentencing Alternative (DOSA).</w:t>
        </w:r>
      </w:ins>
    </w:p>
    <w:p w14:paraId="4B9B4E5D" w14:textId="77777777" w:rsidR="00DD03F6" w:rsidRDefault="00DD03F6" w:rsidP="00B15F29">
      <w:pPr>
        <w:pStyle w:val="NoSpacing"/>
        <w:ind w:right="288"/>
        <w:rPr>
          <w:ins w:id="217" w:author="McKinney, Sean M (DOH)" w:date="2024-10-30T08:43:00Z" w16du:dateUtc="2024-10-30T15:43:00Z"/>
          <w:rFonts w:ascii="Arial" w:hAnsi="Arial" w:cs="Arial"/>
          <w:bCs/>
          <w:iCs/>
          <w:sz w:val="24"/>
          <w:szCs w:val="24"/>
        </w:rPr>
      </w:pPr>
    </w:p>
    <w:p w14:paraId="35D32AE5" w14:textId="0EDCF67E" w:rsidR="00DD03F6" w:rsidRDefault="00DD03F6" w:rsidP="00B15F29">
      <w:pPr>
        <w:pStyle w:val="NoSpacing"/>
        <w:ind w:right="288"/>
        <w:rPr>
          <w:ins w:id="218" w:author="McKinney, Sean M (DOH)" w:date="2024-10-30T08:39:00Z" w16du:dateUtc="2024-10-30T15:39:00Z"/>
          <w:rFonts w:ascii="Arial" w:hAnsi="Arial" w:cs="Arial"/>
          <w:bCs/>
          <w:iCs/>
          <w:sz w:val="24"/>
          <w:szCs w:val="24"/>
        </w:rPr>
      </w:pPr>
      <w:ins w:id="219" w:author="McKinney, Sean M (DOH)" w:date="2024-10-30T08:45:00Z" w16du:dateUtc="2024-10-30T15:45:00Z">
        <w:r>
          <w:rPr>
            <w:rFonts w:ascii="Arial" w:hAnsi="Arial" w:cs="Arial"/>
            <w:bCs/>
            <w:iCs/>
            <w:sz w:val="24"/>
            <w:szCs w:val="24"/>
          </w:rPr>
          <w:t>Review of the agency document</w:t>
        </w:r>
      </w:ins>
      <w:ins w:id="220" w:author="McKinney, Sean M (DOH)" w:date="2024-10-30T08:44:00Z" w16du:dateUtc="2024-10-30T15:44:00Z">
        <w:r>
          <w:rPr>
            <w:rFonts w:ascii="Arial" w:hAnsi="Arial" w:cs="Arial"/>
            <w:bCs/>
            <w:iCs/>
            <w:sz w:val="24"/>
            <w:szCs w:val="24"/>
          </w:rPr>
          <w:t xml:space="preserve"> titled, </w:t>
        </w:r>
      </w:ins>
      <w:ins w:id="221" w:author="McKinney, Sean M (DOH)" w:date="2024-10-30T08:45:00Z" w16du:dateUtc="2024-10-30T15:45:00Z">
        <w:r>
          <w:rPr>
            <w:rFonts w:ascii="Arial" w:hAnsi="Arial" w:cs="Arial"/>
            <w:bCs/>
            <w:iCs/>
            <w:sz w:val="24"/>
            <w:szCs w:val="24"/>
          </w:rPr>
          <w:t>“</w:t>
        </w:r>
      </w:ins>
      <w:ins w:id="222" w:author="McKinney, Sean M (DOH)" w:date="2024-10-30T08:44:00Z" w16du:dateUtc="2024-10-30T15:44:00Z">
        <w:r>
          <w:rPr>
            <w:rFonts w:ascii="Arial" w:hAnsi="Arial" w:cs="Arial"/>
            <w:bCs/>
            <w:iCs/>
            <w:sz w:val="24"/>
            <w:szCs w:val="24"/>
          </w:rPr>
          <w:t>[agency] Wait List 10.28.2024</w:t>
        </w:r>
      </w:ins>
      <w:ins w:id="223" w:author="McKinney, Sean M (DOH)" w:date="2024-10-30T08:45:00Z" w16du:dateUtc="2024-10-30T15:45:00Z">
        <w:r>
          <w:rPr>
            <w:rFonts w:ascii="Arial" w:hAnsi="Arial" w:cs="Arial"/>
            <w:bCs/>
            <w:iCs/>
            <w:sz w:val="24"/>
            <w:szCs w:val="24"/>
          </w:rPr>
          <w:t xml:space="preserve">”, showed that </w:t>
        </w:r>
      </w:ins>
      <w:ins w:id="224" w:author="McKinney, Sean M (DOH)" w:date="2024-10-30T08:46:00Z" w16du:dateUtc="2024-10-30T15:46:00Z">
        <w:r>
          <w:rPr>
            <w:rFonts w:ascii="Arial" w:hAnsi="Arial" w:cs="Arial"/>
            <w:bCs/>
            <w:iCs/>
            <w:sz w:val="24"/>
            <w:szCs w:val="24"/>
          </w:rPr>
          <w:t xml:space="preserve">the agency had assessed 394 patients </w:t>
        </w:r>
      </w:ins>
      <w:ins w:id="225" w:author="McKinney, Sean M (DOH)" w:date="2024-10-30T08:47:00Z" w16du:dateUtc="2024-10-30T15:47:00Z">
        <w:r>
          <w:rPr>
            <w:rFonts w:ascii="Arial" w:hAnsi="Arial" w:cs="Arial"/>
            <w:bCs/>
            <w:iCs/>
            <w:sz w:val="24"/>
            <w:szCs w:val="24"/>
          </w:rPr>
          <w:t xml:space="preserve">and recommended </w:t>
        </w:r>
      </w:ins>
      <w:ins w:id="226" w:author="McKinney, Sean M (DOH)" w:date="2024-10-30T09:19:00Z" w16du:dateUtc="2024-10-30T16:19:00Z">
        <w:r w:rsidR="003213B7">
          <w:rPr>
            <w:rFonts w:ascii="Arial" w:hAnsi="Arial" w:cs="Arial"/>
            <w:bCs/>
            <w:iCs/>
            <w:sz w:val="24"/>
            <w:szCs w:val="24"/>
          </w:rPr>
          <w:t xml:space="preserve">various </w:t>
        </w:r>
      </w:ins>
      <w:ins w:id="227" w:author="McKinney, Sean M (DOH)" w:date="2024-11-05T07:25:00Z" w16du:dateUtc="2024-11-05T15:25:00Z">
        <w:r w:rsidR="005A5591">
          <w:rPr>
            <w:rFonts w:ascii="Arial" w:hAnsi="Arial" w:cs="Arial"/>
            <w:bCs/>
            <w:iCs/>
            <w:sz w:val="24"/>
            <w:szCs w:val="24"/>
          </w:rPr>
          <w:t xml:space="preserve">ASAM </w:t>
        </w:r>
      </w:ins>
      <w:ins w:id="228" w:author="McKinney, Sean M (DOH)" w:date="2024-10-30T08:47:00Z" w16du:dateUtc="2024-10-30T15:47:00Z">
        <w:r>
          <w:rPr>
            <w:rFonts w:ascii="Arial" w:hAnsi="Arial" w:cs="Arial"/>
            <w:bCs/>
            <w:iCs/>
            <w:sz w:val="24"/>
            <w:szCs w:val="24"/>
          </w:rPr>
          <w:t>treatment</w:t>
        </w:r>
      </w:ins>
      <w:ins w:id="229" w:author="McKinney, Sean M (DOH)" w:date="2024-10-30T09:19:00Z" w16du:dateUtc="2024-10-30T16:19:00Z">
        <w:r w:rsidR="003213B7">
          <w:rPr>
            <w:rFonts w:ascii="Arial" w:hAnsi="Arial" w:cs="Arial"/>
            <w:bCs/>
            <w:iCs/>
            <w:sz w:val="24"/>
            <w:szCs w:val="24"/>
          </w:rPr>
          <w:t xml:space="preserve"> levels</w:t>
        </w:r>
      </w:ins>
      <w:ins w:id="230" w:author="McKinney, Sean M (DOH)" w:date="2024-10-30T08:47:00Z" w16du:dateUtc="2024-10-30T15:47:00Z">
        <w:r>
          <w:rPr>
            <w:rFonts w:ascii="Arial" w:hAnsi="Arial" w:cs="Arial"/>
            <w:bCs/>
            <w:iCs/>
            <w:sz w:val="24"/>
            <w:szCs w:val="24"/>
          </w:rPr>
          <w:t xml:space="preserve">. </w:t>
        </w:r>
      </w:ins>
      <w:ins w:id="231" w:author="McKinney, Sean M (DOH)" w:date="2024-10-30T08:46:00Z" w16du:dateUtc="2024-10-30T15:46:00Z">
        <w:r>
          <w:rPr>
            <w:rFonts w:ascii="Arial" w:hAnsi="Arial" w:cs="Arial"/>
            <w:bCs/>
            <w:iCs/>
            <w:sz w:val="24"/>
            <w:szCs w:val="24"/>
          </w:rPr>
          <w:t xml:space="preserve">45 out of 394 patients </w:t>
        </w:r>
      </w:ins>
      <w:ins w:id="232" w:author="McKinney, Sean M (DOH)" w:date="2024-10-30T08:47:00Z" w16du:dateUtc="2024-10-30T15:47:00Z">
        <w:r>
          <w:rPr>
            <w:rFonts w:ascii="Arial" w:hAnsi="Arial" w:cs="Arial"/>
            <w:bCs/>
            <w:iCs/>
            <w:sz w:val="24"/>
            <w:szCs w:val="24"/>
          </w:rPr>
          <w:t>were sentenced under DOSA.</w:t>
        </w:r>
      </w:ins>
      <w:ins w:id="233" w:author="McKinney, Sean M (DOH)" w:date="2024-11-05T07:25:00Z" w16du:dateUtc="2024-11-05T15:25:00Z">
        <w:r w:rsidR="00CD4D80">
          <w:rPr>
            <w:rFonts w:ascii="Arial" w:hAnsi="Arial" w:cs="Arial"/>
            <w:bCs/>
            <w:iCs/>
            <w:sz w:val="24"/>
            <w:szCs w:val="24"/>
          </w:rPr>
          <w:t xml:space="preserve"> The 45 </w:t>
        </w:r>
      </w:ins>
      <w:ins w:id="234" w:author="McKinney, Sean M (DOH)" w:date="2024-11-05T07:26:00Z" w16du:dateUtc="2024-11-05T15:26:00Z">
        <w:r w:rsidR="00CD4D80">
          <w:rPr>
            <w:rFonts w:ascii="Arial" w:hAnsi="Arial" w:cs="Arial"/>
            <w:bCs/>
            <w:iCs/>
            <w:sz w:val="24"/>
            <w:szCs w:val="24"/>
          </w:rPr>
          <w:t>Individuals accounted for 11% of all Individuals waiting to receive tr</w:t>
        </w:r>
      </w:ins>
      <w:ins w:id="235" w:author="McKinney, Sean M (DOH)" w:date="2024-11-05T07:27:00Z" w16du:dateUtc="2024-11-05T15:27:00Z">
        <w:r w:rsidR="00CD4D80">
          <w:rPr>
            <w:rFonts w:ascii="Arial" w:hAnsi="Arial" w:cs="Arial"/>
            <w:bCs/>
            <w:iCs/>
            <w:sz w:val="24"/>
            <w:szCs w:val="24"/>
          </w:rPr>
          <w:t>eatment.</w:t>
        </w:r>
      </w:ins>
    </w:p>
    <w:p w14:paraId="498429CD" w14:textId="77777777" w:rsidR="00572657" w:rsidRPr="00901FAA" w:rsidRDefault="00572657" w:rsidP="00B15F29">
      <w:pPr>
        <w:pStyle w:val="NoSpacing"/>
        <w:ind w:right="288"/>
        <w:rPr>
          <w:rFonts w:ascii="Arial" w:hAnsi="Arial" w:cs="Arial"/>
          <w:bCs/>
          <w:iCs/>
          <w:sz w:val="24"/>
          <w:szCs w:val="24"/>
        </w:rPr>
      </w:pPr>
    </w:p>
    <w:p w14:paraId="13417711" w14:textId="77777777" w:rsidR="00901FAA" w:rsidRPr="00901FAA" w:rsidRDefault="00901FAA" w:rsidP="00901FAA">
      <w:pPr>
        <w:pStyle w:val="NoSpacing"/>
        <w:ind w:right="288"/>
        <w:rPr>
          <w:rFonts w:ascii="Arial" w:hAnsi="Arial" w:cs="Arial"/>
          <w:bCs/>
          <w:iCs/>
          <w:sz w:val="24"/>
          <w:szCs w:val="24"/>
        </w:rPr>
      </w:pPr>
      <w:r w:rsidRPr="00901FAA">
        <w:rPr>
          <w:rFonts w:ascii="Arial" w:hAnsi="Arial" w:cs="Arial"/>
          <w:bCs/>
          <w:iCs/>
          <w:sz w:val="24"/>
          <w:szCs w:val="24"/>
        </w:rPr>
        <w:t>Review of agency policy and procedure titled, “Substance Use Disorder Treatment Services” dated 07/26/24, showed that substance abuse recovery (SARU) treatment service procedures and standards were maintained in the substance abuse of recovery treatment services practice and procedures manual. The SARU Program Administrator was responsible for the oversight and management of clinical treatment services and individual service records. The section titled, “referrals for substance use disorder services” did not indicate how the agency documented when patients were referred to Health Services for medications for opioid use disorder (MOUD).</w:t>
      </w:r>
    </w:p>
    <w:p w14:paraId="518178B4" w14:textId="77777777" w:rsidR="00901FAA" w:rsidRPr="00901FAA" w:rsidRDefault="00901FAA" w:rsidP="00901FAA">
      <w:pPr>
        <w:pStyle w:val="NoSpacing"/>
        <w:ind w:right="288"/>
        <w:rPr>
          <w:rFonts w:ascii="Arial" w:hAnsi="Arial" w:cs="Arial"/>
          <w:bCs/>
          <w:iCs/>
          <w:sz w:val="24"/>
          <w:szCs w:val="24"/>
        </w:rPr>
      </w:pPr>
    </w:p>
    <w:p w14:paraId="6F006DB3" w14:textId="77777777" w:rsidR="00901FAA" w:rsidRPr="00901FAA" w:rsidRDefault="00901FAA" w:rsidP="00901FAA">
      <w:pPr>
        <w:pStyle w:val="NoSpacing"/>
        <w:ind w:right="288"/>
        <w:rPr>
          <w:rFonts w:ascii="Arial" w:hAnsi="Arial" w:cs="Arial"/>
          <w:bCs/>
          <w:iCs/>
          <w:sz w:val="24"/>
          <w:szCs w:val="24"/>
        </w:rPr>
      </w:pPr>
      <w:r w:rsidRPr="00901FAA">
        <w:rPr>
          <w:rFonts w:ascii="Arial" w:hAnsi="Arial" w:cs="Arial"/>
          <w:bCs/>
          <w:iCs/>
          <w:sz w:val="24"/>
          <w:szCs w:val="24"/>
        </w:rPr>
        <w:t>Review of agency policy and procedure titled, “Substance Abuse Recovery Unit (SARU) and Mental Health Unit (MH) Treatment Services” dated 03/2024, stated that documentation of coordination of care, including, all service encounters and any referral for specialized care were required.</w:t>
      </w:r>
    </w:p>
    <w:p w14:paraId="7E7D63D6" w14:textId="77777777" w:rsidR="00901FAA" w:rsidRPr="00901FAA" w:rsidRDefault="00901FAA" w:rsidP="00901FAA">
      <w:pPr>
        <w:pStyle w:val="NoSpacing"/>
        <w:ind w:right="288"/>
        <w:rPr>
          <w:rFonts w:ascii="Arial" w:hAnsi="Arial" w:cs="Arial"/>
          <w:bCs/>
          <w:iCs/>
          <w:sz w:val="24"/>
          <w:szCs w:val="24"/>
        </w:rPr>
      </w:pPr>
    </w:p>
    <w:p w14:paraId="2B6BF3AB" w14:textId="151B01C1" w:rsidR="00901FAA" w:rsidRPr="00901FAA" w:rsidRDefault="00901FAA" w:rsidP="00901FAA">
      <w:pPr>
        <w:pStyle w:val="NoSpacing"/>
        <w:ind w:right="288"/>
        <w:rPr>
          <w:rFonts w:ascii="Arial" w:hAnsi="Arial" w:cs="Arial"/>
          <w:bCs/>
          <w:iCs/>
          <w:sz w:val="24"/>
          <w:szCs w:val="24"/>
        </w:rPr>
      </w:pPr>
      <w:r w:rsidRPr="00901FAA">
        <w:rPr>
          <w:rFonts w:ascii="Arial" w:hAnsi="Arial" w:cs="Arial"/>
          <w:bCs/>
          <w:iCs/>
          <w:sz w:val="24"/>
          <w:szCs w:val="24"/>
        </w:rPr>
        <w:t>Review of agency protocol titled, “SARU Treatment Referral and Continuum of Care” dated 06/13/24, stated that individuals identified as needing substance use disorder (SUD) treatment were added to a statewide operational dashboard to prioritize and manage placement availability based on the recommended level of care. The goal was to facilitate placement at a</w:t>
      </w:r>
      <w:ins w:id="236" w:author="McKinney, Sean M (DOH)" w:date="2024-10-17T09:09:00Z" w16du:dateUtc="2024-10-17T16:09:00Z">
        <w:r w:rsidR="001F0572">
          <w:rPr>
            <w:rFonts w:ascii="Arial" w:hAnsi="Arial" w:cs="Arial"/>
            <w:bCs/>
            <w:iCs/>
            <w:sz w:val="24"/>
            <w:szCs w:val="24"/>
          </w:rPr>
          <w:t>n</w:t>
        </w:r>
      </w:ins>
      <w:r w:rsidRPr="00901FAA">
        <w:rPr>
          <w:rFonts w:ascii="Arial" w:hAnsi="Arial" w:cs="Arial"/>
          <w:bCs/>
          <w:iCs/>
          <w:sz w:val="24"/>
          <w:szCs w:val="24"/>
        </w:rPr>
        <w:t xml:space="preserve"> </w:t>
      </w:r>
      <w:del w:id="237" w:author="McKinney, Sean M (DOH)" w:date="2024-10-17T09:09:00Z" w16du:dateUtc="2024-10-17T16:09:00Z">
        <w:r w:rsidRPr="00901FAA" w:rsidDel="001F0572">
          <w:rPr>
            <w:rFonts w:ascii="Arial" w:hAnsi="Arial" w:cs="Arial"/>
            <w:bCs/>
            <w:iCs/>
            <w:sz w:val="24"/>
            <w:szCs w:val="24"/>
          </w:rPr>
          <w:delText xml:space="preserve">facility </w:delText>
        </w:r>
      </w:del>
      <w:ins w:id="238" w:author="McKinney, Sean M (DOH)" w:date="2024-10-17T09:09:00Z" w16du:dateUtc="2024-10-17T16:09:00Z">
        <w:r w:rsidR="001F0572">
          <w:rPr>
            <w:rFonts w:ascii="Arial" w:hAnsi="Arial" w:cs="Arial"/>
            <w:bCs/>
            <w:iCs/>
            <w:sz w:val="24"/>
            <w:szCs w:val="24"/>
          </w:rPr>
          <w:t>agency</w:t>
        </w:r>
        <w:r w:rsidR="001F0572" w:rsidRPr="00901FAA">
          <w:rPr>
            <w:rFonts w:ascii="Arial" w:hAnsi="Arial" w:cs="Arial"/>
            <w:bCs/>
            <w:iCs/>
            <w:sz w:val="24"/>
            <w:szCs w:val="24"/>
          </w:rPr>
          <w:t xml:space="preserve"> </w:t>
        </w:r>
      </w:ins>
      <w:r w:rsidRPr="00901FAA">
        <w:rPr>
          <w:rFonts w:ascii="Arial" w:hAnsi="Arial" w:cs="Arial"/>
          <w:bCs/>
          <w:iCs/>
          <w:sz w:val="24"/>
          <w:szCs w:val="24"/>
        </w:rPr>
        <w:t>where the individual’s recommended level of care was available. Any staff may refer an individual to SARU for treatment then individuals are prioritized by referral source as well as factors such as: drug overdoses, positive urinalysis, multiple unsuccessful SUD treatment attempts, earned release date, SARU clinical staffing, and Indeterminate Sentence Review Board (ISBR).</w:t>
      </w:r>
    </w:p>
    <w:p w14:paraId="676FA263" w14:textId="77777777" w:rsidR="00901FAA" w:rsidRPr="00901FAA" w:rsidRDefault="00901FAA" w:rsidP="00901FAA">
      <w:pPr>
        <w:pStyle w:val="NoSpacing"/>
        <w:ind w:right="288"/>
        <w:rPr>
          <w:rFonts w:ascii="Arial" w:hAnsi="Arial" w:cs="Arial"/>
          <w:bCs/>
          <w:iCs/>
          <w:sz w:val="24"/>
          <w:szCs w:val="24"/>
        </w:rPr>
      </w:pPr>
    </w:p>
    <w:p w14:paraId="40B5A3CE" w14:textId="77777777" w:rsidR="00901FAA" w:rsidRPr="00901FAA" w:rsidRDefault="00901FAA" w:rsidP="00901FAA">
      <w:pPr>
        <w:pStyle w:val="NoSpacing"/>
        <w:ind w:right="288"/>
        <w:rPr>
          <w:rFonts w:ascii="Arial" w:hAnsi="Arial" w:cs="Arial"/>
          <w:bCs/>
          <w:iCs/>
          <w:sz w:val="24"/>
          <w:szCs w:val="24"/>
        </w:rPr>
      </w:pPr>
      <w:r w:rsidRPr="00901FAA">
        <w:rPr>
          <w:rFonts w:ascii="Arial" w:hAnsi="Arial" w:cs="Arial"/>
          <w:bCs/>
          <w:iCs/>
          <w:sz w:val="24"/>
          <w:szCs w:val="24"/>
        </w:rPr>
        <w:t xml:space="preserve">Review of </w:t>
      </w:r>
      <w:commentRangeStart w:id="239"/>
      <w:commentRangeStart w:id="240"/>
      <w:r w:rsidRPr="00901FAA">
        <w:rPr>
          <w:rFonts w:ascii="Arial" w:hAnsi="Arial" w:cs="Arial"/>
          <w:bCs/>
          <w:iCs/>
          <w:sz w:val="24"/>
          <w:szCs w:val="24"/>
        </w:rPr>
        <w:t xml:space="preserve">Patient #1’s clinical record </w:t>
      </w:r>
      <w:commentRangeEnd w:id="239"/>
      <w:r w:rsidR="005306F5">
        <w:rPr>
          <w:rStyle w:val="CommentReference"/>
          <w:rFonts w:ascii="Times New Roman" w:eastAsia="Times New Roman" w:hAnsi="Times New Roman" w:cs="Times New Roman"/>
        </w:rPr>
        <w:commentReference w:id="239"/>
      </w:r>
      <w:commentRangeEnd w:id="240"/>
      <w:r w:rsidR="00F664DF">
        <w:rPr>
          <w:rStyle w:val="CommentReference"/>
          <w:rFonts w:ascii="Times New Roman" w:eastAsia="Times New Roman" w:hAnsi="Times New Roman" w:cs="Times New Roman"/>
        </w:rPr>
        <w:commentReference w:id="240"/>
      </w:r>
      <w:r w:rsidRPr="00901FAA">
        <w:rPr>
          <w:rFonts w:ascii="Arial" w:hAnsi="Arial" w:cs="Arial"/>
          <w:bCs/>
          <w:iCs/>
          <w:sz w:val="24"/>
          <w:szCs w:val="24"/>
        </w:rPr>
        <w:t>showed a document titled, “Health Services Kite” dated 06/21/24, that stated Patient #1 was scheduled to receive injectable MOUD the week of 06/24/24.</w:t>
      </w:r>
    </w:p>
    <w:p w14:paraId="1359E8A2" w14:textId="77777777" w:rsidR="00901FAA" w:rsidRPr="00901FAA" w:rsidRDefault="00901FAA" w:rsidP="00901FAA">
      <w:pPr>
        <w:pStyle w:val="NoSpacing"/>
        <w:ind w:right="288"/>
        <w:rPr>
          <w:rFonts w:ascii="Arial" w:hAnsi="Arial" w:cs="Arial"/>
          <w:bCs/>
          <w:iCs/>
          <w:sz w:val="24"/>
          <w:szCs w:val="24"/>
        </w:rPr>
      </w:pPr>
    </w:p>
    <w:p w14:paraId="7B3E5DAC" w14:textId="46A91364" w:rsidR="00901FAA" w:rsidRPr="00901FAA" w:rsidRDefault="00901FAA" w:rsidP="00901FAA">
      <w:pPr>
        <w:pStyle w:val="NoSpacing"/>
        <w:ind w:right="288"/>
        <w:rPr>
          <w:rFonts w:ascii="Arial" w:hAnsi="Arial" w:cs="Arial"/>
          <w:bCs/>
          <w:iCs/>
          <w:sz w:val="24"/>
          <w:szCs w:val="24"/>
        </w:rPr>
      </w:pPr>
      <w:r w:rsidRPr="00901FAA">
        <w:rPr>
          <w:rFonts w:ascii="Arial" w:hAnsi="Arial" w:cs="Arial"/>
          <w:bCs/>
          <w:iCs/>
          <w:sz w:val="24"/>
          <w:szCs w:val="24"/>
        </w:rPr>
        <w:lastRenderedPageBreak/>
        <w:t xml:space="preserve">Review of Patient #1’s clinical record showed a document titled, “Health Services Kite” dated 07/24/24, that stated Patient #1 had positive experiences with their recent injectable MOUD. Patient #1 stated that </w:t>
      </w:r>
      <w:ins w:id="241" w:author="Lee, Emely J (DOH)" w:date="2024-10-15T07:34:00Z" w16du:dateUtc="2024-10-15T14:34:00Z">
        <w:r w:rsidR="00C93E10">
          <w:rPr>
            <w:rFonts w:ascii="Arial" w:hAnsi="Arial" w:cs="Arial"/>
            <w:bCs/>
            <w:iCs/>
            <w:sz w:val="24"/>
            <w:szCs w:val="24"/>
          </w:rPr>
          <w:t xml:space="preserve">they </w:t>
        </w:r>
      </w:ins>
      <w:r w:rsidRPr="00901FAA">
        <w:rPr>
          <w:rFonts w:ascii="Arial" w:hAnsi="Arial" w:cs="Arial"/>
          <w:bCs/>
          <w:iCs/>
          <w:sz w:val="24"/>
          <w:szCs w:val="24"/>
        </w:rPr>
        <w:t xml:space="preserve">had withdrawal symptoms and intermittent cravings. It was unclear which staff provided a response, however </w:t>
      </w:r>
      <w:r>
        <w:rPr>
          <w:rFonts w:ascii="Arial" w:hAnsi="Arial" w:cs="Arial"/>
          <w:bCs/>
          <w:iCs/>
          <w:sz w:val="24"/>
          <w:szCs w:val="24"/>
        </w:rPr>
        <w:t>staff</w:t>
      </w:r>
      <w:r w:rsidRPr="00901FAA">
        <w:rPr>
          <w:rFonts w:ascii="Arial" w:hAnsi="Arial" w:cs="Arial"/>
          <w:bCs/>
          <w:iCs/>
          <w:sz w:val="24"/>
          <w:szCs w:val="24"/>
        </w:rPr>
        <w:t xml:space="preserve"> stated Patient #1 would continue on Sublocade based on a conversation with Staff </w:t>
      </w:r>
      <w:r>
        <w:rPr>
          <w:rFonts w:ascii="Arial" w:hAnsi="Arial" w:cs="Arial"/>
          <w:bCs/>
          <w:iCs/>
          <w:sz w:val="24"/>
          <w:szCs w:val="24"/>
        </w:rPr>
        <w:t>F</w:t>
      </w:r>
      <w:r w:rsidRPr="00901FAA">
        <w:rPr>
          <w:rFonts w:ascii="Arial" w:hAnsi="Arial" w:cs="Arial"/>
          <w:bCs/>
          <w:iCs/>
          <w:sz w:val="24"/>
          <w:szCs w:val="24"/>
        </w:rPr>
        <w:t>.</w:t>
      </w:r>
    </w:p>
    <w:p w14:paraId="229C92FC" w14:textId="77777777" w:rsidR="00901FAA" w:rsidRPr="00901FAA" w:rsidRDefault="00901FAA" w:rsidP="00901FAA">
      <w:pPr>
        <w:pStyle w:val="NoSpacing"/>
        <w:ind w:right="288"/>
        <w:rPr>
          <w:rFonts w:ascii="Arial" w:hAnsi="Arial" w:cs="Arial"/>
          <w:bCs/>
          <w:iCs/>
          <w:sz w:val="24"/>
          <w:szCs w:val="24"/>
        </w:rPr>
      </w:pPr>
    </w:p>
    <w:p w14:paraId="6BBF9EFE" w14:textId="72D0AD76" w:rsidR="00901FAA" w:rsidRPr="00901FAA" w:rsidRDefault="00901FAA" w:rsidP="00901FAA">
      <w:pPr>
        <w:pStyle w:val="NoSpacing"/>
        <w:ind w:right="288"/>
        <w:rPr>
          <w:rFonts w:ascii="Arial" w:hAnsi="Arial" w:cs="Arial"/>
          <w:bCs/>
          <w:iCs/>
          <w:sz w:val="24"/>
          <w:szCs w:val="24"/>
        </w:rPr>
      </w:pPr>
      <w:r w:rsidRPr="00901FAA">
        <w:rPr>
          <w:rFonts w:ascii="Arial" w:hAnsi="Arial" w:cs="Arial"/>
          <w:bCs/>
          <w:iCs/>
          <w:sz w:val="24"/>
          <w:szCs w:val="24"/>
        </w:rPr>
        <w:t xml:space="preserve">Review of Patient #1’s clinical record showed a document titled, “Health Services Kite” dated 08/01/24, that stated Patient #1 attempted to contact Staff </w:t>
      </w:r>
      <w:r>
        <w:rPr>
          <w:rFonts w:ascii="Arial" w:hAnsi="Arial" w:cs="Arial"/>
          <w:bCs/>
          <w:iCs/>
          <w:sz w:val="24"/>
          <w:szCs w:val="24"/>
        </w:rPr>
        <w:t>F</w:t>
      </w:r>
      <w:r w:rsidRPr="00901FAA">
        <w:rPr>
          <w:rFonts w:ascii="Arial" w:hAnsi="Arial" w:cs="Arial"/>
          <w:bCs/>
          <w:iCs/>
          <w:sz w:val="24"/>
          <w:szCs w:val="24"/>
        </w:rPr>
        <w:t xml:space="preserve"> with questions related to their upcoming injectable MOUD. The document was scanned to Staff </w:t>
      </w:r>
      <w:r>
        <w:rPr>
          <w:rFonts w:ascii="Arial" w:hAnsi="Arial" w:cs="Arial"/>
          <w:bCs/>
          <w:iCs/>
          <w:sz w:val="24"/>
          <w:szCs w:val="24"/>
        </w:rPr>
        <w:t>F</w:t>
      </w:r>
      <w:r w:rsidRPr="00901FAA">
        <w:rPr>
          <w:rFonts w:ascii="Arial" w:hAnsi="Arial" w:cs="Arial"/>
          <w:bCs/>
          <w:iCs/>
          <w:sz w:val="24"/>
          <w:szCs w:val="24"/>
        </w:rPr>
        <w:t xml:space="preserve"> on 08/06/24. Staff </w:t>
      </w:r>
      <w:r>
        <w:rPr>
          <w:rFonts w:ascii="Arial" w:hAnsi="Arial" w:cs="Arial"/>
          <w:bCs/>
          <w:iCs/>
          <w:sz w:val="24"/>
          <w:szCs w:val="24"/>
        </w:rPr>
        <w:t>F</w:t>
      </w:r>
      <w:r w:rsidRPr="00901FAA">
        <w:rPr>
          <w:rFonts w:ascii="Arial" w:hAnsi="Arial" w:cs="Arial"/>
          <w:bCs/>
          <w:iCs/>
          <w:sz w:val="24"/>
          <w:szCs w:val="24"/>
        </w:rPr>
        <w:t xml:space="preserve"> was out of the office until 08/12/24.</w:t>
      </w:r>
    </w:p>
    <w:p w14:paraId="3143611F" w14:textId="77777777" w:rsidR="00901FAA" w:rsidRPr="00901FAA" w:rsidRDefault="00901FAA" w:rsidP="00901FAA">
      <w:pPr>
        <w:pStyle w:val="NoSpacing"/>
        <w:ind w:right="288"/>
        <w:rPr>
          <w:rFonts w:ascii="Arial" w:hAnsi="Arial" w:cs="Arial"/>
          <w:bCs/>
          <w:iCs/>
          <w:sz w:val="24"/>
          <w:szCs w:val="24"/>
        </w:rPr>
      </w:pPr>
    </w:p>
    <w:p w14:paraId="00F1BD01" w14:textId="7C5DCAB0" w:rsidR="00901FAA" w:rsidRPr="00901FAA" w:rsidRDefault="00901FAA" w:rsidP="00901FAA">
      <w:pPr>
        <w:pStyle w:val="NoSpacing"/>
        <w:ind w:right="288"/>
        <w:rPr>
          <w:rFonts w:ascii="Arial" w:hAnsi="Arial" w:cs="Arial"/>
          <w:bCs/>
          <w:iCs/>
          <w:sz w:val="24"/>
          <w:szCs w:val="24"/>
        </w:rPr>
      </w:pPr>
      <w:r w:rsidRPr="00901FAA">
        <w:rPr>
          <w:rFonts w:ascii="Arial" w:hAnsi="Arial" w:cs="Arial"/>
          <w:bCs/>
          <w:iCs/>
          <w:sz w:val="24"/>
          <w:szCs w:val="24"/>
        </w:rPr>
        <w:t>Review of Patient #1’s Medication Administration Record (MAR) dated 06/2024, showed Patient #1 was ordered 8mg Suboxone film on 06/11/24. On 06/18/24, Patient #1 was ordered</w:t>
      </w:r>
      <w:r>
        <w:rPr>
          <w:rFonts w:ascii="Arial" w:hAnsi="Arial" w:cs="Arial"/>
          <w:bCs/>
          <w:iCs/>
          <w:sz w:val="24"/>
          <w:szCs w:val="24"/>
        </w:rPr>
        <w:t xml:space="preserve"> Sublocade (</w:t>
      </w:r>
      <w:r w:rsidRPr="00901FAA">
        <w:rPr>
          <w:rFonts w:ascii="Arial" w:hAnsi="Arial" w:cs="Arial"/>
          <w:bCs/>
          <w:iCs/>
          <w:sz w:val="24"/>
          <w:szCs w:val="24"/>
        </w:rPr>
        <w:t>Buprenorphine</w:t>
      </w:r>
      <w:r>
        <w:rPr>
          <w:rFonts w:ascii="Arial" w:hAnsi="Arial" w:cs="Arial"/>
          <w:bCs/>
          <w:iCs/>
          <w:sz w:val="24"/>
          <w:szCs w:val="24"/>
        </w:rPr>
        <w:t>)</w:t>
      </w:r>
      <w:r w:rsidRPr="00901FAA">
        <w:rPr>
          <w:rFonts w:ascii="Arial" w:hAnsi="Arial" w:cs="Arial"/>
          <w:bCs/>
          <w:iCs/>
          <w:sz w:val="24"/>
          <w:szCs w:val="24"/>
        </w:rPr>
        <w:t xml:space="preserve"> 300mg/ 1.5ml and ordered to continue Suboxone until Sublocade could be administered. Patient #1 was administered Suboxone films daily </w:t>
      </w:r>
      <w:r>
        <w:rPr>
          <w:rFonts w:ascii="Arial" w:hAnsi="Arial" w:cs="Arial"/>
          <w:bCs/>
          <w:iCs/>
          <w:sz w:val="24"/>
          <w:szCs w:val="24"/>
        </w:rPr>
        <w:t>from</w:t>
      </w:r>
      <w:r w:rsidRPr="00901FAA">
        <w:rPr>
          <w:rFonts w:ascii="Arial" w:hAnsi="Arial" w:cs="Arial"/>
          <w:bCs/>
          <w:iCs/>
          <w:sz w:val="24"/>
          <w:szCs w:val="24"/>
        </w:rPr>
        <w:t xml:space="preserve"> 06/12/24 through 06/30/24.</w:t>
      </w:r>
    </w:p>
    <w:p w14:paraId="54EC8190" w14:textId="77777777" w:rsidR="00901FAA" w:rsidRPr="00901FAA" w:rsidRDefault="00901FAA" w:rsidP="00901FAA">
      <w:pPr>
        <w:pStyle w:val="NoSpacing"/>
        <w:ind w:right="288"/>
        <w:rPr>
          <w:rFonts w:ascii="Arial" w:hAnsi="Arial" w:cs="Arial"/>
          <w:bCs/>
          <w:iCs/>
          <w:sz w:val="24"/>
          <w:szCs w:val="24"/>
        </w:rPr>
      </w:pPr>
    </w:p>
    <w:p w14:paraId="5F8AAA24" w14:textId="7A682785" w:rsidR="00901FAA" w:rsidRDefault="00901FAA" w:rsidP="00901FAA">
      <w:pPr>
        <w:pStyle w:val="NoSpacing"/>
        <w:ind w:right="288"/>
        <w:rPr>
          <w:rFonts w:ascii="Arial" w:hAnsi="Arial" w:cs="Arial"/>
          <w:bCs/>
          <w:iCs/>
          <w:sz w:val="24"/>
          <w:szCs w:val="24"/>
        </w:rPr>
      </w:pPr>
      <w:r w:rsidRPr="00901FAA">
        <w:rPr>
          <w:rFonts w:ascii="Arial" w:hAnsi="Arial" w:cs="Arial"/>
          <w:bCs/>
          <w:iCs/>
          <w:sz w:val="24"/>
          <w:szCs w:val="24"/>
        </w:rPr>
        <w:t xml:space="preserve">Review of Patient #1’s Medication Administration Record (MAR) dated 07/2024, showed Patient #1 was ordered Buprenorphine ER 300/1.5mg on 07/10/24. Patient #1 was administered Suboxone films daily </w:t>
      </w:r>
      <w:r>
        <w:rPr>
          <w:rFonts w:ascii="Arial" w:hAnsi="Arial" w:cs="Arial"/>
          <w:bCs/>
          <w:iCs/>
          <w:sz w:val="24"/>
          <w:szCs w:val="24"/>
        </w:rPr>
        <w:t>from</w:t>
      </w:r>
      <w:r w:rsidRPr="00901FAA">
        <w:rPr>
          <w:rFonts w:ascii="Arial" w:hAnsi="Arial" w:cs="Arial"/>
          <w:bCs/>
          <w:iCs/>
          <w:sz w:val="24"/>
          <w:szCs w:val="24"/>
        </w:rPr>
        <w:t xml:space="preserve"> 07/01/24 through 07/10/24. Suboxone films were ordered to be discontinued after Sublocade was administered</w:t>
      </w:r>
      <w:r>
        <w:rPr>
          <w:rFonts w:ascii="Arial" w:hAnsi="Arial" w:cs="Arial"/>
          <w:bCs/>
          <w:iCs/>
          <w:sz w:val="24"/>
          <w:szCs w:val="24"/>
        </w:rPr>
        <w:t xml:space="preserve"> on 07/10/24</w:t>
      </w:r>
      <w:r w:rsidRPr="00901FAA">
        <w:rPr>
          <w:rFonts w:ascii="Arial" w:hAnsi="Arial" w:cs="Arial"/>
          <w:bCs/>
          <w:iCs/>
          <w:sz w:val="24"/>
          <w:szCs w:val="24"/>
        </w:rPr>
        <w:t>.</w:t>
      </w:r>
    </w:p>
    <w:p w14:paraId="5F929EBA" w14:textId="77777777" w:rsidR="00203C70" w:rsidRDefault="00203C70" w:rsidP="00901FAA">
      <w:pPr>
        <w:pStyle w:val="NoSpacing"/>
        <w:ind w:right="288"/>
        <w:rPr>
          <w:rFonts w:ascii="Arial" w:hAnsi="Arial" w:cs="Arial"/>
          <w:bCs/>
          <w:iCs/>
          <w:sz w:val="24"/>
          <w:szCs w:val="24"/>
        </w:rPr>
      </w:pPr>
    </w:p>
    <w:p w14:paraId="2FBFE9B4" w14:textId="03B816A7" w:rsidR="00203C70" w:rsidRDefault="00203C70" w:rsidP="00901FAA">
      <w:pPr>
        <w:pStyle w:val="NoSpacing"/>
        <w:ind w:right="288"/>
        <w:rPr>
          <w:ins w:id="242" w:author="Lee, Emely J (DOH)" w:date="2024-10-14T11:48:00Z" w16du:dateUtc="2024-10-14T18:48:00Z"/>
          <w:rFonts w:ascii="Arial" w:hAnsi="Arial" w:cs="Arial"/>
          <w:bCs/>
          <w:iCs/>
          <w:sz w:val="24"/>
          <w:szCs w:val="24"/>
        </w:rPr>
      </w:pPr>
      <w:r w:rsidRPr="00203C70">
        <w:rPr>
          <w:rFonts w:ascii="Arial" w:hAnsi="Arial" w:cs="Arial"/>
          <w:bCs/>
          <w:iCs/>
          <w:sz w:val="24"/>
          <w:szCs w:val="24"/>
        </w:rPr>
        <w:t>No record of a referral to Staff F was found in Patient #1’s clinical record.</w:t>
      </w:r>
    </w:p>
    <w:p w14:paraId="61A10FF2" w14:textId="48CB033D" w:rsidR="0003264A" w:rsidDel="00E60964" w:rsidRDefault="0003264A" w:rsidP="00901FAA">
      <w:pPr>
        <w:pStyle w:val="NoSpacing"/>
        <w:ind w:right="288"/>
        <w:rPr>
          <w:del w:id="243" w:author="Lee, Emely J (DOH)" w:date="2024-10-15T07:35:00Z" w16du:dateUtc="2024-10-15T14:35:00Z"/>
          <w:rFonts w:ascii="Arial" w:hAnsi="Arial" w:cs="Arial"/>
          <w:bCs/>
          <w:iCs/>
          <w:sz w:val="24"/>
          <w:szCs w:val="24"/>
        </w:rPr>
      </w:pPr>
    </w:p>
    <w:p w14:paraId="20128445" w14:textId="77777777" w:rsidR="00203C70" w:rsidRDefault="00203C70" w:rsidP="00901FAA">
      <w:pPr>
        <w:pStyle w:val="NoSpacing"/>
        <w:ind w:right="288"/>
        <w:rPr>
          <w:rFonts w:ascii="Arial" w:hAnsi="Arial" w:cs="Arial"/>
          <w:bCs/>
          <w:iCs/>
          <w:sz w:val="24"/>
          <w:szCs w:val="24"/>
        </w:rPr>
      </w:pPr>
    </w:p>
    <w:p w14:paraId="38A2D680" w14:textId="6BA70A6C" w:rsidR="00203C70" w:rsidRPr="00901FAA" w:rsidRDefault="00640781" w:rsidP="00901FAA">
      <w:pPr>
        <w:pStyle w:val="NoSpacing"/>
        <w:ind w:right="288"/>
        <w:rPr>
          <w:rFonts w:ascii="Arial" w:hAnsi="Arial" w:cs="Arial"/>
          <w:bCs/>
          <w:iCs/>
          <w:sz w:val="24"/>
          <w:szCs w:val="24"/>
        </w:rPr>
      </w:pPr>
      <w:r>
        <w:rPr>
          <w:rFonts w:ascii="Arial" w:hAnsi="Arial" w:cs="Arial"/>
          <w:bCs/>
          <w:iCs/>
          <w:sz w:val="24"/>
          <w:szCs w:val="24"/>
        </w:rPr>
        <w:t xml:space="preserve">Based on interview, policy and procedure review, and document review the agency administrator failed to ensure </w:t>
      </w:r>
      <w:r w:rsidRPr="00640781">
        <w:rPr>
          <w:rFonts w:ascii="Arial" w:hAnsi="Arial" w:cs="Arial"/>
          <w:bCs/>
          <w:iCs/>
          <w:sz w:val="24"/>
          <w:szCs w:val="24"/>
        </w:rPr>
        <w:t>the day-to-day operation of the agency’s provision of certified behavior health treatment services, including ensuring that administrative matters and care services met applicable rules, and policies. The agency failed to document coordination with systems relevant to treatment.</w:t>
      </w:r>
    </w:p>
    <w:p w14:paraId="5FA82611" w14:textId="77777777" w:rsidR="00901FAA" w:rsidRPr="00901FAA" w:rsidRDefault="00901FAA" w:rsidP="00B15F29">
      <w:pPr>
        <w:pStyle w:val="NoSpacing"/>
        <w:ind w:right="288"/>
        <w:rPr>
          <w:rFonts w:ascii="Arial" w:hAnsi="Arial" w:cs="Arial"/>
          <w:bCs/>
          <w:iCs/>
          <w:sz w:val="24"/>
          <w:szCs w:val="24"/>
        </w:rPr>
      </w:pPr>
    </w:p>
    <w:p w14:paraId="58652312" w14:textId="4BD960C2" w:rsidR="00B15F29" w:rsidRPr="00EF00CB" w:rsidRDefault="00B15F29" w:rsidP="00B15F29">
      <w:pPr>
        <w:pStyle w:val="NoSpacing"/>
        <w:ind w:right="288"/>
        <w:rPr>
          <w:rFonts w:ascii="Arial" w:hAnsi="Arial" w:cs="Arial"/>
          <w:b/>
          <w:sz w:val="32"/>
          <w:szCs w:val="32"/>
        </w:rPr>
      </w:pPr>
      <w:r w:rsidRPr="00EF00CB">
        <w:rPr>
          <w:rFonts w:ascii="Arial" w:hAnsi="Arial" w:cs="Arial"/>
          <w:b/>
          <w:sz w:val="32"/>
          <w:szCs w:val="32"/>
        </w:rPr>
        <w:t>Conclusion/ Results of Investigation</w:t>
      </w:r>
      <w:r w:rsidR="00404EA1">
        <w:rPr>
          <w:rFonts w:ascii="Arial" w:hAnsi="Arial" w:cs="Arial"/>
          <w:b/>
          <w:sz w:val="32"/>
          <w:szCs w:val="32"/>
        </w:rPr>
        <w:t xml:space="preserve"> </w:t>
      </w:r>
    </w:p>
    <w:p w14:paraId="3AFF4AF2" w14:textId="77777777" w:rsidR="00B15F29" w:rsidRPr="00EF00CB" w:rsidRDefault="00B15F29" w:rsidP="00B15F29">
      <w:pPr>
        <w:pStyle w:val="NoSpacing"/>
        <w:ind w:right="288" w:firstLine="720"/>
        <w:rPr>
          <w:rFonts w:ascii="Arial" w:hAnsi="Arial" w:cs="Arial"/>
          <w:b/>
          <w:sz w:val="24"/>
          <w:szCs w:val="24"/>
        </w:rPr>
      </w:pPr>
    </w:p>
    <w:p w14:paraId="19AEA76E" w14:textId="35C5112B" w:rsidR="00261C3B" w:rsidDel="00EF3D5B" w:rsidRDefault="00261C3B" w:rsidP="00261C3B">
      <w:pPr>
        <w:pStyle w:val="NoSpacing"/>
        <w:numPr>
          <w:ilvl w:val="0"/>
          <w:numId w:val="9"/>
        </w:numPr>
        <w:ind w:right="288"/>
        <w:rPr>
          <w:del w:id="244" w:author="McKinney, Sean M (DOH)" w:date="2024-10-17T08:11:00Z" w16du:dateUtc="2024-10-17T15:11:00Z"/>
          <w:rFonts w:ascii="Arial" w:hAnsi="Arial" w:cs="Arial"/>
          <w:sz w:val="24"/>
          <w:szCs w:val="24"/>
        </w:rPr>
      </w:pPr>
      <w:del w:id="245" w:author="McKinney, Sean M (DOH)" w:date="2024-10-17T08:11:00Z" w16du:dateUtc="2024-10-17T15:11:00Z">
        <w:r w:rsidRPr="00EF00CB" w:rsidDel="00EF3D5B">
          <w:rPr>
            <w:rFonts w:ascii="Arial" w:hAnsi="Arial" w:cs="Arial"/>
            <w:sz w:val="24"/>
            <w:szCs w:val="24"/>
          </w:rPr>
          <w:delText>Allegation:</w:delText>
        </w:r>
        <w:r w:rsidDel="00EF3D5B">
          <w:rPr>
            <w:rFonts w:ascii="Arial" w:hAnsi="Arial" w:cs="Arial"/>
            <w:sz w:val="24"/>
            <w:szCs w:val="24"/>
          </w:rPr>
          <w:delText xml:space="preserve"> A potential violation of </w:delText>
        </w:r>
        <w:r w:rsidRPr="004959AC" w:rsidDel="00EF3D5B">
          <w:rPr>
            <w:rFonts w:ascii="Arial" w:hAnsi="Arial" w:cs="Arial"/>
            <w:sz w:val="24"/>
            <w:szCs w:val="24"/>
          </w:rPr>
          <w:delText>WAC 246-341-0300 Agency licensure and certification general information. (2)</w:delText>
        </w:r>
        <w:r w:rsidDel="00EF3D5B">
          <w:rPr>
            <w:rFonts w:ascii="Arial" w:hAnsi="Arial" w:cs="Arial"/>
            <w:sz w:val="24"/>
            <w:szCs w:val="24"/>
          </w:rPr>
          <w:delText>(b), (6)(b)(c)</w:delText>
        </w:r>
        <w:r w:rsidRPr="004959AC" w:rsidDel="00EF3D5B">
          <w:rPr>
            <w:rFonts w:ascii="Arial" w:hAnsi="Arial" w:cs="Arial"/>
            <w:sz w:val="24"/>
            <w:szCs w:val="24"/>
          </w:rPr>
          <w:delText xml:space="preserve"> Initial licensure of a behavioral health agency – Main site. The applicant shall submit a licensing application for a main site to the department that is signed by the agency's designated official. The application must include the following:</w:delText>
        </w:r>
        <w:r w:rsidDel="00EF3D5B">
          <w:rPr>
            <w:rFonts w:ascii="Arial" w:hAnsi="Arial" w:cs="Arial"/>
            <w:sz w:val="24"/>
            <w:szCs w:val="24"/>
          </w:rPr>
          <w:delText xml:space="preserve"> </w:delText>
        </w:r>
        <w:r w:rsidRPr="004959AC" w:rsidDel="00EF3D5B">
          <w:rPr>
            <w:rFonts w:ascii="Arial" w:hAnsi="Arial" w:cs="Arial"/>
            <w:sz w:val="24"/>
            <w:szCs w:val="24"/>
          </w:rPr>
          <w:delText>The type of certification(s) the agency is requesting, including the behavioral health services the agency will provide under the type of certification(s)</w:delText>
        </w:r>
        <w:r w:rsidDel="00EF3D5B">
          <w:rPr>
            <w:rFonts w:ascii="Arial" w:hAnsi="Arial" w:cs="Arial"/>
            <w:sz w:val="24"/>
            <w:szCs w:val="24"/>
          </w:rPr>
          <w:delText xml:space="preserve">; </w:delText>
        </w:r>
        <w:r w:rsidRPr="004959AC" w:rsidDel="00EF3D5B">
          <w:rPr>
            <w:rFonts w:ascii="Arial" w:hAnsi="Arial" w:cs="Arial"/>
            <w:sz w:val="24"/>
            <w:szCs w:val="24"/>
          </w:rPr>
          <w:delText>Amending a license. A license amendment is required when there is a change in the administrator, when adding or removing a certification or behavioral health service, or when closing a location. To amend a license the agency shall submit to the department a licensing application requesting the amendment that is signed by the agency's designated official. The application shall include the following requirements as applicable to the amendment being requested: Adding a certification. The agency must submit an application for certification before providing the behavioral health services listed under the certification. Adding a behavioral health service. The agency may add a behavioral health service that is included under its existing certification by submitting the notification of the added service to the department within 30 calendar days of beginning the service.</w:delText>
        </w:r>
        <w:r w:rsidDel="00EF3D5B">
          <w:rPr>
            <w:rFonts w:ascii="Arial" w:hAnsi="Arial" w:cs="Arial"/>
            <w:sz w:val="24"/>
            <w:szCs w:val="24"/>
          </w:rPr>
          <w:delText xml:space="preserve"> </w:delText>
        </w:r>
        <w:r w:rsidRPr="00C45B9F" w:rsidDel="00EF3D5B">
          <w:rPr>
            <w:rFonts w:ascii="Arial" w:hAnsi="Arial" w:cs="Arial"/>
            <w:b/>
            <w:bCs/>
            <w:sz w:val="24"/>
            <w:szCs w:val="24"/>
          </w:rPr>
          <w:delText>Not Substantiated</w:delText>
        </w:r>
      </w:del>
    </w:p>
    <w:p w14:paraId="5C59D4F7" w14:textId="510956C1" w:rsidR="00261C3B" w:rsidRPr="00AB0A57" w:rsidRDefault="00261C3B" w:rsidP="00261C3B">
      <w:pPr>
        <w:pStyle w:val="NoSpacing"/>
        <w:numPr>
          <w:ilvl w:val="0"/>
          <w:numId w:val="9"/>
        </w:numPr>
        <w:ind w:right="288"/>
        <w:rPr>
          <w:rFonts w:ascii="Arial" w:hAnsi="Arial" w:cs="Arial"/>
          <w:sz w:val="24"/>
          <w:szCs w:val="24"/>
        </w:rPr>
      </w:pPr>
      <w:r w:rsidRPr="00EF00CB">
        <w:rPr>
          <w:rFonts w:ascii="Arial" w:hAnsi="Arial" w:cs="Arial"/>
          <w:sz w:val="24"/>
          <w:szCs w:val="24"/>
        </w:rPr>
        <w:lastRenderedPageBreak/>
        <w:t>Allegation:</w:t>
      </w:r>
      <w:r>
        <w:rPr>
          <w:rFonts w:ascii="Arial" w:hAnsi="Arial" w:cs="Arial"/>
          <w:sz w:val="24"/>
          <w:szCs w:val="24"/>
        </w:rPr>
        <w:t xml:space="preserve"> A potential violation of </w:t>
      </w:r>
      <w:r w:rsidRPr="00AB0A57">
        <w:rPr>
          <w:rFonts w:ascii="Arial" w:hAnsi="Arial" w:cs="Arial"/>
          <w:bCs/>
          <w:sz w:val="24"/>
          <w:szCs w:val="24"/>
        </w:rPr>
        <w:t>WAC 246-341-0410 Agency administration Administrator key responsibilities, (1)(a)(b)(c) by failing to ensure day-to-day operation of the agency's provision of certified behavioral health treatment services, including: all administrative matters; individual care services; met all applicable rules, policies, and ethical standards.</w:t>
      </w:r>
      <w:r>
        <w:rPr>
          <w:rFonts w:ascii="Arial" w:hAnsi="Arial" w:cs="Arial"/>
          <w:bCs/>
          <w:sz w:val="24"/>
          <w:szCs w:val="24"/>
        </w:rPr>
        <w:t xml:space="preserve"> </w:t>
      </w:r>
      <w:r w:rsidRPr="00C45B9F">
        <w:rPr>
          <w:rFonts w:ascii="Arial" w:eastAsia="Times New Roman" w:hAnsi="Arial" w:cs="Arial"/>
          <w:b/>
          <w:bCs/>
          <w:sz w:val="24"/>
          <w:szCs w:val="24"/>
        </w:rPr>
        <w:t xml:space="preserve">Substantiated with deficient practice or condition </w:t>
      </w:r>
      <w:r>
        <w:rPr>
          <w:rFonts w:ascii="Arial" w:eastAsia="Times New Roman" w:hAnsi="Arial" w:cs="Arial"/>
          <w:b/>
          <w:bCs/>
          <w:sz w:val="24"/>
          <w:szCs w:val="24"/>
        </w:rPr>
        <w:t>cited</w:t>
      </w:r>
    </w:p>
    <w:p w14:paraId="7D4BF5CC" w14:textId="147F4B2F" w:rsidR="00261C3B" w:rsidRPr="00AB0A57" w:rsidRDefault="00261C3B" w:rsidP="00261C3B">
      <w:pPr>
        <w:pStyle w:val="NoSpacing"/>
        <w:numPr>
          <w:ilvl w:val="0"/>
          <w:numId w:val="9"/>
        </w:numPr>
        <w:ind w:right="288"/>
        <w:rPr>
          <w:rFonts w:ascii="Arial" w:hAnsi="Arial" w:cs="Arial"/>
          <w:bCs/>
          <w:sz w:val="24"/>
          <w:szCs w:val="24"/>
        </w:rPr>
      </w:pPr>
      <w:r w:rsidRPr="00EF00CB">
        <w:rPr>
          <w:rFonts w:ascii="Arial" w:hAnsi="Arial" w:cs="Arial"/>
          <w:sz w:val="24"/>
          <w:szCs w:val="24"/>
        </w:rPr>
        <w:t>Allegation:</w:t>
      </w:r>
      <w:r>
        <w:rPr>
          <w:rFonts w:ascii="Arial" w:hAnsi="Arial" w:cs="Arial"/>
          <w:sz w:val="24"/>
          <w:szCs w:val="24"/>
        </w:rPr>
        <w:t xml:space="preserve"> A </w:t>
      </w:r>
      <w:r w:rsidRPr="00AB0A57">
        <w:rPr>
          <w:rFonts w:ascii="Arial" w:hAnsi="Arial" w:cs="Arial"/>
          <w:sz w:val="24"/>
          <w:szCs w:val="24"/>
        </w:rPr>
        <w:t xml:space="preserve">potential violation of </w:t>
      </w:r>
      <w:r w:rsidRPr="00685F99">
        <w:rPr>
          <w:rFonts w:ascii="Arial" w:hAnsi="Arial" w:cs="Arial"/>
          <w:bCs/>
          <w:sz w:val="24"/>
          <w:szCs w:val="24"/>
        </w:rPr>
        <w:t>WAC 246-341-0420 Agency policies and procedures</w:t>
      </w:r>
      <w:r>
        <w:rPr>
          <w:rFonts w:ascii="Arial" w:hAnsi="Arial" w:cs="Arial"/>
          <w:bCs/>
          <w:sz w:val="24"/>
          <w:szCs w:val="24"/>
        </w:rPr>
        <w:t xml:space="preserve">, by failing to </w:t>
      </w:r>
      <w:r w:rsidRPr="00685F99">
        <w:rPr>
          <w:rFonts w:ascii="Arial" w:hAnsi="Arial" w:cs="Arial"/>
          <w:bCs/>
          <w:sz w:val="24"/>
          <w:szCs w:val="24"/>
        </w:rPr>
        <w:t>develop, implement, and maintain policies and procedures that address all of the applicable licensing and certification requirements of this chapter including administrative and personnel policies and procedures.</w:t>
      </w:r>
      <w:r>
        <w:rPr>
          <w:rFonts w:ascii="Arial" w:hAnsi="Arial" w:cs="Arial"/>
          <w:bCs/>
          <w:sz w:val="24"/>
          <w:szCs w:val="24"/>
        </w:rPr>
        <w:t xml:space="preserve"> </w:t>
      </w:r>
      <w:r w:rsidRPr="00C45B9F">
        <w:rPr>
          <w:rFonts w:ascii="Arial" w:hAnsi="Arial" w:cs="Arial"/>
          <w:b/>
          <w:bCs/>
          <w:sz w:val="24"/>
          <w:szCs w:val="24"/>
        </w:rPr>
        <w:t>Not Substantiated</w:t>
      </w:r>
    </w:p>
    <w:p w14:paraId="66218CCA" w14:textId="5FF8826C" w:rsidR="00261C3B" w:rsidRDefault="00261C3B" w:rsidP="00261C3B">
      <w:pPr>
        <w:pStyle w:val="NoSpacing"/>
        <w:numPr>
          <w:ilvl w:val="0"/>
          <w:numId w:val="9"/>
        </w:numPr>
        <w:ind w:right="288"/>
        <w:rPr>
          <w:rFonts w:ascii="Arial" w:hAnsi="Arial" w:cs="Arial"/>
          <w:sz w:val="24"/>
          <w:szCs w:val="24"/>
        </w:rPr>
      </w:pPr>
      <w:r w:rsidRPr="00EF00CB">
        <w:rPr>
          <w:rFonts w:ascii="Arial" w:hAnsi="Arial" w:cs="Arial"/>
          <w:sz w:val="24"/>
          <w:szCs w:val="24"/>
        </w:rPr>
        <w:t>Allegation:</w:t>
      </w:r>
      <w:r>
        <w:rPr>
          <w:rFonts w:ascii="Arial" w:hAnsi="Arial" w:cs="Arial"/>
          <w:sz w:val="24"/>
          <w:szCs w:val="24"/>
        </w:rPr>
        <w:t xml:space="preserve"> A potential violation of </w:t>
      </w:r>
      <w:r w:rsidRPr="00AB0A57">
        <w:rPr>
          <w:rFonts w:ascii="Arial" w:hAnsi="Arial" w:cs="Arial"/>
          <w:sz w:val="24"/>
          <w:szCs w:val="24"/>
        </w:rPr>
        <w:t>WAC 246-341-0425 Agency administration Individual service record system, (1) by failing to maintain a comprehensive individual service record system that included policies and procedures that protected an individual's personal health information.</w:t>
      </w:r>
      <w:r>
        <w:rPr>
          <w:rFonts w:ascii="Arial" w:hAnsi="Arial" w:cs="Arial"/>
          <w:sz w:val="24"/>
          <w:szCs w:val="24"/>
        </w:rPr>
        <w:t xml:space="preserve"> </w:t>
      </w:r>
      <w:r w:rsidRPr="00C45B9F">
        <w:rPr>
          <w:rFonts w:ascii="Arial" w:hAnsi="Arial" w:cs="Arial"/>
          <w:b/>
          <w:bCs/>
          <w:sz w:val="24"/>
          <w:szCs w:val="24"/>
        </w:rPr>
        <w:t>Not Substantiated</w:t>
      </w:r>
    </w:p>
    <w:p w14:paraId="302320FD" w14:textId="3EC2204A" w:rsidR="00261C3B" w:rsidRDefault="00261C3B" w:rsidP="00261C3B">
      <w:pPr>
        <w:pStyle w:val="NoSpacing"/>
        <w:numPr>
          <w:ilvl w:val="0"/>
          <w:numId w:val="9"/>
        </w:numPr>
        <w:ind w:right="288"/>
        <w:rPr>
          <w:rFonts w:ascii="Arial" w:hAnsi="Arial" w:cs="Arial"/>
          <w:sz w:val="24"/>
          <w:szCs w:val="24"/>
        </w:rPr>
      </w:pPr>
      <w:r w:rsidRPr="00EF00CB">
        <w:rPr>
          <w:rFonts w:ascii="Arial" w:hAnsi="Arial" w:cs="Arial"/>
          <w:sz w:val="24"/>
          <w:szCs w:val="24"/>
        </w:rPr>
        <w:t>Allegation:</w:t>
      </w:r>
      <w:r>
        <w:rPr>
          <w:rFonts w:ascii="Arial" w:hAnsi="Arial" w:cs="Arial"/>
          <w:sz w:val="24"/>
          <w:szCs w:val="24"/>
        </w:rPr>
        <w:t xml:space="preserve"> A potential violation of </w:t>
      </w:r>
      <w:r w:rsidRPr="00AB0A57">
        <w:rPr>
          <w:rFonts w:ascii="Arial" w:hAnsi="Arial" w:cs="Arial"/>
          <w:sz w:val="24"/>
          <w:szCs w:val="24"/>
        </w:rPr>
        <w:t>WAC 246-341-0600 Individual rights, (1) by failing to protect and promote individual participant rights applicable to the services the agency was certified to provide in compliance with this chapter, and chapters 70.41, 71.05, 71.12, 71.24, and 71.34 RCW.</w:t>
      </w:r>
      <w:r w:rsidRPr="00261C3B">
        <w:rPr>
          <w:rFonts w:ascii="Arial" w:hAnsi="Arial" w:cs="Arial"/>
          <w:b/>
          <w:bCs/>
          <w:sz w:val="24"/>
          <w:szCs w:val="24"/>
        </w:rPr>
        <w:t xml:space="preserve"> </w:t>
      </w:r>
      <w:r w:rsidRPr="00C45B9F">
        <w:rPr>
          <w:rFonts w:ascii="Arial" w:hAnsi="Arial" w:cs="Arial"/>
          <w:b/>
          <w:bCs/>
          <w:sz w:val="24"/>
          <w:szCs w:val="24"/>
        </w:rPr>
        <w:t>Not Substantiated</w:t>
      </w:r>
    </w:p>
    <w:p w14:paraId="4EB54A33" w14:textId="0ACDD64A" w:rsidR="00261C3B" w:rsidRDefault="00261C3B" w:rsidP="00261C3B">
      <w:pPr>
        <w:pStyle w:val="NoSpacing"/>
        <w:numPr>
          <w:ilvl w:val="0"/>
          <w:numId w:val="9"/>
        </w:numPr>
        <w:ind w:right="288"/>
        <w:rPr>
          <w:rFonts w:ascii="Arial" w:hAnsi="Arial" w:cs="Arial"/>
          <w:sz w:val="24"/>
          <w:szCs w:val="24"/>
        </w:rPr>
      </w:pPr>
      <w:r w:rsidRPr="00EF00CB">
        <w:rPr>
          <w:rFonts w:ascii="Arial" w:hAnsi="Arial" w:cs="Arial"/>
          <w:sz w:val="24"/>
          <w:szCs w:val="24"/>
        </w:rPr>
        <w:t>Allegation:</w:t>
      </w:r>
      <w:r>
        <w:rPr>
          <w:rFonts w:ascii="Arial" w:hAnsi="Arial" w:cs="Arial"/>
          <w:sz w:val="24"/>
          <w:szCs w:val="24"/>
        </w:rPr>
        <w:t xml:space="preserve"> A potential violation of </w:t>
      </w:r>
      <w:r w:rsidRPr="0019630A">
        <w:rPr>
          <w:rFonts w:ascii="Arial" w:hAnsi="Arial" w:cs="Arial"/>
          <w:sz w:val="24"/>
          <w:szCs w:val="24"/>
        </w:rPr>
        <w:t>WAC 246-341-0640 Individual service record content, (2)(i) when the following situations apply, the individual service record must include: documentation of coordination with any systems or organizations the individual identified as being relevant to treatment.</w:t>
      </w:r>
      <w:r>
        <w:rPr>
          <w:rFonts w:ascii="Arial" w:hAnsi="Arial" w:cs="Arial"/>
          <w:sz w:val="24"/>
          <w:szCs w:val="24"/>
        </w:rPr>
        <w:t xml:space="preserve"> </w:t>
      </w:r>
      <w:r w:rsidRPr="00C45B9F">
        <w:rPr>
          <w:rFonts w:ascii="Arial" w:eastAsia="Times New Roman" w:hAnsi="Arial" w:cs="Arial"/>
          <w:b/>
          <w:bCs/>
          <w:sz w:val="24"/>
          <w:szCs w:val="24"/>
        </w:rPr>
        <w:t xml:space="preserve">Substantiated with deficient practice or condition </w:t>
      </w:r>
      <w:r>
        <w:rPr>
          <w:rFonts w:ascii="Arial" w:eastAsia="Times New Roman" w:hAnsi="Arial" w:cs="Arial"/>
          <w:b/>
          <w:bCs/>
          <w:sz w:val="24"/>
          <w:szCs w:val="24"/>
        </w:rPr>
        <w:t>cited</w:t>
      </w:r>
    </w:p>
    <w:p w14:paraId="1BEC5A86" w14:textId="4F7923D8" w:rsidR="00261C3B" w:rsidRDefault="00261C3B" w:rsidP="00261C3B">
      <w:pPr>
        <w:pStyle w:val="NoSpacing"/>
        <w:numPr>
          <w:ilvl w:val="0"/>
          <w:numId w:val="9"/>
        </w:numPr>
        <w:ind w:right="288"/>
        <w:rPr>
          <w:rFonts w:ascii="Arial" w:hAnsi="Arial" w:cs="Arial"/>
          <w:sz w:val="24"/>
          <w:szCs w:val="24"/>
        </w:rPr>
      </w:pPr>
      <w:r w:rsidRPr="00EF00CB">
        <w:rPr>
          <w:rFonts w:ascii="Arial" w:hAnsi="Arial" w:cs="Arial"/>
          <w:sz w:val="24"/>
          <w:szCs w:val="24"/>
        </w:rPr>
        <w:t>Allegation:</w:t>
      </w:r>
      <w:r>
        <w:rPr>
          <w:rFonts w:ascii="Arial" w:hAnsi="Arial" w:cs="Arial"/>
          <w:sz w:val="24"/>
          <w:szCs w:val="24"/>
        </w:rPr>
        <w:t xml:space="preserve"> A potential violation of </w:t>
      </w:r>
      <w:r w:rsidRPr="001A5622">
        <w:rPr>
          <w:rFonts w:ascii="Arial" w:hAnsi="Arial" w:cs="Arial"/>
          <w:sz w:val="24"/>
          <w:szCs w:val="24"/>
        </w:rPr>
        <w:t>WAC 246-341-1105 Behavioral health residential and inpatient intervention, assessment and treatment services Certification standards, (2)(b) by failing to ensure access to necessary medical treatment, including emergency life-sustaining treatment and medication.</w:t>
      </w:r>
      <w:r>
        <w:rPr>
          <w:rFonts w:ascii="Arial" w:hAnsi="Arial" w:cs="Arial"/>
          <w:sz w:val="24"/>
          <w:szCs w:val="24"/>
        </w:rPr>
        <w:t xml:space="preserve"> </w:t>
      </w:r>
      <w:r w:rsidRPr="00C45B9F">
        <w:rPr>
          <w:rFonts w:ascii="Arial" w:hAnsi="Arial" w:cs="Arial"/>
          <w:b/>
          <w:bCs/>
          <w:sz w:val="24"/>
          <w:szCs w:val="24"/>
        </w:rPr>
        <w:t>Not Substantiated</w:t>
      </w:r>
    </w:p>
    <w:p w14:paraId="555991E8" w14:textId="7E14409F" w:rsidR="00261C3B" w:rsidRDefault="00261C3B" w:rsidP="00261C3B">
      <w:pPr>
        <w:pStyle w:val="NoSpacing"/>
        <w:numPr>
          <w:ilvl w:val="0"/>
          <w:numId w:val="9"/>
        </w:numPr>
        <w:ind w:right="288"/>
        <w:rPr>
          <w:rFonts w:ascii="Arial" w:hAnsi="Arial" w:cs="Arial"/>
          <w:sz w:val="24"/>
          <w:szCs w:val="24"/>
        </w:rPr>
      </w:pPr>
      <w:r w:rsidRPr="00EF00CB">
        <w:rPr>
          <w:rFonts w:ascii="Arial" w:hAnsi="Arial" w:cs="Arial"/>
          <w:sz w:val="24"/>
          <w:szCs w:val="24"/>
        </w:rPr>
        <w:t>Allegation:</w:t>
      </w:r>
      <w:r>
        <w:rPr>
          <w:rFonts w:ascii="Arial" w:hAnsi="Arial" w:cs="Arial"/>
          <w:sz w:val="24"/>
          <w:szCs w:val="24"/>
        </w:rPr>
        <w:t xml:space="preserve"> A potential violation of </w:t>
      </w:r>
      <w:r w:rsidRPr="001A5622">
        <w:rPr>
          <w:rFonts w:ascii="Arial" w:hAnsi="Arial" w:cs="Arial"/>
          <w:sz w:val="24"/>
          <w:szCs w:val="24"/>
        </w:rPr>
        <w:t>WAC 246-341-1108 Residential and inpatient substance use disorder treatment services Service standards, (4) by failing to inform individuals of their treatment options so they can make individualized choices for their treatment. This includes, as applicable, the initiation, continuation, or discontinuation of medications for substance use disorders.</w:t>
      </w:r>
      <w:r>
        <w:rPr>
          <w:rFonts w:ascii="Arial" w:hAnsi="Arial" w:cs="Arial"/>
          <w:sz w:val="24"/>
          <w:szCs w:val="24"/>
        </w:rPr>
        <w:t xml:space="preserve"> </w:t>
      </w:r>
      <w:r w:rsidRPr="00C45B9F">
        <w:rPr>
          <w:rFonts w:ascii="Arial" w:hAnsi="Arial" w:cs="Arial"/>
          <w:b/>
          <w:bCs/>
          <w:sz w:val="24"/>
          <w:szCs w:val="24"/>
        </w:rPr>
        <w:t>Not Substantiated</w:t>
      </w:r>
    </w:p>
    <w:p w14:paraId="6DCFA967" w14:textId="390B2392" w:rsidR="00DC1F02" w:rsidRPr="00261C3B" w:rsidRDefault="00261C3B" w:rsidP="00B15F29">
      <w:pPr>
        <w:pStyle w:val="NoSpacing"/>
        <w:numPr>
          <w:ilvl w:val="0"/>
          <w:numId w:val="9"/>
        </w:numPr>
        <w:ind w:right="288"/>
        <w:rPr>
          <w:rFonts w:ascii="Arial" w:hAnsi="Arial" w:cs="Arial"/>
          <w:sz w:val="24"/>
          <w:szCs w:val="24"/>
        </w:rPr>
      </w:pPr>
      <w:r w:rsidRPr="00EF00CB">
        <w:rPr>
          <w:rFonts w:ascii="Arial" w:hAnsi="Arial" w:cs="Arial"/>
          <w:sz w:val="24"/>
          <w:szCs w:val="24"/>
        </w:rPr>
        <w:t>Allegation:</w:t>
      </w:r>
      <w:r>
        <w:rPr>
          <w:rFonts w:ascii="Arial" w:hAnsi="Arial" w:cs="Arial"/>
          <w:sz w:val="24"/>
          <w:szCs w:val="24"/>
        </w:rPr>
        <w:t xml:space="preserve"> A potential violation of </w:t>
      </w:r>
      <w:r w:rsidRPr="00D54D65">
        <w:rPr>
          <w:rFonts w:ascii="Arial" w:hAnsi="Arial" w:cs="Arial"/>
          <w:sz w:val="24"/>
          <w:szCs w:val="24"/>
        </w:rPr>
        <w:t>WAC 246-341-1118 Residential and inpatient mental health services Service standards, (3)(a) by failing to document that each individual had received evaluations to determine the nature of the disorder and the treatment necessary.</w:t>
      </w:r>
      <w:r>
        <w:rPr>
          <w:rFonts w:ascii="Arial" w:hAnsi="Arial" w:cs="Arial"/>
          <w:sz w:val="24"/>
          <w:szCs w:val="24"/>
        </w:rPr>
        <w:t xml:space="preserve"> </w:t>
      </w:r>
      <w:r w:rsidRPr="00C45B9F">
        <w:rPr>
          <w:rFonts w:ascii="Arial" w:hAnsi="Arial" w:cs="Arial"/>
          <w:b/>
          <w:bCs/>
          <w:sz w:val="24"/>
          <w:szCs w:val="24"/>
        </w:rPr>
        <w:t>Not Substantiated</w:t>
      </w:r>
    </w:p>
    <w:p w14:paraId="4A95AA1B" w14:textId="77777777" w:rsidR="00D568A3" w:rsidRPr="00EF00CB" w:rsidRDefault="00D568A3" w:rsidP="00B15F29">
      <w:pPr>
        <w:pStyle w:val="NoSpacing"/>
        <w:ind w:right="288"/>
        <w:rPr>
          <w:rFonts w:ascii="Arial" w:hAnsi="Arial" w:cs="Arial"/>
          <w:b/>
          <w:sz w:val="24"/>
          <w:szCs w:val="24"/>
          <w:u w:val="single"/>
        </w:rPr>
      </w:pPr>
    </w:p>
    <w:p w14:paraId="4AFBCB23" w14:textId="2B916351" w:rsidR="00B15F29" w:rsidRPr="00EF00CB" w:rsidRDefault="00725439" w:rsidP="00B15F29">
      <w:pPr>
        <w:pStyle w:val="NoSpacing"/>
        <w:ind w:right="288"/>
        <w:rPr>
          <w:rFonts w:ascii="Arial" w:hAnsi="Arial" w:cs="Arial"/>
          <w:b/>
          <w:sz w:val="32"/>
          <w:szCs w:val="32"/>
        </w:rPr>
      </w:pPr>
      <w:r>
        <w:rPr>
          <w:rFonts w:ascii="Arial" w:hAnsi="Arial" w:cs="Arial"/>
          <w:b/>
          <w:sz w:val="32"/>
          <w:szCs w:val="32"/>
        </w:rPr>
        <w:t xml:space="preserve">Actions: </w:t>
      </w:r>
    </w:p>
    <w:p w14:paraId="00E9FB61" w14:textId="77777777" w:rsidR="00DC1F02" w:rsidRPr="00EF00CB" w:rsidRDefault="00DC1F02" w:rsidP="00B15F29">
      <w:pPr>
        <w:pStyle w:val="NoSpacing"/>
        <w:ind w:right="288"/>
        <w:rPr>
          <w:rFonts w:ascii="Arial" w:hAnsi="Arial" w:cs="Arial"/>
          <w:b/>
          <w:sz w:val="24"/>
          <w:szCs w:val="24"/>
        </w:rPr>
      </w:pPr>
    </w:p>
    <w:p w14:paraId="5A9C8B55" w14:textId="003853F6" w:rsidR="00B15F29" w:rsidRPr="00EF00CB" w:rsidRDefault="00CD4D80" w:rsidP="00B15F29">
      <w:pPr>
        <w:pStyle w:val="NoSpacing"/>
        <w:ind w:right="288"/>
        <w:rPr>
          <w:rFonts w:ascii="Arial" w:hAnsi="Arial" w:cs="Arial"/>
          <w:b/>
          <w:sz w:val="24"/>
          <w:szCs w:val="24"/>
        </w:rPr>
      </w:pPr>
      <w:sdt>
        <w:sdtPr>
          <w:rPr>
            <w:rFonts w:ascii="Arial" w:hAnsi="Arial" w:cs="Arial"/>
            <w:sz w:val="24"/>
            <w:szCs w:val="24"/>
          </w:rPr>
          <w:id w:val="641001469"/>
          <w:placeholder>
            <w:docPart w:val="87CF9A1C336D4F35986C1D665DAC566C"/>
          </w:placeholder>
          <w:dropDownList>
            <w:listItem w:value="Choose an item."/>
            <w:listItem w:displayText="No Statement of Deficiency, No Further Action Required" w:value="No Statement of Deficiency, No Further Action Required"/>
            <w:listItem w:displayText="Letter of No Deficiency" w:value="Letter of No Deficiency"/>
            <w:listItem w:displayText="Statement of Deficiency with Directed Plan of Correction" w:value="Statement of Deficiency with Directed Plan of Correction"/>
            <w:listItem w:displayText="Referred Statement of Deficiency to Office of Investigative and Legal Services" w:value="Referred Statement of Deficiency to Office of Investigative and Legal Services"/>
            <w:listItem w:displayText="Memo to File" w:value="Memo to File"/>
            <w:listItem w:displayText="Statement of Deficiency, Plan of Correction Reviewed" w:value="Statement of Deficiency, Plan of Correction Reviewed"/>
            <w:listItem w:displayText="Statement of Deficiency - No Plan of Correction Required" w:value="Statement of Deficiency - No Plan of Correction Required"/>
            <w:listItem w:displayText="Statement of Deficiency, Plan of Correction Reviewed, On-site Re-visit" w:value="Statement of Deficiency, Plan of Correction Reviewed, On-site Re-visit"/>
          </w:dropDownList>
        </w:sdtPr>
        <w:sdtEndPr>
          <w:rPr>
            <w:b/>
          </w:rPr>
        </w:sdtEndPr>
        <w:sdtContent>
          <w:r w:rsidR="00AA4E3F">
            <w:rPr>
              <w:rFonts w:ascii="Arial" w:hAnsi="Arial" w:cs="Arial"/>
              <w:sz w:val="24"/>
              <w:szCs w:val="24"/>
            </w:rPr>
            <w:t>Statement of Deficiency, Plan of Correction Reviewed</w:t>
          </w:r>
        </w:sdtContent>
      </w:sdt>
      <w:r w:rsidR="00B15F29" w:rsidRPr="00EF00CB">
        <w:rPr>
          <w:rFonts w:ascii="Arial" w:hAnsi="Arial" w:cs="Arial"/>
          <w:sz w:val="24"/>
          <w:szCs w:val="24"/>
        </w:rPr>
        <w:fldChar w:fldCharType="begin"/>
      </w:r>
      <w:r w:rsidR="00B15F29" w:rsidRPr="00EF00CB">
        <w:rPr>
          <w:rFonts w:ascii="Arial" w:hAnsi="Arial" w:cs="Arial"/>
          <w:sz w:val="24"/>
          <w:szCs w:val="24"/>
        </w:rPr>
        <w:instrText xml:space="preserve"> TA \l "</w:instrText>
      </w:r>
      <w:r w:rsidR="00B15F29" w:rsidRPr="00EF00CB">
        <w:rPr>
          <w:rStyle w:val="PlaceholderText"/>
          <w:rFonts w:ascii="Arial" w:hAnsi="Arial" w:cs="Arial"/>
          <w:sz w:val="24"/>
          <w:szCs w:val="24"/>
        </w:rPr>
        <w:instrText>Choose an item.</w:instrText>
      </w:r>
      <w:r w:rsidR="00B15F29" w:rsidRPr="00EF00CB">
        <w:rPr>
          <w:rFonts w:ascii="Arial" w:hAnsi="Arial" w:cs="Arial"/>
          <w:sz w:val="24"/>
          <w:szCs w:val="24"/>
        </w:rPr>
        <w:instrText xml:space="preserve">" \s "&lt;Choose an item.&gt;" \c 1 </w:instrText>
      </w:r>
      <w:r w:rsidR="00B15F29" w:rsidRPr="00EF00CB">
        <w:rPr>
          <w:rFonts w:ascii="Arial" w:hAnsi="Arial" w:cs="Arial"/>
          <w:sz w:val="24"/>
          <w:szCs w:val="24"/>
        </w:rPr>
        <w:fldChar w:fldCharType="end"/>
      </w:r>
    </w:p>
    <w:p w14:paraId="59450238" w14:textId="07C0B79E" w:rsidR="00596F44" w:rsidRDefault="00CD4D80" w:rsidP="00B15F29">
      <w:pPr>
        <w:pStyle w:val="NoSpacing"/>
        <w:ind w:right="288"/>
        <w:rPr>
          <w:rFonts w:ascii="Times New Roman" w:hAnsi="Times New Roman" w:cs="Times New Roman"/>
          <w:b/>
          <w:sz w:val="24"/>
          <w:szCs w:val="24"/>
        </w:rPr>
      </w:pPr>
      <w:sdt>
        <w:sdtPr>
          <w:rPr>
            <w:rFonts w:ascii="Arial" w:hAnsi="Arial" w:cs="Arial"/>
            <w:sz w:val="24"/>
            <w:szCs w:val="24"/>
          </w:rPr>
          <w:id w:val="-1980365651"/>
          <w:placeholder>
            <w:docPart w:val="492CEE4318E14770BEA19B10D4BB394C"/>
          </w:placeholder>
          <w:dropDownList>
            <w:listItem w:value="Choose an item."/>
            <w:listItem w:displayText="Referred to Medical Commission" w:value="Referred to Medical Commission"/>
            <w:listItem w:displayText="Referred to Nursing Commission" w:value="Referred to Nursing Commission"/>
            <w:listItem w:displayText="Referred to Office of Investigative and Legal Services" w:value="Referred to Office of Investigative and Legal Services"/>
            <w:listItem w:displayText="Referred to Health Care Authority" w:value="Referred to Health Care Authority"/>
            <w:listItem w:displayText="Referred back to Case Management Team" w:value="Referred back to Case Management Team"/>
            <w:listItem w:displayText="No Additional Referrals Needed" w:value="No Additional Referrals Needed"/>
            <w:listItem w:displayText="Referrred to Commission on Accreditation of Rehabilitation Facilities" w:value="Referrred to Commission on Accreditation of Rehabilitation Facilities"/>
            <w:listItem w:displayText="Referred to Joint Commission" w:value="Referred to Joint Commission"/>
            <w:listItem w:displayText="Referred to Council on Accreditation" w:value="Referred to Council on Accreditation"/>
          </w:dropDownList>
        </w:sdtPr>
        <w:sdtEndPr/>
        <w:sdtContent>
          <w:r w:rsidR="00AA4E3F">
            <w:rPr>
              <w:rFonts w:ascii="Arial" w:hAnsi="Arial" w:cs="Arial"/>
              <w:sz w:val="24"/>
              <w:szCs w:val="24"/>
            </w:rPr>
            <w:t>No Additional Referrals Needed</w:t>
          </w:r>
        </w:sdtContent>
      </w:sdt>
      <w:r w:rsidR="00AD4E45">
        <w:rPr>
          <w:rFonts w:ascii="Times New Roman" w:hAnsi="Times New Roman" w:cs="Times New Roman"/>
          <w:sz w:val="24"/>
          <w:szCs w:val="24"/>
        </w:rPr>
        <w:fldChar w:fldCharType="begin"/>
      </w:r>
      <w:r w:rsidR="00AD4E45">
        <w:instrText xml:space="preserve"> TA \l "</w:instrText>
      </w:r>
      <w:r w:rsidR="00AD4E45" w:rsidRPr="00CA7579">
        <w:rPr>
          <w:rStyle w:val="PlaceholderText"/>
        </w:rPr>
        <w:instrText>Choose an item.</w:instrText>
      </w:r>
      <w:r w:rsidR="00AD4E45">
        <w:instrText xml:space="preserve">" \s "&lt;Choose an item.&gt;" \c 1 </w:instrText>
      </w:r>
      <w:r w:rsidR="00AD4E45">
        <w:rPr>
          <w:rFonts w:ascii="Times New Roman" w:hAnsi="Times New Roman" w:cs="Times New Roman"/>
          <w:sz w:val="24"/>
          <w:szCs w:val="24"/>
        </w:rPr>
        <w:fldChar w:fldCharType="end"/>
      </w:r>
    </w:p>
    <w:p w14:paraId="4EB8A043" w14:textId="77777777" w:rsidR="00F24A65" w:rsidRDefault="00F24A65"/>
    <w:p w14:paraId="11303F5E" w14:textId="77777777" w:rsidR="00F24A65" w:rsidRDefault="00F24A65"/>
    <w:sectPr w:rsidR="00F24A65" w:rsidSect="00FB0471">
      <w:headerReference w:type="default" r:id="rId16"/>
      <w:footerReference w:type="default" r:id="rId17"/>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Lee, Emely J (DOH)" w:date="2024-10-14T09:08:00Z" w:initials="EL">
    <w:p w14:paraId="61E6301A" w14:textId="77777777" w:rsidR="00F82B95" w:rsidRDefault="00F75670" w:rsidP="00F82B95">
      <w:pPr>
        <w:pStyle w:val="CommentText"/>
      </w:pPr>
      <w:r>
        <w:rPr>
          <w:rStyle w:val="CommentReference"/>
        </w:rPr>
        <w:annotationRef/>
      </w:r>
      <w:r w:rsidR="00F82B95">
        <w:t xml:space="preserve">After reviewing the intakes you provided, I think these summaries are missing some  relevant facts central to these investigations. There are some key details that would need be included in this IR to demonstrate scope and severity of the deficiencies alleged in the complaint. The formatting of the summary also needs to be revised in order to conform to our formatting standard. </w:t>
      </w:r>
    </w:p>
  </w:comment>
  <w:comment w:id="3" w:author="Lee, Emely J (DOH)" w:date="2024-10-14T09:18:00Z" w:initials="EL">
    <w:p w14:paraId="6C92F7A0" w14:textId="37A808E7" w:rsidR="00A90C5E" w:rsidRDefault="00755ADF" w:rsidP="00A90C5E">
      <w:pPr>
        <w:pStyle w:val="CommentText"/>
      </w:pPr>
      <w:r>
        <w:rPr>
          <w:rStyle w:val="CommentReference"/>
        </w:rPr>
        <w:annotationRef/>
      </w:r>
      <w:r w:rsidR="00A90C5E">
        <w:t>This seems very lengthy. Can this be summarized?</w:t>
      </w:r>
    </w:p>
  </w:comment>
  <w:comment w:id="4" w:author="McKinney, Sean M (DOH)" w:date="2024-10-17T08:01:00Z" w:initials="SM">
    <w:p w14:paraId="16508A31" w14:textId="77777777" w:rsidR="003D1877" w:rsidRDefault="003D1877" w:rsidP="003D1877">
      <w:pPr>
        <w:pStyle w:val="CommentText"/>
      </w:pPr>
      <w:r>
        <w:rPr>
          <w:rStyle w:val="CommentReference"/>
        </w:rPr>
        <w:annotationRef/>
      </w:r>
      <w:r>
        <w:t xml:space="preserve">It needed to be removed. ☺️ </w:t>
      </w:r>
    </w:p>
  </w:comment>
  <w:comment w:id="6" w:author="Lee, Emely J (DOH)" w:date="2024-10-14T09:21:00Z" w:initials="EL">
    <w:p w14:paraId="61219A9C" w14:textId="7B64EBD6" w:rsidR="00AB051B" w:rsidRDefault="003A0EA7" w:rsidP="00AB051B">
      <w:pPr>
        <w:pStyle w:val="CommentText"/>
      </w:pPr>
      <w:r>
        <w:rPr>
          <w:rStyle w:val="CommentReference"/>
        </w:rPr>
        <w:annotationRef/>
      </w:r>
      <w:r w:rsidR="00AB051B">
        <w:t xml:space="preserve">Is this where they house TC? If so, it would be helpful to be added here. </w:t>
      </w:r>
    </w:p>
  </w:comment>
  <w:comment w:id="7" w:author="McKinney, Sean M (DOH)" w:date="2024-10-17T08:03:00Z" w:initials="SM">
    <w:p w14:paraId="29484D79" w14:textId="77777777" w:rsidR="00EF3D5B" w:rsidRDefault="00EF3D5B" w:rsidP="00EF3D5B">
      <w:pPr>
        <w:pStyle w:val="CommentText"/>
      </w:pPr>
      <w:r>
        <w:rPr>
          <w:rStyle w:val="CommentReference"/>
        </w:rPr>
        <w:annotationRef/>
      </w:r>
      <w:r>
        <w:t xml:space="preserve">This was a general housing unit. </w:t>
      </w:r>
    </w:p>
  </w:comment>
  <w:comment w:id="30" w:author="Lee, Emely J (DOH)" w:date="2024-10-14T09:22:00Z" w:initials="EL">
    <w:p w14:paraId="3958DF98" w14:textId="0BD1D956" w:rsidR="00AB051B" w:rsidRDefault="00EF2804" w:rsidP="00AB051B">
      <w:pPr>
        <w:pStyle w:val="CommentText"/>
      </w:pPr>
      <w:r>
        <w:rPr>
          <w:rStyle w:val="CommentReference"/>
        </w:rPr>
        <w:annotationRef/>
      </w:r>
      <w:r w:rsidR="00AB051B">
        <w:t>Review of the IR did not include patient records review for #2 and #3. Is there a reason your review of those charts was left out of the IR?</w:t>
      </w:r>
    </w:p>
  </w:comment>
  <w:comment w:id="31" w:author="Lee, Emely J (DOH)" w:date="2024-10-14T09:23:00Z" w:initials="EL">
    <w:p w14:paraId="68A86028" w14:textId="44C5AE99" w:rsidR="0012588E" w:rsidRDefault="000809E3" w:rsidP="0012588E">
      <w:pPr>
        <w:pStyle w:val="CommentText"/>
      </w:pPr>
      <w:r>
        <w:rPr>
          <w:rStyle w:val="CommentReference"/>
        </w:rPr>
        <w:annotationRef/>
      </w:r>
      <w:r w:rsidR="0012588E">
        <w:t xml:space="preserve">What agency documents were these? </w:t>
      </w:r>
    </w:p>
  </w:comment>
  <w:comment w:id="64" w:author="Lee, Emely J (DOH)" w:date="2024-10-14T09:23:00Z" w:initials="EL">
    <w:p w14:paraId="1A9B4171" w14:textId="77777777" w:rsidR="00542D37" w:rsidRDefault="00A95D72" w:rsidP="00542D37">
      <w:pPr>
        <w:pStyle w:val="CommentText"/>
      </w:pPr>
      <w:r>
        <w:rPr>
          <w:rStyle w:val="CommentReference"/>
        </w:rPr>
        <w:annotationRef/>
      </w:r>
      <w:r w:rsidR="00542D37">
        <w:t xml:space="preserve">Please make changes to this throughout the IR to conform to our formatting standards. </w:t>
      </w:r>
    </w:p>
  </w:comment>
  <w:comment w:id="65" w:author="Lee, Emely J (DOH)" w:date="2024-10-14T10:15:00Z" w:initials="EL">
    <w:p w14:paraId="21158790" w14:textId="224E45EB" w:rsidR="00F7354A" w:rsidRDefault="00F7354A" w:rsidP="00F7354A">
      <w:pPr>
        <w:pStyle w:val="CommentText"/>
      </w:pPr>
      <w:r>
        <w:rPr>
          <w:rStyle w:val="CommentReference"/>
        </w:rPr>
        <w:annotationRef/>
      </w:r>
      <w:r>
        <w:t xml:space="preserve">Include who all was present at your meeting. </w:t>
      </w:r>
    </w:p>
  </w:comment>
  <w:comment w:id="66" w:author="Lee, Emely J (DOH)" w:date="2024-10-14T10:15:00Z" w:initials="EL">
    <w:p w14:paraId="229B9A3C" w14:textId="77777777" w:rsidR="008560D4" w:rsidRDefault="00BD76E3" w:rsidP="008560D4">
      <w:pPr>
        <w:pStyle w:val="CommentText"/>
      </w:pPr>
      <w:r>
        <w:rPr>
          <w:rStyle w:val="CommentReference"/>
        </w:rPr>
        <w:annotationRef/>
      </w:r>
      <w:r w:rsidR="008560D4">
        <w:t>I would add the description of what this unit is to the body of the IR here at the beginning. This might help readers that are not familiar with DOC specific systems.</w:t>
      </w:r>
    </w:p>
  </w:comment>
  <w:comment w:id="69" w:author="Lee, Emely J (DOH)" w:date="2024-10-14T10:18:00Z" w:initials="EL">
    <w:p w14:paraId="5C56B58E" w14:textId="048352B2" w:rsidR="0003136F" w:rsidRDefault="00DB5656" w:rsidP="0003136F">
      <w:pPr>
        <w:pStyle w:val="CommentText"/>
      </w:pPr>
      <w:r>
        <w:rPr>
          <w:rStyle w:val="CommentReference"/>
        </w:rPr>
        <w:annotationRef/>
      </w:r>
      <w:r w:rsidR="0003136F">
        <w:t>I think there needs to be more info here. Were there currently 111 II’s admitted to TC with the goal to increase admission to 130? It would also be helpful to describe the service type individuals were participating in, i.e.  ASAM level of care 3.3, High- Intensity Residential Services.</w:t>
      </w:r>
    </w:p>
  </w:comment>
  <w:comment w:id="70" w:author="McKinney, Sean M (DOH)" w:date="2024-10-17T08:14:00Z" w:initials="SM">
    <w:p w14:paraId="6673313C" w14:textId="77777777" w:rsidR="007B7D06" w:rsidRDefault="00C844DC" w:rsidP="007B7D06">
      <w:pPr>
        <w:pStyle w:val="CommentText"/>
      </w:pPr>
      <w:r>
        <w:rPr>
          <w:rStyle w:val="CommentReference"/>
        </w:rPr>
        <w:annotationRef/>
      </w:r>
      <w:r w:rsidR="007B7D06">
        <w:t>👍</w:t>
      </w:r>
    </w:p>
  </w:comment>
  <w:comment w:id="76" w:author="Lee, Emely J (DOH)" w:date="2024-10-14T10:20:00Z" w:initials="EL">
    <w:p w14:paraId="517F14E6" w14:textId="6D7DF9EF" w:rsidR="00DB5656" w:rsidRDefault="00DB5656" w:rsidP="00DB5656">
      <w:pPr>
        <w:pStyle w:val="CommentText"/>
      </w:pPr>
      <w:r>
        <w:rPr>
          <w:rStyle w:val="CommentReference"/>
        </w:rPr>
        <w:annotationRef/>
      </w:r>
      <w:r>
        <w:t>See comment above</w:t>
      </w:r>
    </w:p>
  </w:comment>
  <w:comment w:id="77" w:author="Lee, Emely J (DOH)" w:date="2024-10-14T10:45:00Z" w:initials="EL">
    <w:p w14:paraId="739C7F57" w14:textId="77777777" w:rsidR="0003136F" w:rsidRDefault="009F48CE" w:rsidP="0003136F">
      <w:pPr>
        <w:pStyle w:val="CommentText"/>
      </w:pPr>
      <w:r>
        <w:rPr>
          <w:rStyle w:val="CommentReference"/>
        </w:rPr>
        <w:annotationRef/>
      </w:r>
      <w:r w:rsidR="0003136F">
        <w:t xml:space="preserve">It may be helpful to move the descriptor of what “Tier Representatives” are, up. You may even consider adding a short descriptor for readers unfamiliar with the DOC systems and processes. </w:t>
      </w:r>
    </w:p>
  </w:comment>
  <w:comment w:id="91" w:author="Lee, Emely J (DOH)" w:date="2024-10-14T10:49:00Z" w:initials="EL">
    <w:p w14:paraId="3D688AFD" w14:textId="77777777" w:rsidR="007F15A5" w:rsidRDefault="00500CB5" w:rsidP="007F15A5">
      <w:pPr>
        <w:pStyle w:val="CommentText"/>
      </w:pPr>
      <w:r>
        <w:rPr>
          <w:rStyle w:val="CommentReference"/>
        </w:rPr>
        <w:annotationRef/>
      </w:r>
      <w:r w:rsidR="007F15A5">
        <w:t>Were you present for this? If not, how do you know what Individual #2 told Investigators #2 and #3? This is ultimately Jon’s call, but I think to ensure your investigation doesn’t have any process gaps or give the appearance that it is relying on hearsay, adding something in that you reviewed a memo to file authored by #2 or #3 would help bridge how information gathered and preserved during your absence. I think that would need to be added to support this piece of evidence. If you were not absent, then don’t forget to include yourself in this ☺️</w:t>
      </w:r>
    </w:p>
  </w:comment>
  <w:comment w:id="92" w:author="McKinney, Sean M (DOH)" w:date="2024-10-17T08:54:00Z" w:initials="SM">
    <w:p w14:paraId="16D81832" w14:textId="77777777" w:rsidR="00E42411" w:rsidRDefault="00E42411" w:rsidP="00E42411">
      <w:pPr>
        <w:pStyle w:val="CommentText"/>
      </w:pPr>
      <w:r>
        <w:rPr>
          <w:rStyle w:val="CommentReference"/>
        </w:rPr>
        <w:annotationRef/>
      </w:r>
      <w:r>
        <w:t>Added some language ☺️</w:t>
      </w:r>
    </w:p>
  </w:comment>
  <w:comment w:id="97" w:author="Lee, Emely J (DOH)" w:date="2024-10-14T10:49:00Z" w:initials="EL">
    <w:p w14:paraId="72798F55" w14:textId="43C90B26" w:rsidR="00500CB5" w:rsidRDefault="00500CB5" w:rsidP="00500CB5">
      <w:pPr>
        <w:pStyle w:val="CommentText"/>
      </w:pPr>
      <w:r>
        <w:rPr>
          <w:rStyle w:val="CommentReference"/>
        </w:rPr>
        <w:annotationRef/>
      </w:r>
      <w:r>
        <w:t xml:space="preserve">Same comment as above. </w:t>
      </w:r>
    </w:p>
  </w:comment>
  <w:comment w:id="98" w:author="McKinney, Sean M (DOH)" w:date="2024-10-17T08:55:00Z" w:initials="SM">
    <w:p w14:paraId="10C64FAB" w14:textId="77777777" w:rsidR="00E42411" w:rsidRDefault="00E42411" w:rsidP="00E42411">
      <w:pPr>
        <w:pStyle w:val="CommentText"/>
      </w:pPr>
      <w:r>
        <w:rPr>
          <w:rStyle w:val="CommentReference"/>
        </w:rPr>
        <w:annotationRef/>
      </w:r>
      <w:r>
        <w:t>Updated</w:t>
      </w:r>
    </w:p>
  </w:comment>
  <w:comment w:id="111" w:author="Lee, Emely J (DOH)" w:date="2024-10-14T11:00:00Z" w:initials="EL">
    <w:p w14:paraId="2DB4EA74" w14:textId="6086DD0F" w:rsidR="00BB374F" w:rsidRDefault="00F21666" w:rsidP="00BB374F">
      <w:pPr>
        <w:pStyle w:val="CommentText"/>
      </w:pPr>
      <w:r>
        <w:rPr>
          <w:rStyle w:val="CommentReference"/>
        </w:rPr>
        <w:annotationRef/>
      </w:r>
      <w:r w:rsidR="00BB374F">
        <w:t>I think it would be ok to identify these as Prions? DOC has other “agencies” such as their graduated re-entry facilities etc., so specifying it in this IR may help.</w:t>
      </w:r>
    </w:p>
  </w:comment>
  <w:comment w:id="112" w:author="McKinney, Sean M (DOH)" w:date="2024-10-17T08:59:00Z" w:initials="SM">
    <w:p w14:paraId="70E9DACE" w14:textId="77777777" w:rsidR="001F0572" w:rsidRDefault="00094A47" w:rsidP="001F0572">
      <w:pPr>
        <w:pStyle w:val="CommentText"/>
      </w:pPr>
      <w:r>
        <w:rPr>
          <w:rStyle w:val="CommentReference"/>
        </w:rPr>
        <w:annotationRef/>
      </w:r>
      <w:r w:rsidR="001F0572">
        <w:t xml:space="preserve">I was leaning with “agencies” due to the BHA license. I am open to change if needed. </w:t>
      </w:r>
    </w:p>
  </w:comment>
  <w:comment w:id="113" w:author="Lee, Emely J (DOH)" w:date="2024-10-15T07:42:00Z" w:initials="EL">
    <w:p w14:paraId="1071E48A" w14:textId="0A6F02D5" w:rsidR="00EA0AA4" w:rsidRDefault="00B238C9" w:rsidP="00EA0AA4">
      <w:pPr>
        <w:pStyle w:val="CommentText"/>
      </w:pPr>
      <w:r>
        <w:rPr>
          <w:rStyle w:val="CommentReference"/>
        </w:rPr>
        <w:annotationRef/>
      </w:r>
      <w:r w:rsidR="00EA0AA4">
        <w:t xml:space="preserve">Did you review the DOC Health Plan? I think this may be helpful information to review and may even add to the strength of your citations. </w:t>
      </w:r>
      <w:r w:rsidR="00EA0AA4">
        <w:br/>
        <w:t>If I recall correctly, treatment for opioid use and withdrawal is classified as a Level #1 medical need and declared as a medical necessity. Please do verify that in the current health plan☺️  the version of the health plan I have is this :</w:t>
      </w:r>
      <w:r w:rsidR="00EA0AA4">
        <w:br/>
      </w:r>
      <w:hyperlink r:id="rId1" w:history="1">
        <w:r w:rsidR="00EA0AA4" w:rsidRPr="00A341F7">
          <w:rPr>
            <w:rStyle w:val="Hyperlink"/>
          </w:rPr>
          <w:t>Washington DOC Health Plan R. 6-10-2022</w:t>
        </w:r>
      </w:hyperlink>
      <w:r w:rsidR="00EA0AA4">
        <w:t xml:space="preserve"> </w:t>
      </w:r>
      <w:r w:rsidR="00EA0AA4">
        <w:br/>
        <w:t xml:space="preserve"> </w:t>
      </w:r>
    </w:p>
  </w:comment>
  <w:comment w:id="114" w:author="McKinney, Sean M (DOH)" w:date="2024-10-17T09:01:00Z" w:initials="SM">
    <w:p w14:paraId="2476EF34" w14:textId="77777777" w:rsidR="001F0572" w:rsidRDefault="001F0572" w:rsidP="001F0572">
      <w:pPr>
        <w:pStyle w:val="CommentText"/>
      </w:pPr>
      <w:r>
        <w:rPr>
          <w:rStyle w:val="CommentReference"/>
        </w:rPr>
        <w:annotationRef/>
      </w:r>
      <w:r>
        <w:t>Great add!</w:t>
      </w:r>
    </w:p>
  </w:comment>
  <w:comment w:id="134" w:author="Lee, Emely J (DOH)" w:date="2024-10-14T11:12:00Z" w:initials="EL">
    <w:p w14:paraId="5A2C14A2" w14:textId="46DCBEE3" w:rsidR="00FD1857" w:rsidRDefault="00F173A5" w:rsidP="00FD1857">
      <w:pPr>
        <w:pStyle w:val="CommentText"/>
      </w:pPr>
      <w:r>
        <w:rPr>
          <w:rStyle w:val="CommentReference"/>
        </w:rPr>
        <w:annotationRef/>
      </w:r>
      <w:r w:rsidR="00FD1857">
        <w:t xml:space="preserve">Please review the IR for consistency, using either agency or facility throughout. </w:t>
      </w:r>
    </w:p>
  </w:comment>
  <w:comment w:id="135" w:author="McKinney, Sean M (DOH)" w:date="2024-10-17T09:02:00Z" w:initials="SM">
    <w:p w14:paraId="08E90E31" w14:textId="77777777" w:rsidR="001F0572" w:rsidRDefault="001F0572" w:rsidP="001F0572">
      <w:pPr>
        <w:pStyle w:val="CommentText"/>
      </w:pPr>
      <w:r>
        <w:rPr>
          <w:rStyle w:val="CommentReference"/>
        </w:rPr>
        <w:annotationRef/>
      </w:r>
      <w:r>
        <w:t>👍</w:t>
      </w:r>
    </w:p>
  </w:comment>
  <w:comment w:id="138" w:author="Lee, Emely J (DOH)" w:date="2024-10-14T12:13:00Z" w:initials="EL">
    <w:p w14:paraId="6A96F4C2" w14:textId="301D728B" w:rsidR="00EA0AA4" w:rsidRDefault="0030084B" w:rsidP="00EA0AA4">
      <w:pPr>
        <w:pStyle w:val="CommentText"/>
      </w:pPr>
      <w:r>
        <w:rPr>
          <w:rStyle w:val="CommentReference"/>
        </w:rPr>
        <w:annotationRef/>
      </w:r>
      <w:r w:rsidR="00EA0AA4">
        <w:t>It would be helpful to know the date ranges Patient #1 was out of state; when they returned back to WA; and how long it took for them to get treatment. Portraying events by adding some chronological markers may help you further demonstrate the severity of the issue of denying II’s MOUD and the impact to II’s of their lack of service coordination.</w:t>
      </w:r>
    </w:p>
  </w:comment>
  <w:comment w:id="151" w:author="Lee, Emely J (DOH)" w:date="2024-10-14T12:17:00Z" w:initials="EL">
    <w:p w14:paraId="56B4FA66" w14:textId="10E75F84" w:rsidR="00FA2742" w:rsidRDefault="00FA2742" w:rsidP="00FA2742">
      <w:pPr>
        <w:pStyle w:val="CommentText"/>
      </w:pPr>
      <w:r>
        <w:rPr>
          <w:rStyle w:val="CommentReference"/>
        </w:rPr>
        <w:annotationRef/>
      </w:r>
      <w:r>
        <w:t xml:space="preserve">Is there date range or timeframe they were referred? </w:t>
      </w:r>
    </w:p>
  </w:comment>
  <w:comment w:id="154" w:author="Lee, Emely J (DOH)" w:date="2024-10-14T11:39:00Z" w:initials="EL">
    <w:p w14:paraId="21766B8F" w14:textId="77777777" w:rsidR="00BD502F" w:rsidRDefault="00D15FC1" w:rsidP="00BD502F">
      <w:pPr>
        <w:pStyle w:val="CommentText"/>
      </w:pPr>
      <w:r>
        <w:rPr>
          <w:rStyle w:val="CommentReference"/>
        </w:rPr>
        <w:annotationRef/>
      </w:r>
      <w:r w:rsidR="00BD502F">
        <w:t>Was this patient in TC too? Date ranges for events would also be helpful.</w:t>
      </w:r>
    </w:p>
  </w:comment>
  <w:comment w:id="155" w:author="McKinney, Sean M (DOH)" w:date="2024-10-17T09:17:00Z" w:initials="SM">
    <w:p w14:paraId="712B90EB" w14:textId="77777777" w:rsidR="00E9109E" w:rsidRDefault="00E9109E" w:rsidP="00E9109E">
      <w:pPr>
        <w:pStyle w:val="CommentText"/>
      </w:pPr>
      <w:r>
        <w:rPr>
          <w:rStyle w:val="CommentReference"/>
        </w:rPr>
        <w:annotationRef/>
      </w:r>
      <w:r>
        <w:t>None of the pts were in the TC. What events need date ranges?</w:t>
      </w:r>
    </w:p>
  </w:comment>
  <w:comment w:id="166" w:author="Lee, Emely J (DOH)" w:date="2024-10-14T11:38:00Z" w:initials="EL">
    <w:p w14:paraId="032088F7" w14:textId="4ECC734B" w:rsidR="00873F73" w:rsidRDefault="00DE5CE8" w:rsidP="00873F73">
      <w:pPr>
        <w:pStyle w:val="CommentText"/>
      </w:pPr>
      <w:r>
        <w:rPr>
          <w:rStyle w:val="CommentReference"/>
        </w:rPr>
        <w:annotationRef/>
      </w:r>
      <w:r w:rsidR="00873F73">
        <w:t>In the paragraph above it states that the patient had too much time left until they’d reached their ERD to be enrolled in treatment. This sentence contradicts that statement.</w:t>
      </w:r>
      <w:r w:rsidR="00873F73">
        <w:br/>
        <w:t xml:space="preserve">Based on what I know of your case, I suspect that Patient #2 was probably talking about past instances where they were told they had too much time left before their ERD and therefore couldn’t get in to treatment? If you found a way to show this, it may be helpful to readers that are unfamiliar with this case or how DOC processes restrict II’s access to treatment. </w:t>
      </w:r>
    </w:p>
  </w:comment>
  <w:comment w:id="167" w:author="McKinney, Sean M (DOH)" w:date="2024-10-17T09:27:00Z" w:initials="SM">
    <w:p w14:paraId="4CC73217" w14:textId="77777777" w:rsidR="00500B58" w:rsidRDefault="00500B58" w:rsidP="00500B58">
      <w:pPr>
        <w:pStyle w:val="CommentText"/>
      </w:pPr>
      <w:r>
        <w:rPr>
          <w:rStyle w:val="CommentReference"/>
        </w:rPr>
        <w:annotationRef/>
      </w:r>
      <w:r>
        <w:t>Added Pt #2’s ERD</w:t>
      </w:r>
    </w:p>
  </w:comment>
  <w:comment w:id="183" w:author="Lee, Emely J (DOH)" w:date="2024-10-16T13:24:00Z" w:initials="EL">
    <w:p w14:paraId="75953E6A" w14:textId="7AEB5532" w:rsidR="00B763A7" w:rsidRDefault="00B763A7" w:rsidP="00B763A7">
      <w:pPr>
        <w:pStyle w:val="CommentText"/>
      </w:pPr>
      <w:r>
        <w:rPr>
          <w:rStyle w:val="CommentReference"/>
        </w:rPr>
        <w:annotationRef/>
      </w:r>
      <w:r>
        <w:t>Missing a word? Current Patients in treatment?</w:t>
      </w:r>
    </w:p>
  </w:comment>
  <w:comment w:id="184" w:author="McKinney, Sean M (DOH)" w:date="2024-10-17T08:14:00Z" w:initials="SM">
    <w:p w14:paraId="0BC763AA" w14:textId="77777777" w:rsidR="00C844DC" w:rsidRDefault="00C844DC" w:rsidP="00C844DC">
      <w:pPr>
        <w:pStyle w:val="CommentText"/>
      </w:pPr>
      <w:r>
        <w:rPr>
          <w:rStyle w:val="CommentReference"/>
        </w:rPr>
        <w:annotationRef/>
      </w:r>
      <w:r>
        <w:t>That was how they titled it</w:t>
      </w:r>
    </w:p>
  </w:comment>
  <w:comment w:id="185" w:author="Lee, Emely J (DOH)" w:date="2024-10-14T11:47:00Z" w:initials="EL">
    <w:p w14:paraId="6C009E5F" w14:textId="140A1E6A" w:rsidR="005405EF" w:rsidRDefault="00756019" w:rsidP="005405EF">
      <w:pPr>
        <w:pStyle w:val="CommentText"/>
      </w:pPr>
      <w:r>
        <w:rPr>
          <w:rStyle w:val="CommentReference"/>
        </w:rPr>
        <w:annotationRef/>
      </w:r>
      <w:r w:rsidR="005405EF">
        <w:t>This sentence is very confusing.  Maybe breaking it down in to segments would help to put this raw data in to a narrative summary.</w:t>
      </w:r>
    </w:p>
  </w:comment>
  <w:comment w:id="186" w:author="McKinney, Sean M (DOH)" w:date="2024-10-17T08:16:00Z" w:initials="SM">
    <w:p w14:paraId="022E7769" w14:textId="77777777" w:rsidR="00C844DC" w:rsidRDefault="00C844DC" w:rsidP="00C844DC">
      <w:pPr>
        <w:pStyle w:val="CommentText"/>
      </w:pPr>
      <w:r>
        <w:rPr>
          <w:rStyle w:val="CommentReference"/>
        </w:rPr>
        <w:annotationRef/>
      </w:r>
      <w:r>
        <w:t>Updated</w:t>
      </w:r>
    </w:p>
  </w:comment>
  <w:comment w:id="239" w:author="Lee, Emely J (DOH)" w:date="2024-10-15T08:21:00Z" w:initials="EL">
    <w:p w14:paraId="3F73D970" w14:textId="3E10093A" w:rsidR="005405EF" w:rsidRDefault="005306F5" w:rsidP="005405EF">
      <w:pPr>
        <w:pStyle w:val="CommentText"/>
      </w:pPr>
      <w:r>
        <w:rPr>
          <w:rStyle w:val="CommentReference"/>
        </w:rPr>
        <w:annotationRef/>
      </w:r>
      <w:r w:rsidR="005405EF">
        <w:t>Did you review their MH record or their SUD file? Did it list any diagnosis or provide any collateral information regarding Patient #1’s need for services (SUD or MH)? Same question would apply for Patient #2 and #3.</w:t>
      </w:r>
    </w:p>
  </w:comment>
  <w:comment w:id="240" w:author="McKinney, Sean M (DOH)" w:date="2024-10-17T08:29:00Z" w:initials="SM">
    <w:p w14:paraId="53F90FD4" w14:textId="77777777" w:rsidR="003213B7" w:rsidRDefault="00F664DF" w:rsidP="003213B7">
      <w:pPr>
        <w:pStyle w:val="CommentText"/>
      </w:pPr>
      <w:r>
        <w:rPr>
          <w:rStyle w:val="CommentReference"/>
        </w:rPr>
        <w:annotationRef/>
      </w:r>
      <w:r w:rsidR="003213B7">
        <w:t xml:space="preserve">Pt 1 only had MH; Pt 2 reviewed both; Pt 3 only had MH. Each Pt had been in Tx prior and/or on MOUD.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1E6301A" w15:done="0"/>
  <w15:commentEx w15:paraId="6C92F7A0" w15:done="0"/>
  <w15:commentEx w15:paraId="16508A31" w15:paraIdParent="6C92F7A0" w15:done="0"/>
  <w15:commentEx w15:paraId="61219A9C" w15:done="0"/>
  <w15:commentEx w15:paraId="29484D79" w15:paraIdParent="61219A9C" w15:done="0"/>
  <w15:commentEx w15:paraId="3958DF98" w15:done="0"/>
  <w15:commentEx w15:paraId="68A86028" w15:done="0"/>
  <w15:commentEx w15:paraId="1A9B4171" w15:done="0"/>
  <w15:commentEx w15:paraId="21158790" w15:done="0"/>
  <w15:commentEx w15:paraId="229B9A3C" w15:done="0"/>
  <w15:commentEx w15:paraId="5C56B58E" w15:done="0"/>
  <w15:commentEx w15:paraId="6673313C" w15:paraIdParent="5C56B58E" w15:done="0"/>
  <w15:commentEx w15:paraId="517F14E6" w15:done="0"/>
  <w15:commentEx w15:paraId="739C7F57" w15:done="0"/>
  <w15:commentEx w15:paraId="3D688AFD" w15:done="0"/>
  <w15:commentEx w15:paraId="16D81832" w15:paraIdParent="3D688AFD" w15:done="0"/>
  <w15:commentEx w15:paraId="72798F55" w15:done="0"/>
  <w15:commentEx w15:paraId="10C64FAB" w15:paraIdParent="72798F55" w15:done="0"/>
  <w15:commentEx w15:paraId="2DB4EA74" w15:done="0"/>
  <w15:commentEx w15:paraId="70E9DACE" w15:paraIdParent="2DB4EA74" w15:done="0"/>
  <w15:commentEx w15:paraId="1071E48A" w15:done="0"/>
  <w15:commentEx w15:paraId="2476EF34" w15:paraIdParent="1071E48A" w15:done="0"/>
  <w15:commentEx w15:paraId="5A2C14A2" w15:done="0"/>
  <w15:commentEx w15:paraId="08E90E31" w15:paraIdParent="5A2C14A2" w15:done="0"/>
  <w15:commentEx w15:paraId="6A96F4C2" w15:done="0"/>
  <w15:commentEx w15:paraId="56B4FA66" w15:done="0"/>
  <w15:commentEx w15:paraId="21766B8F" w15:done="0"/>
  <w15:commentEx w15:paraId="712B90EB" w15:paraIdParent="21766B8F" w15:done="0"/>
  <w15:commentEx w15:paraId="032088F7" w15:done="0"/>
  <w15:commentEx w15:paraId="4CC73217" w15:paraIdParent="032088F7" w15:done="0"/>
  <w15:commentEx w15:paraId="75953E6A" w15:done="0"/>
  <w15:commentEx w15:paraId="0BC763AA" w15:paraIdParent="75953E6A" w15:done="0"/>
  <w15:commentEx w15:paraId="6C009E5F" w15:done="0"/>
  <w15:commentEx w15:paraId="022E7769" w15:paraIdParent="6C009E5F" w15:done="0"/>
  <w15:commentEx w15:paraId="3F73D970" w15:done="0"/>
  <w15:commentEx w15:paraId="53F90FD4" w15:paraIdParent="3F73D9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4013BE" w16cex:dateUtc="2024-10-14T16:08:00Z"/>
  <w16cex:commentExtensible w16cex:durableId="465F0C7B" w16cex:dateUtc="2024-10-14T16:18:00Z"/>
  <w16cex:commentExtensible w16cex:durableId="2F52AFB9" w16cex:dateUtc="2024-10-17T15:01:00Z"/>
  <w16cex:commentExtensible w16cex:durableId="1E29EDC1" w16cex:dateUtc="2024-10-14T16:21:00Z"/>
  <w16cex:commentExtensible w16cex:durableId="7810889C" w16cex:dateUtc="2024-10-17T15:03:00Z"/>
  <w16cex:commentExtensible w16cex:durableId="4E8FD096" w16cex:dateUtc="2024-10-14T16:22:00Z"/>
  <w16cex:commentExtensible w16cex:durableId="16E99610" w16cex:dateUtc="2024-10-14T16:23:00Z"/>
  <w16cex:commentExtensible w16cex:durableId="2387C9DC" w16cex:dateUtc="2024-10-14T16:23:00Z"/>
  <w16cex:commentExtensible w16cex:durableId="07229D32" w16cex:dateUtc="2024-10-14T17:15:00Z"/>
  <w16cex:commentExtensible w16cex:durableId="434346FA" w16cex:dateUtc="2024-10-14T17:15:00Z"/>
  <w16cex:commentExtensible w16cex:durableId="438AB163" w16cex:dateUtc="2024-10-14T17:18:00Z"/>
  <w16cex:commentExtensible w16cex:durableId="100ECDF2" w16cex:dateUtc="2024-10-17T15:14:00Z"/>
  <w16cex:commentExtensible w16cex:durableId="6E333C6B" w16cex:dateUtc="2024-10-14T17:20:00Z"/>
  <w16cex:commentExtensible w16cex:durableId="314B91EA" w16cex:dateUtc="2024-10-14T17:45:00Z"/>
  <w16cex:commentExtensible w16cex:durableId="260410D3" w16cex:dateUtc="2024-10-14T17:49:00Z"/>
  <w16cex:commentExtensible w16cex:durableId="3BB3AA7C" w16cex:dateUtc="2024-10-17T15:54:00Z"/>
  <w16cex:commentExtensible w16cex:durableId="7334BFDB" w16cex:dateUtc="2024-10-14T17:49:00Z"/>
  <w16cex:commentExtensible w16cex:durableId="57DFCEE4" w16cex:dateUtc="2024-10-17T15:55:00Z"/>
  <w16cex:commentExtensible w16cex:durableId="102646E2" w16cex:dateUtc="2024-10-14T18:00:00Z"/>
  <w16cex:commentExtensible w16cex:durableId="7FAA5402" w16cex:dateUtc="2024-10-17T15:59:00Z"/>
  <w16cex:commentExtensible w16cex:durableId="35A8FF33" w16cex:dateUtc="2024-10-15T14:42:00Z"/>
  <w16cex:commentExtensible w16cex:durableId="0898541E" w16cex:dateUtc="2024-10-17T16:01:00Z"/>
  <w16cex:commentExtensible w16cex:durableId="03100924" w16cex:dateUtc="2024-10-14T18:12:00Z"/>
  <w16cex:commentExtensible w16cex:durableId="757CEE0F" w16cex:dateUtc="2024-10-17T16:02:00Z"/>
  <w16cex:commentExtensible w16cex:durableId="661E2954" w16cex:dateUtc="2024-10-14T19:13:00Z"/>
  <w16cex:commentExtensible w16cex:durableId="0F1BBB99" w16cex:dateUtc="2024-10-14T19:17:00Z"/>
  <w16cex:commentExtensible w16cex:durableId="6C5F879B" w16cex:dateUtc="2024-10-14T18:39:00Z"/>
  <w16cex:commentExtensible w16cex:durableId="78A14B81" w16cex:dateUtc="2024-10-17T16:17:00Z"/>
  <w16cex:commentExtensible w16cex:durableId="116B0781" w16cex:dateUtc="2024-10-14T18:38:00Z"/>
  <w16cex:commentExtensible w16cex:durableId="0438D721" w16cex:dateUtc="2024-10-17T16:27:00Z"/>
  <w16cex:commentExtensible w16cex:durableId="0A7F63B3" w16cex:dateUtc="2024-10-16T20:24:00Z"/>
  <w16cex:commentExtensible w16cex:durableId="5067669F" w16cex:dateUtc="2024-10-17T15:14:00Z"/>
  <w16cex:commentExtensible w16cex:durableId="16BF2F11" w16cex:dateUtc="2024-10-14T18:47:00Z"/>
  <w16cex:commentExtensible w16cex:durableId="057C9C9C" w16cex:dateUtc="2024-10-17T15:16:00Z"/>
  <w16cex:commentExtensible w16cex:durableId="2BC90E0D" w16cex:dateUtc="2024-10-15T15:21:00Z"/>
  <w16cex:commentExtensible w16cex:durableId="7DD5C2EB" w16cex:dateUtc="2024-10-17T1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1E6301A" w16cid:durableId="294013BE"/>
  <w16cid:commentId w16cid:paraId="6C92F7A0" w16cid:durableId="465F0C7B"/>
  <w16cid:commentId w16cid:paraId="16508A31" w16cid:durableId="2F52AFB9"/>
  <w16cid:commentId w16cid:paraId="61219A9C" w16cid:durableId="1E29EDC1"/>
  <w16cid:commentId w16cid:paraId="29484D79" w16cid:durableId="7810889C"/>
  <w16cid:commentId w16cid:paraId="3958DF98" w16cid:durableId="4E8FD096"/>
  <w16cid:commentId w16cid:paraId="68A86028" w16cid:durableId="16E99610"/>
  <w16cid:commentId w16cid:paraId="1A9B4171" w16cid:durableId="2387C9DC"/>
  <w16cid:commentId w16cid:paraId="21158790" w16cid:durableId="07229D32"/>
  <w16cid:commentId w16cid:paraId="229B9A3C" w16cid:durableId="434346FA"/>
  <w16cid:commentId w16cid:paraId="5C56B58E" w16cid:durableId="438AB163"/>
  <w16cid:commentId w16cid:paraId="6673313C" w16cid:durableId="100ECDF2"/>
  <w16cid:commentId w16cid:paraId="517F14E6" w16cid:durableId="6E333C6B"/>
  <w16cid:commentId w16cid:paraId="739C7F57" w16cid:durableId="314B91EA"/>
  <w16cid:commentId w16cid:paraId="3D688AFD" w16cid:durableId="260410D3"/>
  <w16cid:commentId w16cid:paraId="16D81832" w16cid:durableId="3BB3AA7C"/>
  <w16cid:commentId w16cid:paraId="72798F55" w16cid:durableId="7334BFDB"/>
  <w16cid:commentId w16cid:paraId="10C64FAB" w16cid:durableId="57DFCEE4"/>
  <w16cid:commentId w16cid:paraId="2DB4EA74" w16cid:durableId="102646E2"/>
  <w16cid:commentId w16cid:paraId="70E9DACE" w16cid:durableId="7FAA5402"/>
  <w16cid:commentId w16cid:paraId="1071E48A" w16cid:durableId="35A8FF33"/>
  <w16cid:commentId w16cid:paraId="2476EF34" w16cid:durableId="0898541E"/>
  <w16cid:commentId w16cid:paraId="5A2C14A2" w16cid:durableId="03100924"/>
  <w16cid:commentId w16cid:paraId="08E90E31" w16cid:durableId="757CEE0F"/>
  <w16cid:commentId w16cid:paraId="6A96F4C2" w16cid:durableId="661E2954"/>
  <w16cid:commentId w16cid:paraId="56B4FA66" w16cid:durableId="0F1BBB99"/>
  <w16cid:commentId w16cid:paraId="21766B8F" w16cid:durableId="6C5F879B"/>
  <w16cid:commentId w16cid:paraId="712B90EB" w16cid:durableId="78A14B81"/>
  <w16cid:commentId w16cid:paraId="032088F7" w16cid:durableId="116B0781"/>
  <w16cid:commentId w16cid:paraId="4CC73217" w16cid:durableId="0438D721"/>
  <w16cid:commentId w16cid:paraId="75953E6A" w16cid:durableId="0A7F63B3"/>
  <w16cid:commentId w16cid:paraId="0BC763AA" w16cid:durableId="5067669F"/>
  <w16cid:commentId w16cid:paraId="6C009E5F" w16cid:durableId="16BF2F11"/>
  <w16cid:commentId w16cid:paraId="022E7769" w16cid:durableId="057C9C9C"/>
  <w16cid:commentId w16cid:paraId="3F73D970" w16cid:durableId="2BC90E0D"/>
  <w16cid:commentId w16cid:paraId="53F90FD4" w16cid:durableId="7DD5C2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628EF4" w14:textId="77777777" w:rsidR="00C979B8" w:rsidRDefault="00C979B8">
      <w:r>
        <w:separator/>
      </w:r>
    </w:p>
  </w:endnote>
  <w:endnote w:type="continuationSeparator" w:id="0">
    <w:p w14:paraId="0350FCFF" w14:textId="77777777" w:rsidR="00C979B8" w:rsidRDefault="00C979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23600641"/>
      <w:docPartObj>
        <w:docPartGallery w:val="Page Numbers (Bottom of Page)"/>
        <w:docPartUnique/>
      </w:docPartObj>
    </w:sdtPr>
    <w:sdtEndPr>
      <w:rPr>
        <w:noProof/>
      </w:rPr>
    </w:sdtEndPr>
    <w:sdtContent>
      <w:p w14:paraId="575B0033" w14:textId="447C8DBF" w:rsidR="00B15F29" w:rsidRDefault="00B15F29">
        <w:pPr>
          <w:pStyle w:val="Footer"/>
          <w:jc w:val="center"/>
        </w:pPr>
        <w:r>
          <w:fldChar w:fldCharType="begin"/>
        </w:r>
        <w:r>
          <w:instrText xml:space="preserve"> PAGE   \* MERGEFORMAT </w:instrText>
        </w:r>
        <w:r>
          <w:fldChar w:fldCharType="separate"/>
        </w:r>
        <w:r w:rsidR="00673D69">
          <w:rPr>
            <w:noProof/>
          </w:rPr>
          <w:t>1</w:t>
        </w:r>
        <w:r>
          <w:rPr>
            <w:noProof/>
          </w:rPr>
          <w:fldChar w:fldCharType="end"/>
        </w:r>
      </w:p>
    </w:sdtContent>
  </w:sdt>
  <w:p w14:paraId="03DC9500" w14:textId="77777777" w:rsidR="00B15F29" w:rsidRDefault="00B15F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BCBB66" w14:textId="77777777" w:rsidR="00C979B8" w:rsidRDefault="00C979B8">
      <w:r>
        <w:separator/>
      </w:r>
    </w:p>
  </w:footnote>
  <w:footnote w:type="continuationSeparator" w:id="0">
    <w:p w14:paraId="0674700E" w14:textId="77777777" w:rsidR="00C979B8" w:rsidRDefault="00C979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60DC06" w14:textId="09FF7F6A" w:rsidR="00B15F29" w:rsidRPr="00EF00CB" w:rsidRDefault="00CD4D80" w:rsidP="00B15F29">
    <w:pPr>
      <w:pStyle w:val="NoSpacing"/>
      <w:rPr>
        <w:rFonts w:ascii="Arial" w:hAnsi="Arial" w:cs="Arial"/>
      </w:rPr>
    </w:pPr>
    <w:sdt>
      <w:sdtPr>
        <w:rPr>
          <w:rFonts w:ascii="Arial" w:hAnsi="Arial" w:cs="Arial"/>
        </w:rPr>
        <w:id w:val="-1676181479"/>
        <w:docPartObj>
          <w:docPartGallery w:val="Watermarks"/>
          <w:docPartUnique/>
        </w:docPartObj>
      </w:sdtPr>
      <w:sdtEndPr/>
      <w:sdtContent>
        <w:r>
          <w:rPr>
            <w:rFonts w:ascii="Arial" w:hAnsi="Arial" w:cs="Arial"/>
            <w:noProof/>
          </w:rPr>
          <w:pict w14:anchorId="4AF634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15F29" w:rsidRPr="00EF00CB">
      <w:rPr>
        <w:rFonts w:ascii="Arial" w:hAnsi="Arial" w:cs="Arial"/>
      </w:rPr>
      <w:t>Facility Name</w:t>
    </w:r>
    <w:r w:rsidR="0048103A">
      <w:rPr>
        <w:rFonts w:ascii="Arial" w:hAnsi="Arial" w:cs="Arial"/>
      </w:rPr>
      <w:t xml:space="preserve">: </w:t>
    </w:r>
    <w:r w:rsidR="00B50D4A">
      <w:rPr>
        <w:rFonts w:ascii="Arial" w:hAnsi="Arial" w:cs="Arial"/>
      </w:rPr>
      <w:t>Airway Heights</w:t>
    </w:r>
  </w:p>
  <w:p w14:paraId="36FC346D" w14:textId="47D07824" w:rsidR="00B50D4A" w:rsidRPr="001F0BC3" w:rsidRDefault="008F4E24" w:rsidP="001F0BC3">
    <w:pPr>
      <w:pStyle w:val="NoSpacing"/>
      <w:rPr>
        <w:rFonts w:ascii="Arial" w:hAnsi="Arial" w:cs="Arial"/>
      </w:rPr>
    </w:pPr>
    <w:r>
      <w:rPr>
        <w:rFonts w:ascii="Arial" w:hAnsi="Arial" w:cs="Arial"/>
      </w:rPr>
      <w:t xml:space="preserve">Case/Intake Number: </w:t>
    </w:r>
    <w:r w:rsidR="001715D5">
      <w:rPr>
        <w:rFonts w:ascii="Arial" w:hAnsi="Arial" w:cs="Arial"/>
      </w:rPr>
      <w:t xml:space="preserve">2024-4681 &amp; </w:t>
    </w:r>
    <w:r w:rsidR="00B50D4A">
      <w:rPr>
        <w:rFonts w:ascii="Arial" w:hAnsi="Arial" w:cs="Arial"/>
      </w:rPr>
      <w:t>2024-9736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51DF3"/>
    <w:multiLevelType w:val="hybridMultilevel"/>
    <w:tmpl w:val="37ECA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376A70"/>
    <w:multiLevelType w:val="hybridMultilevel"/>
    <w:tmpl w:val="38184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EF5FFE"/>
    <w:multiLevelType w:val="hybridMultilevel"/>
    <w:tmpl w:val="37ECAC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F2D4669"/>
    <w:multiLevelType w:val="hybridMultilevel"/>
    <w:tmpl w:val="9D1E1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E0CE6"/>
    <w:multiLevelType w:val="hybridMultilevel"/>
    <w:tmpl w:val="BB24C502"/>
    <w:lvl w:ilvl="0" w:tplc="575A8558">
      <w:start w:val="1"/>
      <w:numFmt w:val="decimal"/>
      <w:lvlText w:val="%1."/>
      <w:lvlJc w:val="left"/>
      <w:pPr>
        <w:ind w:left="81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239C4E91"/>
    <w:multiLevelType w:val="hybridMultilevel"/>
    <w:tmpl w:val="26C6C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32724D"/>
    <w:multiLevelType w:val="hybridMultilevel"/>
    <w:tmpl w:val="729EB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DE5FD1"/>
    <w:multiLevelType w:val="hybridMultilevel"/>
    <w:tmpl w:val="DF962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C35C96"/>
    <w:multiLevelType w:val="hybridMultilevel"/>
    <w:tmpl w:val="3D4A8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BB66B7"/>
    <w:multiLevelType w:val="hybridMultilevel"/>
    <w:tmpl w:val="94D08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0649409">
    <w:abstractNumId w:val="9"/>
  </w:num>
  <w:num w:numId="2" w16cid:durableId="150755031">
    <w:abstractNumId w:val="1"/>
  </w:num>
  <w:num w:numId="3" w16cid:durableId="217205286">
    <w:abstractNumId w:val="6"/>
  </w:num>
  <w:num w:numId="4" w16cid:durableId="1980570247">
    <w:abstractNumId w:val="4"/>
  </w:num>
  <w:num w:numId="5" w16cid:durableId="1899704159">
    <w:abstractNumId w:val="3"/>
  </w:num>
  <w:num w:numId="6" w16cid:durableId="946236907">
    <w:abstractNumId w:val="0"/>
  </w:num>
  <w:num w:numId="7" w16cid:durableId="967009117">
    <w:abstractNumId w:val="7"/>
  </w:num>
  <w:num w:numId="8" w16cid:durableId="400492779">
    <w:abstractNumId w:val="5"/>
  </w:num>
  <w:num w:numId="9" w16cid:durableId="1569224988">
    <w:abstractNumId w:val="2"/>
  </w:num>
  <w:num w:numId="10" w16cid:durableId="199086605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ee, Emely J (DOH)">
    <w15:presenceInfo w15:providerId="AD" w15:userId="S::Emely.Lee@doh.wa.gov::3bab9e88-be64-4a0d-ad83-7d41f27da77f"/>
  </w15:person>
  <w15:person w15:author="McKinney, Sean M (DOH)">
    <w15:presenceInfo w15:providerId="AD" w15:userId="S::Sean.McKinney@doh.wa.gov::f38b8f4a-de61-46dd-9d1f-ebe65c7611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trackRevision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F44"/>
    <w:rsid w:val="00013BC9"/>
    <w:rsid w:val="00021D07"/>
    <w:rsid w:val="0003136F"/>
    <w:rsid w:val="0003264A"/>
    <w:rsid w:val="0003793E"/>
    <w:rsid w:val="00054F45"/>
    <w:rsid w:val="000809E3"/>
    <w:rsid w:val="00092A9C"/>
    <w:rsid w:val="00094A47"/>
    <w:rsid w:val="000B3A21"/>
    <w:rsid w:val="000D039D"/>
    <w:rsid w:val="000D0F3B"/>
    <w:rsid w:val="000E713D"/>
    <w:rsid w:val="000F0816"/>
    <w:rsid w:val="0010735D"/>
    <w:rsid w:val="0011655B"/>
    <w:rsid w:val="0012588E"/>
    <w:rsid w:val="00152831"/>
    <w:rsid w:val="001715D5"/>
    <w:rsid w:val="0018677E"/>
    <w:rsid w:val="0019424A"/>
    <w:rsid w:val="0019630A"/>
    <w:rsid w:val="001A501A"/>
    <w:rsid w:val="001A5372"/>
    <w:rsid w:val="001A5622"/>
    <w:rsid w:val="001C12DD"/>
    <w:rsid w:val="001C285A"/>
    <w:rsid w:val="001C2E9C"/>
    <w:rsid w:val="001F0572"/>
    <w:rsid w:val="001F0BC3"/>
    <w:rsid w:val="001F59B8"/>
    <w:rsid w:val="00203C70"/>
    <w:rsid w:val="00215841"/>
    <w:rsid w:val="00261C3B"/>
    <w:rsid w:val="002745A1"/>
    <w:rsid w:val="00282A32"/>
    <w:rsid w:val="0029616F"/>
    <w:rsid w:val="002B026E"/>
    <w:rsid w:val="0030084B"/>
    <w:rsid w:val="003213B7"/>
    <w:rsid w:val="0034012A"/>
    <w:rsid w:val="00341104"/>
    <w:rsid w:val="00347AF3"/>
    <w:rsid w:val="003973C5"/>
    <w:rsid w:val="003A0EA7"/>
    <w:rsid w:val="003B328B"/>
    <w:rsid w:val="003B39EB"/>
    <w:rsid w:val="003B3F28"/>
    <w:rsid w:val="003B6E1A"/>
    <w:rsid w:val="003C1BCA"/>
    <w:rsid w:val="003D1877"/>
    <w:rsid w:val="00404EA1"/>
    <w:rsid w:val="00432991"/>
    <w:rsid w:val="00435008"/>
    <w:rsid w:val="00450F31"/>
    <w:rsid w:val="00467EBD"/>
    <w:rsid w:val="0048064E"/>
    <w:rsid w:val="0048103A"/>
    <w:rsid w:val="004843C0"/>
    <w:rsid w:val="004959AC"/>
    <w:rsid w:val="004C0F1C"/>
    <w:rsid w:val="004D3C96"/>
    <w:rsid w:val="00500B58"/>
    <w:rsid w:val="00500CB5"/>
    <w:rsid w:val="005216A1"/>
    <w:rsid w:val="005306F5"/>
    <w:rsid w:val="005405EF"/>
    <w:rsid w:val="00542AD8"/>
    <w:rsid w:val="00542D37"/>
    <w:rsid w:val="00543B9F"/>
    <w:rsid w:val="00572657"/>
    <w:rsid w:val="005727CC"/>
    <w:rsid w:val="00583166"/>
    <w:rsid w:val="00596F44"/>
    <w:rsid w:val="005A19B8"/>
    <w:rsid w:val="005A5591"/>
    <w:rsid w:val="005C5C64"/>
    <w:rsid w:val="005C7CF9"/>
    <w:rsid w:val="005E26DA"/>
    <w:rsid w:val="00627415"/>
    <w:rsid w:val="006352A8"/>
    <w:rsid w:val="00640781"/>
    <w:rsid w:val="00656CA4"/>
    <w:rsid w:val="00673D69"/>
    <w:rsid w:val="00685F99"/>
    <w:rsid w:val="006A0440"/>
    <w:rsid w:val="007058E6"/>
    <w:rsid w:val="00710AFF"/>
    <w:rsid w:val="00710C1C"/>
    <w:rsid w:val="00710F70"/>
    <w:rsid w:val="00725439"/>
    <w:rsid w:val="00755ADF"/>
    <w:rsid w:val="00755D8F"/>
    <w:rsid w:val="00756019"/>
    <w:rsid w:val="0076018A"/>
    <w:rsid w:val="007641C0"/>
    <w:rsid w:val="007A19FC"/>
    <w:rsid w:val="007A5C91"/>
    <w:rsid w:val="007B7D06"/>
    <w:rsid w:val="007C0082"/>
    <w:rsid w:val="007D590D"/>
    <w:rsid w:val="007E200F"/>
    <w:rsid w:val="007E2D76"/>
    <w:rsid w:val="007E47E8"/>
    <w:rsid w:val="007E619A"/>
    <w:rsid w:val="007E66D6"/>
    <w:rsid w:val="007E7B34"/>
    <w:rsid w:val="007F15A5"/>
    <w:rsid w:val="00806079"/>
    <w:rsid w:val="00814061"/>
    <w:rsid w:val="0084119A"/>
    <w:rsid w:val="00847005"/>
    <w:rsid w:val="008560D4"/>
    <w:rsid w:val="00871CBE"/>
    <w:rsid w:val="00873F73"/>
    <w:rsid w:val="00885564"/>
    <w:rsid w:val="008860D6"/>
    <w:rsid w:val="008B6077"/>
    <w:rsid w:val="008C20AE"/>
    <w:rsid w:val="008D023A"/>
    <w:rsid w:val="008F4E24"/>
    <w:rsid w:val="00901FAA"/>
    <w:rsid w:val="009437D4"/>
    <w:rsid w:val="00972EE5"/>
    <w:rsid w:val="009A15DA"/>
    <w:rsid w:val="009B6990"/>
    <w:rsid w:val="009C6B50"/>
    <w:rsid w:val="009F48CE"/>
    <w:rsid w:val="009F7554"/>
    <w:rsid w:val="00A02EE5"/>
    <w:rsid w:val="00A23684"/>
    <w:rsid w:val="00A348BC"/>
    <w:rsid w:val="00A75F22"/>
    <w:rsid w:val="00A90C5E"/>
    <w:rsid w:val="00A95D72"/>
    <w:rsid w:val="00AA4E3F"/>
    <w:rsid w:val="00AB051B"/>
    <w:rsid w:val="00AB0A57"/>
    <w:rsid w:val="00AD4E45"/>
    <w:rsid w:val="00AE3AB2"/>
    <w:rsid w:val="00B05A83"/>
    <w:rsid w:val="00B0656D"/>
    <w:rsid w:val="00B14AED"/>
    <w:rsid w:val="00B15F29"/>
    <w:rsid w:val="00B17FB9"/>
    <w:rsid w:val="00B238C9"/>
    <w:rsid w:val="00B33AD6"/>
    <w:rsid w:val="00B37D0E"/>
    <w:rsid w:val="00B50D4A"/>
    <w:rsid w:val="00B547AC"/>
    <w:rsid w:val="00B67B5A"/>
    <w:rsid w:val="00B763A7"/>
    <w:rsid w:val="00BA5640"/>
    <w:rsid w:val="00BB374F"/>
    <w:rsid w:val="00BC08B0"/>
    <w:rsid w:val="00BD2880"/>
    <w:rsid w:val="00BD502F"/>
    <w:rsid w:val="00BD76E3"/>
    <w:rsid w:val="00C10C9A"/>
    <w:rsid w:val="00C11B92"/>
    <w:rsid w:val="00C162AF"/>
    <w:rsid w:val="00C25250"/>
    <w:rsid w:val="00C32357"/>
    <w:rsid w:val="00C531AB"/>
    <w:rsid w:val="00C70B86"/>
    <w:rsid w:val="00C844DC"/>
    <w:rsid w:val="00C918AA"/>
    <w:rsid w:val="00C93E10"/>
    <w:rsid w:val="00C979B8"/>
    <w:rsid w:val="00CA7579"/>
    <w:rsid w:val="00CC0BFE"/>
    <w:rsid w:val="00CD4D80"/>
    <w:rsid w:val="00CD5F37"/>
    <w:rsid w:val="00D12B67"/>
    <w:rsid w:val="00D15FC1"/>
    <w:rsid w:val="00D214AF"/>
    <w:rsid w:val="00D42ECC"/>
    <w:rsid w:val="00D434C7"/>
    <w:rsid w:val="00D47899"/>
    <w:rsid w:val="00D47F2A"/>
    <w:rsid w:val="00D54D65"/>
    <w:rsid w:val="00D568A3"/>
    <w:rsid w:val="00D673FB"/>
    <w:rsid w:val="00D856B1"/>
    <w:rsid w:val="00D91A72"/>
    <w:rsid w:val="00D94F5E"/>
    <w:rsid w:val="00DB4C42"/>
    <w:rsid w:val="00DB5656"/>
    <w:rsid w:val="00DC1F02"/>
    <w:rsid w:val="00DC75A6"/>
    <w:rsid w:val="00DC7B1B"/>
    <w:rsid w:val="00DD03F6"/>
    <w:rsid w:val="00DD566B"/>
    <w:rsid w:val="00DE5CE8"/>
    <w:rsid w:val="00E02AD4"/>
    <w:rsid w:val="00E2133F"/>
    <w:rsid w:val="00E27480"/>
    <w:rsid w:val="00E42411"/>
    <w:rsid w:val="00E60964"/>
    <w:rsid w:val="00E9109E"/>
    <w:rsid w:val="00E91435"/>
    <w:rsid w:val="00E92A15"/>
    <w:rsid w:val="00EA0AA4"/>
    <w:rsid w:val="00ED3A21"/>
    <w:rsid w:val="00EF2804"/>
    <w:rsid w:val="00EF3D5B"/>
    <w:rsid w:val="00EF54BB"/>
    <w:rsid w:val="00F173A5"/>
    <w:rsid w:val="00F21666"/>
    <w:rsid w:val="00F24A65"/>
    <w:rsid w:val="00F321F4"/>
    <w:rsid w:val="00F34A12"/>
    <w:rsid w:val="00F43FC0"/>
    <w:rsid w:val="00F664DF"/>
    <w:rsid w:val="00F7354A"/>
    <w:rsid w:val="00F75670"/>
    <w:rsid w:val="00F82B95"/>
    <w:rsid w:val="00F849F7"/>
    <w:rsid w:val="00FA2742"/>
    <w:rsid w:val="00FB0471"/>
    <w:rsid w:val="00FD1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A4A15C"/>
  <w15:chartTrackingRefBased/>
  <w15:docId w15:val="{8AE0F107-3ED0-4D3A-825A-10EB71674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F4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96F44"/>
    <w:pPr>
      <w:spacing w:after="0" w:line="240" w:lineRule="auto"/>
    </w:pPr>
    <w:rPr>
      <w:rFonts w:eastAsiaTheme="minorEastAsia"/>
    </w:rPr>
  </w:style>
  <w:style w:type="paragraph" w:styleId="Header">
    <w:name w:val="header"/>
    <w:basedOn w:val="Normal"/>
    <w:link w:val="HeaderChar"/>
    <w:uiPriority w:val="99"/>
    <w:unhideWhenUsed/>
    <w:rsid w:val="00596F44"/>
    <w:pPr>
      <w:tabs>
        <w:tab w:val="center" w:pos="4680"/>
        <w:tab w:val="right" w:pos="9360"/>
      </w:tabs>
    </w:pPr>
  </w:style>
  <w:style w:type="character" w:customStyle="1" w:styleId="HeaderChar">
    <w:name w:val="Header Char"/>
    <w:basedOn w:val="DefaultParagraphFont"/>
    <w:link w:val="Header"/>
    <w:uiPriority w:val="99"/>
    <w:rsid w:val="00596F44"/>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596F44"/>
    <w:rPr>
      <w:color w:val="808080"/>
    </w:rPr>
  </w:style>
  <w:style w:type="character" w:styleId="CommentReference">
    <w:name w:val="annotation reference"/>
    <w:basedOn w:val="DefaultParagraphFont"/>
    <w:uiPriority w:val="99"/>
    <w:semiHidden/>
    <w:unhideWhenUsed/>
    <w:rsid w:val="0029616F"/>
    <w:rPr>
      <w:sz w:val="16"/>
      <w:szCs w:val="16"/>
    </w:rPr>
  </w:style>
  <w:style w:type="paragraph" w:styleId="CommentText">
    <w:name w:val="annotation text"/>
    <w:basedOn w:val="Normal"/>
    <w:link w:val="CommentTextChar"/>
    <w:uiPriority w:val="99"/>
    <w:unhideWhenUsed/>
    <w:rsid w:val="0029616F"/>
    <w:rPr>
      <w:sz w:val="20"/>
      <w:szCs w:val="20"/>
    </w:rPr>
  </w:style>
  <w:style w:type="character" w:customStyle="1" w:styleId="CommentTextChar">
    <w:name w:val="Comment Text Char"/>
    <w:basedOn w:val="DefaultParagraphFont"/>
    <w:link w:val="CommentText"/>
    <w:uiPriority w:val="99"/>
    <w:rsid w:val="0029616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9616F"/>
    <w:rPr>
      <w:b/>
      <w:bCs/>
    </w:rPr>
  </w:style>
  <w:style w:type="character" w:customStyle="1" w:styleId="CommentSubjectChar">
    <w:name w:val="Comment Subject Char"/>
    <w:basedOn w:val="CommentTextChar"/>
    <w:link w:val="CommentSubject"/>
    <w:uiPriority w:val="99"/>
    <w:semiHidden/>
    <w:rsid w:val="0029616F"/>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29616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616F"/>
    <w:rPr>
      <w:rFonts w:ascii="Segoe UI" w:eastAsia="Times New Roman" w:hAnsi="Segoe UI" w:cs="Segoe UI"/>
      <w:sz w:val="18"/>
      <w:szCs w:val="18"/>
    </w:rPr>
  </w:style>
  <w:style w:type="paragraph" w:styleId="Footer">
    <w:name w:val="footer"/>
    <w:basedOn w:val="Normal"/>
    <w:link w:val="FooterChar"/>
    <w:uiPriority w:val="99"/>
    <w:unhideWhenUsed/>
    <w:rsid w:val="00710F70"/>
    <w:pPr>
      <w:tabs>
        <w:tab w:val="center" w:pos="4680"/>
        <w:tab w:val="right" w:pos="9360"/>
      </w:tabs>
    </w:pPr>
  </w:style>
  <w:style w:type="character" w:customStyle="1" w:styleId="FooterChar">
    <w:name w:val="Footer Char"/>
    <w:basedOn w:val="DefaultParagraphFont"/>
    <w:link w:val="Footer"/>
    <w:uiPriority w:val="99"/>
    <w:rsid w:val="00710F70"/>
    <w:rPr>
      <w:rFonts w:ascii="Times New Roman" w:eastAsia="Times New Roman" w:hAnsi="Times New Roman" w:cs="Times New Roman"/>
      <w:sz w:val="24"/>
      <w:szCs w:val="24"/>
    </w:rPr>
  </w:style>
  <w:style w:type="paragraph" w:styleId="ListParagraph">
    <w:name w:val="List Paragraph"/>
    <w:basedOn w:val="Normal"/>
    <w:uiPriority w:val="34"/>
    <w:qFormat/>
    <w:rsid w:val="00901FAA"/>
    <w:pPr>
      <w:spacing w:after="160" w:line="259" w:lineRule="auto"/>
      <w:ind w:left="720"/>
      <w:contextualSpacing/>
    </w:pPr>
    <w:rPr>
      <w:rFonts w:asciiTheme="minorHAnsi" w:eastAsiaTheme="minorHAnsi" w:hAnsiTheme="minorHAnsi" w:cstheme="minorBidi"/>
      <w:sz w:val="22"/>
      <w:szCs w:val="22"/>
    </w:rPr>
  </w:style>
  <w:style w:type="paragraph" w:styleId="Revision">
    <w:name w:val="Revision"/>
    <w:hidden/>
    <w:uiPriority w:val="99"/>
    <w:semiHidden/>
    <w:rsid w:val="00D91A72"/>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238C9"/>
    <w:rPr>
      <w:color w:val="0563C1" w:themeColor="hyperlink"/>
      <w:u w:val="single"/>
    </w:rPr>
  </w:style>
  <w:style w:type="character" w:styleId="UnresolvedMention">
    <w:name w:val="Unresolved Mention"/>
    <w:basedOn w:val="DefaultParagraphFont"/>
    <w:uiPriority w:val="99"/>
    <w:semiHidden/>
    <w:unhideWhenUsed/>
    <w:rsid w:val="00B238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doc.wa.gov/docs/publications/600-HA001.pdf"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DB7813EE85548CA8DE3517F41E62CCA"/>
        <w:category>
          <w:name w:val="General"/>
          <w:gallery w:val="placeholder"/>
        </w:category>
        <w:types>
          <w:type w:val="bbPlcHdr"/>
        </w:types>
        <w:behaviors>
          <w:behavior w:val="content"/>
        </w:behaviors>
        <w:guid w:val="{E2E3698A-1B40-4351-A14F-E3EDD2245AE4}"/>
      </w:docPartPr>
      <w:docPartBody>
        <w:p w:rsidR="006E4E38" w:rsidRDefault="00324183" w:rsidP="00324183">
          <w:pPr>
            <w:pStyle w:val="DDB7813EE85548CA8DE3517F41E62CCA"/>
          </w:pPr>
          <w:r w:rsidRPr="000320D1">
            <w:rPr>
              <w:rStyle w:val="PlaceholderText"/>
            </w:rPr>
            <w:t>Choose an item.</w:t>
          </w:r>
        </w:p>
      </w:docPartBody>
    </w:docPart>
    <w:docPart>
      <w:docPartPr>
        <w:name w:val="3B42907CD40A4736B013649C64005519"/>
        <w:category>
          <w:name w:val="General"/>
          <w:gallery w:val="placeholder"/>
        </w:category>
        <w:types>
          <w:type w:val="bbPlcHdr"/>
        </w:types>
        <w:behaviors>
          <w:behavior w:val="content"/>
        </w:behaviors>
        <w:guid w:val="{A2A83A53-3A74-4469-A76A-B031D4EB7550}"/>
      </w:docPartPr>
      <w:docPartBody>
        <w:p w:rsidR="006E4E38" w:rsidRDefault="00324183" w:rsidP="00324183">
          <w:pPr>
            <w:pStyle w:val="3B42907CD40A4736B013649C64005519"/>
          </w:pPr>
          <w:r w:rsidRPr="000320D1">
            <w:rPr>
              <w:rStyle w:val="PlaceholderText"/>
            </w:rPr>
            <w:t>Choose an item.</w:t>
          </w:r>
        </w:p>
      </w:docPartBody>
    </w:docPart>
    <w:docPart>
      <w:docPartPr>
        <w:name w:val="87CF9A1C336D4F35986C1D665DAC566C"/>
        <w:category>
          <w:name w:val="General"/>
          <w:gallery w:val="placeholder"/>
        </w:category>
        <w:types>
          <w:type w:val="bbPlcHdr"/>
        </w:types>
        <w:behaviors>
          <w:behavior w:val="content"/>
        </w:behaviors>
        <w:guid w:val="{3C89C88F-FA41-4A4D-810E-6FDC178E8236}"/>
      </w:docPartPr>
      <w:docPartBody>
        <w:p w:rsidR="006E4E38" w:rsidRDefault="00324183" w:rsidP="00324183">
          <w:pPr>
            <w:pStyle w:val="87CF9A1C336D4F35986C1D665DAC566C"/>
          </w:pPr>
          <w:r w:rsidRPr="000320D1">
            <w:rPr>
              <w:rStyle w:val="PlaceholderText"/>
            </w:rPr>
            <w:t>Choose an item.</w:t>
          </w:r>
        </w:p>
      </w:docPartBody>
    </w:docPart>
    <w:docPart>
      <w:docPartPr>
        <w:name w:val="492CEE4318E14770BEA19B10D4BB394C"/>
        <w:category>
          <w:name w:val="General"/>
          <w:gallery w:val="placeholder"/>
        </w:category>
        <w:types>
          <w:type w:val="bbPlcHdr"/>
        </w:types>
        <w:behaviors>
          <w:behavior w:val="content"/>
        </w:behaviors>
        <w:guid w:val="{08CADA26-87A5-45F7-A1A9-0DE2507DD920}"/>
      </w:docPartPr>
      <w:docPartBody>
        <w:p w:rsidR="006E4E38" w:rsidRDefault="00324183" w:rsidP="00324183">
          <w:pPr>
            <w:pStyle w:val="492CEE4318E14770BEA19B10D4BB394C"/>
          </w:pPr>
          <w:r w:rsidRPr="00CC01F4">
            <w:rPr>
              <w:rStyle w:val="PlaceholderText"/>
            </w:rPr>
            <w:t>Choose an item.</w:t>
          </w:r>
        </w:p>
      </w:docPartBody>
    </w:docPart>
    <w:docPart>
      <w:docPartPr>
        <w:name w:val="C83349E4E22D471497152551EBBB21B8"/>
        <w:category>
          <w:name w:val="General"/>
          <w:gallery w:val="placeholder"/>
        </w:category>
        <w:types>
          <w:type w:val="bbPlcHdr"/>
        </w:types>
        <w:behaviors>
          <w:behavior w:val="content"/>
        </w:behaviors>
        <w:guid w:val="{71D12304-9E02-43A0-B3EB-2551E225F2A6}"/>
      </w:docPartPr>
      <w:docPartBody>
        <w:p w:rsidR="00415A19" w:rsidRDefault="008758DD" w:rsidP="008758DD">
          <w:pPr>
            <w:pStyle w:val="C83349E4E22D471497152551EBBB21B8"/>
          </w:pPr>
          <w:r w:rsidRPr="000320D1">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AD0"/>
    <w:rsid w:val="000C213E"/>
    <w:rsid w:val="000C6AD0"/>
    <w:rsid w:val="000E713D"/>
    <w:rsid w:val="0017008C"/>
    <w:rsid w:val="00182E9F"/>
    <w:rsid w:val="001B7FFC"/>
    <w:rsid w:val="002745A1"/>
    <w:rsid w:val="00324183"/>
    <w:rsid w:val="00370E40"/>
    <w:rsid w:val="00415A19"/>
    <w:rsid w:val="00435008"/>
    <w:rsid w:val="004E7F5D"/>
    <w:rsid w:val="00543B9F"/>
    <w:rsid w:val="00583166"/>
    <w:rsid w:val="005C7CF9"/>
    <w:rsid w:val="006E4E38"/>
    <w:rsid w:val="00710C1C"/>
    <w:rsid w:val="00762097"/>
    <w:rsid w:val="008758DD"/>
    <w:rsid w:val="00A75F22"/>
    <w:rsid w:val="00C10C9A"/>
    <w:rsid w:val="00EF54BB"/>
    <w:rsid w:val="00F43FC0"/>
    <w:rsid w:val="00F5683A"/>
    <w:rsid w:val="00FD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58DD"/>
    <w:rPr>
      <w:color w:val="808080"/>
    </w:rPr>
  </w:style>
  <w:style w:type="paragraph" w:customStyle="1" w:styleId="DDB7813EE85548CA8DE3517F41E62CCA">
    <w:name w:val="DDB7813EE85548CA8DE3517F41E62CCA"/>
    <w:rsid w:val="00324183"/>
  </w:style>
  <w:style w:type="paragraph" w:customStyle="1" w:styleId="3B42907CD40A4736B013649C64005519">
    <w:name w:val="3B42907CD40A4736B013649C64005519"/>
    <w:rsid w:val="00324183"/>
  </w:style>
  <w:style w:type="paragraph" w:customStyle="1" w:styleId="87CF9A1C336D4F35986C1D665DAC566C">
    <w:name w:val="87CF9A1C336D4F35986C1D665DAC566C"/>
    <w:rsid w:val="00324183"/>
  </w:style>
  <w:style w:type="paragraph" w:customStyle="1" w:styleId="492CEE4318E14770BEA19B10D4BB394C">
    <w:name w:val="492CEE4318E14770BEA19B10D4BB394C"/>
    <w:rsid w:val="00324183"/>
  </w:style>
  <w:style w:type="paragraph" w:customStyle="1" w:styleId="C83349E4E22D471497152551EBBB21B8">
    <w:name w:val="C83349E4E22D471497152551EBBB21B8"/>
    <w:rsid w:val="008758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A134EBE30FBE8347B34AF8CF9703310D" ma:contentTypeVersion="1" ma:contentTypeDescription="Create a new document." ma:contentTypeScope="" ma:versionID="486053b3e02ed9fa28355b513ac7fb4a">
  <xsd:schema xmlns:xsd="http://www.w3.org/2001/XMLSchema" xmlns:xs="http://www.w3.org/2001/XMLSchema" xmlns:p="http://schemas.microsoft.com/office/2006/metadata/properties" xmlns:ns2="83192345-d07d-40fc-893a-5a40fd456f81" xmlns:ns3="32357fa7-ae62-4431-8da9-d02647435839" targetNamespace="http://schemas.microsoft.com/office/2006/metadata/properties" ma:root="true" ma:fieldsID="af657dbeb4622b6da0e7c1118ccbb3f4" ns2:_="" ns3:_="">
    <xsd:import namespace="83192345-d07d-40fc-893a-5a40fd456f81"/>
    <xsd:import namespace="32357fa7-ae62-4431-8da9-d02647435839"/>
    <xsd:element name="properties">
      <xsd:complexType>
        <xsd:sequence>
          <xsd:element name="documentManagement">
            <xsd:complexType>
              <xsd:all>
                <xsd:element ref="ns2:_dlc_DocId" minOccurs="0"/>
                <xsd:element ref="ns2:_dlc_DocIdUrl" minOccurs="0"/>
                <xsd:element ref="ns2:_dlc_DocIdPersistId" minOccurs="0"/>
                <xsd:element ref="ns3:Protoco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192345-d07d-40fc-893a-5a40fd456f8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32357fa7-ae62-4431-8da9-d02647435839" elementFormDefault="qualified">
    <xsd:import namespace="http://schemas.microsoft.com/office/2006/documentManagement/types"/>
    <xsd:import namespace="http://schemas.microsoft.com/office/infopath/2007/PartnerControls"/>
    <xsd:element name="Protocol" ma:index="11" nillable="true" ma:displayName="Protocol" ma:default="Investigation Protocol" ma:format="Dropdown" ma:internalName="Protocol">
      <xsd:simpleType>
        <xsd:union memberTypes="dms:Text">
          <xsd:simpleType>
            <xsd:restriction base="dms:Choice">
              <xsd:enumeration value="Investigation Protocol"/>
              <xsd:enumeration value="SOD Protocol"/>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rotocol xmlns="32357fa7-ae62-4431-8da9-d02647435839">Investigation Protocol</Protocol>
    <_dlc_DocId xmlns="83192345-d07d-40fc-893a-5a40fd456f81">PV25X54MA5AD-1666840729-17</_dlc_DocId>
    <_dlc_DocIdUrl xmlns="83192345-d07d-40fc-893a-5a40fd456f81">
      <Url>https://doh.sp.wa.gov/sites/HSQA/pr/oii/_layouts/15/DocIdRedir.aspx?ID=PV25X54MA5AD-1666840729-17</Url>
      <Description>PV25X54MA5AD-1666840729-17</Description>
    </_dlc_DocIdUrl>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7D4827-9851-4451-8660-FFAEC6096C52}">
  <ds:schemaRefs>
    <ds:schemaRef ds:uri="http://schemas.microsoft.com/sharepoint/events"/>
  </ds:schemaRefs>
</ds:datastoreItem>
</file>

<file path=customXml/itemProps2.xml><?xml version="1.0" encoding="utf-8"?>
<ds:datastoreItem xmlns:ds="http://schemas.openxmlformats.org/officeDocument/2006/customXml" ds:itemID="{C5D4637A-5F56-4BFF-938C-03CFFF79B9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192345-d07d-40fc-893a-5a40fd456f81"/>
    <ds:schemaRef ds:uri="32357fa7-ae62-4431-8da9-d026474358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12DBBD-5A97-47CE-A010-8A8A6A79D70B}">
  <ds:schemaRefs>
    <ds:schemaRef ds:uri="http://schemas.microsoft.com/office/2006/metadata/properties"/>
    <ds:schemaRef ds:uri="http://schemas.microsoft.com/office/infopath/2007/PartnerControls"/>
    <ds:schemaRef ds:uri="32357fa7-ae62-4431-8da9-d02647435839"/>
    <ds:schemaRef ds:uri="83192345-d07d-40fc-893a-5a40fd456f81"/>
  </ds:schemaRefs>
</ds:datastoreItem>
</file>

<file path=customXml/itemProps4.xml><?xml version="1.0" encoding="utf-8"?>
<ds:datastoreItem xmlns:ds="http://schemas.openxmlformats.org/officeDocument/2006/customXml" ds:itemID="{5B062E99-CEB5-4D42-A7C3-684C8E3EE3A9}">
  <ds:schemaRefs>
    <ds:schemaRef ds:uri="http://schemas.openxmlformats.org/officeDocument/2006/bibliography"/>
  </ds:schemaRefs>
</ds:datastoreItem>
</file>

<file path=customXml/itemProps5.xml><?xml version="1.0" encoding="utf-8"?>
<ds:datastoreItem xmlns:ds="http://schemas.openxmlformats.org/officeDocument/2006/customXml" ds:itemID="{2D215556-5744-4DE5-BE69-055C256824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8</Pages>
  <Words>4164</Words>
  <Characters>27299</Characters>
  <Application>Microsoft Office Word</Application>
  <DocSecurity>0</DocSecurity>
  <Lines>413</Lines>
  <Paragraphs>106</Paragraphs>
  <ScaleCrop>false</ScaleCrop>
  <HeadingPairs>
    <vt:vector size="2" baseType="variant">
      <vt:variant>
        <vt:lpstr>Title</vt:lpstr>
      </vt:variant>
      <vt:variant>
        <vt:i4>1</vt:i4>
      </vt:variant>
    </vt:vector>
  </HeadingPairs>
  <TitlesOfParts>
    <vt:vector size="1" baseType="lpstr">
      <vt:lpstr/>
    </vt:vector>
  </TitlesOfParts>
  <Company>Washington State Department of Health</Company>
  <LinksUpToDate>false</LinksUpToDate>
  <CharactersWithSpaces>31357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Trent (DOH)</dc:creator>
  <cp:keywords/>
  <dc:description/>
  <cp:lastModifiedBy>McKinney, Sean M (DOH)</cp:lastModifiedBy>
  <cp:revision>11</cp:revision>
  <cp:lastPrinted>2020-02-07T20:40:00Z</cp:lastPrinted>
  <dcterms:created xsi:type="dcterms:W3CDTF">2024-10-17T15:03:00Z</dcterms:created>
  <dcterms:modified xsi:type="dcterms:W3CDTF">2024-11-05T15:27:00Z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0x010100A134EBE30FBE8347B34AF8CF9703310D</vt:lpwstr>
  </property>
  <property fmtid="{D5CDD505-2E9C-101B-9397-08002B2CF9AE}" pid="3" name="_dlc_DocIdItemGuid">
    <vt:lpwstr>de04615f-8684-477d-913e-3a2bafa2d63d</vt:lpwstr>
  </property>
  <property fmtid="{D5CDD505-2E9C-101B-9397-08002B2CF9AE}" pid="4" name="MSIP_Label_1520fa42-cf58-4c22-8b93-58cf1d3bd1cb_Enabled">
    <vt:lpwstr>true</vt:lpwstr>
  </property>
  <property fmtid="{D5CDD505-2E9C-101B-9397-08002B2CF9AE}" pid="5" name="MSIP_Label_1520fa42-cf58-4c22-8b93-58cf1d3bd1cb_SetDate">
    <vt:lpwstr>2023-03-01T17:39:26Z</vt:lpwstr>
  </property>
  <property fmtid="{D5CDD505-2E9C-101B-9397-08002B2CF9AE}" pid="6" name="MSIP_Label_1520fa42-cf58-4c22-8b93-58cf1d3bd1cb_Method">
    <vt:lpwstr>Standard</vt:lpwstr>
  </property>
  <property fmtid="{D5CDD505-2E9C-101B-9397-08002B2CF9AE}" pid="7" name="MSIP_Label_1520fa42-cf58-4c22-8b93-58cf1d3bd1cb_Name">
    <vt:lpwstr>Public Information</vt:lpwstr>
  </property>
  <property fmtid="{D5CDD505-2E9C-101B-9397-08002B2CF9AE}" pid="8" name="MSIP_Label_1520fa42-cf58-4c22-8b93-58cf1d3bd1cb_SiteId">
    <vt:lpwstr>11d0e217-264e-400a-8ba0-57dcc127d72d</vt:lpwstr>
  </property>
  <property fmtid="{D5CDD505-2E9C-101B-9397-08002B2CF9AE}" pid="9" name="MSIP_Label_1520fa42-cf58-4c22-8b93-58cf1d3bd1cb_ActionId">
    <vt:lpwstr>f89a6abe-5a20-44cb-9444-d800fa91eee4</vt:lpwstr>
  </property>
  <property fmtid="{D5CDD505-2E9C-101B-9397-08002B2CF9AE}" pid="10" name="MSIP_Label_1520fa42-cf58-4c22-8b93-58cf1d3bd1cb_ContentBits">
    <vt:lpwstr>0</vt:lpwstr>
  </property>
  <property fmtid="{D5CDD505-2E9C-101B-9397-08002B2CF9AE}" pid="11" name="GrammarlyDocumentId">
    <vt:lpwstr>4c5927d4f9a108dc7f14435afd495de4973a2f6f17918049af9888c9d21e2e1f</vt:lpwstr>
  </property>
</Properties>
</file>