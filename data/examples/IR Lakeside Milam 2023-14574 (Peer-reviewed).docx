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C13B3" w14:textId="77777777" w:rsidR="00CA7579" w:rsidRPr="00F376B9" w:rsidRDefault="00CA7579" w:rsidP="00596F44">
      <w:pPr>
        <w:pStyle w:val="NoSpacing"/>
        <w:jc w:val="center"/>
        <w:rPr>
          <w:rFonts w:asciiTheme="majorHAnsi" w:hAnsiTheme="majorHAnsi" w:cstheme="majorHAnsi"/>
          <w:b/>
          <w:sz w:val="24"/>
          <w:szCs w:val="24"/>
          <w:u w:val="single"/>
        </w:rPr>
      </w:pPr>
    </w:p>
    <w:p w14:paraId="0BCD9939" w14:textId="77777777" w:rsidR="0006260A" w:rsidRPr="00F376B9" w:rsidRDefault="0006260A" w:rsidP="00596F44">
      <w:pPr>
        <w:pStyle w:val="NoSpacing"/>
        <w:jc w:val="center"/>
        <w:rPr>
          <w:rFonts w:asciiTheme="majorHAnsi" w:hAnsiTheme="majorHAnsi" w:cstheme="majorHAnsi"/>
          <w:b/>
          <w:sz w:val="24"/>
          <w:szCs w:val="24"/>
          <w:u w:val="single"/>
        </w:rPr>
      </w:pPr>
    </w:p>
    <w:p w14:paraId="7EA43974" w14:textId="77777777" w:rsidR="001F0BC3" w:rsidRPr="008E47CF" w:rsidRDefault="001F0BC3" w:rsidP="001F0BC3">
      <w:pPr>
        <w:pStyle w:val="NoSpacing"/>
        <w:jc w:val="center"/>
        <w:rPr>
          <w:rFonts w:asciiTheme="majorHAnsi" w:hAnsiTheme="majorHAnsi" w:cstheme="majorHAnsi"/>
          <w:b/>
          <w:sz w:val="24"/>
          <w:szCs w:val="24"/>
          <w:u w:val="single"/>
        </w:rPr>
      </w:pPr>
      <w:r w:rsidRPr="008E47CF">
        <w:rPr>
          <w:rFonts w:asciiTheme="majorHAnsi" w:hAnsiTheme="majorHAnsi" w:cstheme="majorHAnsi"/>
          <w:b/>
          <w:sz w:val="24"/>
          <w:szCs w:val="24"/>
          <w:u w:val="single"/>
        </w:rPr>
        <w:t>Investigative Report</w:t>
      </w:r>
    </w:p>
    <w:sdt>
      <w:sdtPr>
        <w:rPr>
          <w:rFonts w:asciiTheme="majorHAnsi" w:hAnsiTheme="majorHAnsi" w:cstheme="majorHAnsi"/>
          <w:b/>
        </w:rPr>
        <w:id w:val="-1489397417"/>
        <w:placeholder>
          <w:docPart w:val="C83349E4E22D471497152551EBBB21B8"/>
        </w:placeholder>
        <w:dropDownList>
          <w:listItem w:value="Choose an item."/>
          <w:listItem w:displayText="On-site State Investigation" w:value="On-site State Investigation"/>
          <w:listItem w:displayText="On-site Federal Investigation" w:value="On-site Federal Investigation"/>
          <w:listItem w:displayText="On-site State and Federal Investigation" w:value="On-site State and Federal Investigation"/>
          <w:listItem w:displayText="Off-site State Investigation" w:value="Off-site State Investigation"/>
          <w:listItem w:displayText="State Investigation" w:value="State Investigation"/>
          <w:listItem w:displayText="State and Federal Investigation" w:value="State and Federal Investigation"/>
        </w:dropDownList>
      </w:sdtPr>
      <w:sdtEndPr/>
      <w:sdtContent>
        <w:p w14:paraId="7D3D04D5" w14:textId="70B3F2B6" w:rsidR="001F0BC3" w:rsidRPr="001E2756" w:rsidRDefault="00AB4F41" w:rsidP="001F0BC3">
          <w:pPr>
            <w:pStyle w:val="Header"/>
            <w:jc w:val="center"/>
            <w:rPr>
              <w:rFonts w:asciiTheme="majorHAnsi" w:hAnsiTheme="majorHAnsi" w:cstheme="majorHAnsi"/>
              <w:b/>
            </w:rPr>
          </w:pPr>
          <w:r w:rsidRPr="001E2756">
            <w:rPr>
              <w:rFonts w:asciiTheme="majorHAnsi" w:hAnsiTheme="majorHAnsi" w:cstheme="majorHAnsi"/>
              <w:b/>
            </w:rPr>
            <w:t>State Investigation</w:t>
          </w:r>
        </w:p>
      </w:sdtContent>
    </w:sdt>
    <w:p w14:paraId="601E9EAB" w14:textId="77777777" w:rsidR="001F0BC3" w:rsidRPr="001E2756" w:rsidRDefault="001F0BC3" w:rsidP="00B15F29">
      <w:pPr>
        <w:pStyle w:val="Header"/>
        <w:rPr>
          <w:rFonts w:asciiTheme="majorHAnsi" w:hAnsiTheme="majorHAnsi" w:cstheme="majorHAnsi"/>
          <w:b/>
        </w:rPr>
      </w:pPr>
    </w:p>
    <w:p w14:paraId="1A84974C" w14:textId="4BB39308" w:rsidR="00B15F29" w:rsidRPr="001E2756" w:rsidRDefault="00B15F29" w:rsidP="00B15F29">
      <w:pPr>
        <w:pStyle w:val="Header"/>
        <w:rPr>
          <w:rFonts w:asciiTheme="majorHAnsi" w:hAnsiTheme="majorHAnsi" w:cstheme="majorHAnsi"/>
          <w:bCs/>
        </w:rPr>
      </w:pPr>
      <w:r w:rsidRPr="001E2756">
        <w:rPr>
          <w:rFonts w:asciiTheme="majorHAnsi" w:hAnsiTheme="majorHAnsi" w:cstheme="majorHAnsi"/>
          <w:b/>
        </w:rPr>
        <w:t>Facility Address:</w:t>
      </w:r>
      <w:r w:rsidR="00285AAE" w:rsidRPr="001E2756">
        <w:rPr>
          <w:rFonts w:asciiTheme="majorHAnsi" w:hAnsiTheme="majorHAnsi" w:cstheme="majorHAnsi"/>
          <w:b/>
        </w:rPr>
        <w:t xml:space="preserve"> </w:t>
      </w:r>
      <w:r w:rsidR="00285AAE" w:rsidRPr="001E2756">
        <w:rPr>
          <w:rFonts w:asciiTheme="majorHAnsi" w:hAnsiTheme="majorHAnsi" w:cstheme="majorHAnsi"/>
          <w:bCs/>
        </w:rPr>
        <w:t>10322 NE 132</w:t>
      </w:r>
      <w:r w:rsidR="00285AAE" w:rsidRPr="001E2756">
        <w:rPr>
          <w:rFonts w:asciiTheme="majorHAnsi" w:hAnsiTheme="majorHAnsi" w:cstheme="majorHAnsi"/>
          <w:bCs/>
          <w:vertAlign w:val="superscript"/>
        </w:rPr>
        <w:t>nd</w:t>
      </w:r>
      <w:r w:rsidR="00285AAE" w:rsidRPr="001E2756">
        <w:rPr>
          <w:rFonts w:asciiTheme="majorHAnsi" w:hAnsiTheme="majorHAnsi" w:cstheme="majorHAnsi"/>
          <w:bCs/>
        </w:rPr>
        <w:t xml:space="preserve"> Street Kirkland, WA 98034-2829</w:t>
      </w:r>
      <w:r w:rsidRPr="001E2756">
        <w:rPr>
          <w:rFonts w:asciiTheme="majorHAnsi" w:hAnsiTheme="majorHAnsi" w:cstheme="majorHAnsi"/>
          <w:bCs/>
        </w:rPr>
        <w:t xml:space="preserve"> </w:t>
      </w:r>
    </w:p>
    <w:p w14:paraId="24EC7DE4" w14:textId="76634FA0" w:rsidR="00806079" w:rsidRPr="001E2756" w:rsidRDefault="00806079" w:rsidP="00B15F29">
      <w:pPr>
        <w:pStyle w:val="Header"/>
        <w:rPr>
          <w:rFonts w:asciiTheme="majorHAnsi" w:hAnsiTheme="majorHAnsi" w:cstheme="majorHAnsi"/>
        </w:rPr>
      </w:pPr>
      <w:r w:rsidRPr="001E2756">
        <w:rPr>
          <w:rFonts w:asciiTheme="majorHAnsi" w:hAnsiTheme="majorHAnsi" w:cstheme="majorHAnsi"/>
          <w:b/>
        </w:rPr>
        <w:t>Laboratory Director:</w:t>
      </w:r>
      <w:r w:rsidR="00673D69" w:rsidRPr="001E2756">
        <w:rPr>
          <w:rFonts w:asciiTheme="majorHAnsi" w:hAnsiTheme="majorHAnsi" w:cstheme="majorHAnsi"/>
        </w:rPr>
        <w:t xml:space="preserve"> N/A</w:t>
      </w:r>
    </w:p>
    <w:p w14:paraId="3E5C2DBC" w14:textId="2B0FDFEB" w:rsidR="00806079" w:rsidRPr="001E2756" w:rsidRDefault="00806079" w:rsidP="00B15F29">
      <w:pPr>
        <w:pStyle w:val="Header"/>
        <w:rPr>
          <w:rFonts w:asciiTheme="majorHAnsi" w:hAnsiTheme="majorHAnsi" w:cstheme="majorHAnsi"/>
        </w:rPr>
      </w:pPr>
      <w:r w:rsidRPr="001E2756">
        <w:rPr>
          <w:rFonts w:asciiTheme="majorHAnsi" w:hAnsiTheme="majorHAnsi" w:cstheme="majorHAnsi"/>
          <w:b/>
        </w:rPr>
        <w:t>CLIA Number:</w:t>
      </w:r>
      <w:r w:rsidR="00673D69" w:rsidRPr="001E2756">
        <w:rPr>
          <w:rFonts w:asciiTheme="majorHAnsi" w:hAnsiTheme="majorHAnsi" w:cstheme="majorHAnsi"/>
          <w:b/>
        </w:rPr>
        <w:t xml:space="preserve"> </w:t>
      </w:r>
      <w:r w:rsidR="00673D69" w:rsidRPr="001E2756">
        <w:rPr>
          <w:rFonts w:asciiTheme="majorHAnsi" w:hAnsiTheme="majorHAnsi" w:cstheme="majorHAnsi"/>
        </w:rPr>
        <w:t>N/A</w:t>
      </w:r>
    </w:p>
    <w:p w14:paraId="6BACECFD" w14:textId="79529905" w:rsidR="00B15F29" w:rsidRPr="001E2756" w:rsidRDefault="00B15F29" w:rsidP="00B15F29">
      <w:pPr>
        <w:pStyle w:val="Header"/>
        <w:rPr>
          <w:rFonts w:asciiTheme="majorHAnsi" w:hAnsiTheme="majorHAnsi" w:cstheme="majorHAnsi"/>
          <w:bCs/>
        </w:rPr>
      </w:pPr>
      <w:r w:rsidRPr="001E2756">
        <w:rPr>
          <w:rFonts w:asciiTheme="majorHAnsi" w:hAnsiTheme="majorHAnsi" w:cstheme="majorHAnsi"/>
          <w:b/>
        </w:rPr>
        <w:t>Credential Number:</w:t>
      </w:r>
      <w:r w:rsidR="00285AAE" w:rsidRPr="001E2756">
        <w:rPr>
          <w:rFonts w:asciiTheme="majorHAnsi" w:hAnsiTheme="majorHAnsi" w:cstheme="majorHAnsi"/>
          <w:b/>
        </w:rPr>
        <w:t xml:space="preserve"> </w:t>
      </w:r>
      <w:r w:rsidR="00285AAE" w:rsidRPr="001E2756">
        <w:rPr>
          <w:rFonts w:asciiTheme="majorHAnsi" w:hAnsiTheme="majorHAnsi" w:cstheme="majorHAnsi"/>
          <w:bCs/>
        </w:rPr>
        <w:t>RTF.FS.00001031</w:t>
      </w:r>
    </w:p>
    <w:p w14:paraId="640C9075" w14:textId="1B0DF45E" w:rsidR="00B15F29" w:rsidRPr="001E2756" w:rsidRDefault="00B15F29" w:rsidP="00B15F29">
      <w:pPr>
        <w:pStyle w:val="Header"/>
        <w:rPr>
          <w:rFonts w:asciiTheme="majorHAnsi" w:hAnsiTheme="majorHAnsi" w:cstheme="majorHAnsi"/>
        </w:rPr>
      </w:pPr>
      <w:r w:rsidRPr="001E2756">
        <w:rPr>
          <w:rFonts w:asciiTheme="majorHAnsi" w:hAnsiTheme="majorHAnsi" w:cstheme="majorHAnsi"/>
          <w:b/>
        </w:rPr>
        <w:t>Medicare Number:</w:t>
      </w:r>
      <w:r w:rsidRPr="001E2756">
        <w:rPr>
          <w:rFonts w:asciiTheme="majorHAnsi" w:hAnsiTheme="majorHAnsi" w:cstheme="majorHAnsi"/>
        </w:rPr>
        <w:t xml:space="preserve"> </w:t>
      </w:r>
      <w:r w:rsidR="00673D69" w:rsidRPr="001E2756">
        <w:rPr>
          <w:rFonts w:asciiTheme="majorHAnsi" w:hAnsiTheme="majorHAnsi" w:cstheme="majorHAnsi"/>
        </w:rPr>
        <w:t>N/A</w:t>
      </w:r>
    </w:p>
    <w:p w14:paraId="510EBDBB" w14:textId="01648442" w:rsidR="00B15F29" w:rsidRPr="001E2756" w:rsidRDefault="00B15F29" w:rsidP="00B15F29">
      <w:pPr>
        <w:pStyle w:val="Header"/>
        <w:rPr>
          <w:rFonts w:asciiTheme="majorHAnsi" w:hAnsiTheme="majorHAnsi" w:cstheme="majorHAnsi"/>
        </w:rPr>
      </w:pPr>
      <w:r w:rsidRPr="001E2756">
        <w:rPr>
          <w:rFonts w:asciiTheme="majorHAnsi" w:hAnsiTheme="majorHAnsi" w:cstheme="majorHAnsi"/>
          <w:b/>
        </w:rPr>
        <w:t>Shell Number:</w:t>
      </w:r>
      <w:r w:rsidRPr="001E2756">
        <w:rPr>
          <w:rFonts w:asciiTheme="majorHAnsi" w:hAnsiTheme="majorHAnsi" w:cstheme="majorHAnsi"/>
        </w:rPr>
        <w:t xml:space="preserve"> </w:t>
      </w:r>
      <w:r w:rsidR="00673D69" w:rsidRPr="001E2756">
        <w:rPr>
          <w:rFonts w:asciiTheme="majorHAnsi" w:hAnsiTheme="majorHAnsi" w:cstheme="majorHAnsi"/>
        </w:rPr>
        <w:t>N/A</w:t>
      </w:r>
    </w:p>
    <w:p w14:paraId="3D9197FC" w14:textId="5212F682" w:rsidR="00B15F29" w:rsidRPr="001E2756" w:rsidRDefault="00B15F29" w:rsidP="00B15F29">
      <w:pPr>
        <w:pStyle w:val="Header"/>
        <w:rPr>
          <w:rFonts w:asciiTheme="majorHAnsi" w:hAnsiTheme="majorHAnsi" w:cstheme="majorHAnsi"/>
          <w:b/>
        </w:rPr>
      </w:pPr>
      <w:r w:rsidRPr="001E2756">
        <w:rPr>
          <w:rFonts w:asciiTheme="majorHAnsi" w:hAnsiTheme="majorHAnsi" w:cstheme="majorHAnsi"/>
          <w:b/>
        </w:rPr>
        <w:t>Date(s) of Investigation:</w:t>
      </w:r>
      <w:r w:rsidR="00285AAE" w:rsidRPr="001E2756">
        <w:rPr>
          <w:rFonts w:asciiTheme="majorHAnsi" w:hAnsiTheme="majorHAnsi" w:cstheme="majorHAnsi"/>
          <w:b/>
        </w:rPr>
        <w:t xml:space="preserve"> </w:t>
      </w:r>
      <w:r w:rsidR="00285AAE" w:rsidRPr="001E2756">
        <w:rPr>
          <w:rFonts w:asciiTheme="majorHAnsi" w:hAnsiTheme="majorHAnsi" w:cstheme="majorHAnsi"/>
          <w:bCs/>
        </w:rPr>
        <w:t>11/17/23</w:t>
      </w:r>
      <w:r w:rsidR="0063119C" w:rsidRPr="001E2756">
        <w:rPr>
          <w:rFonts w:asciiTheme="majorHAnsi" w:hAnsiTheme="majorHAnsi" w:cstheme="majorHAnsi"/>
          <w:bCs/>
        </w:rPr>
        <w:t>-12/16/24</w:t>
      </w:r>
      <w:r w:rsidRPr="001E2756">
        <w:rPr>
          <w:rFonts w:asciiTheme="majorHAnsi" w:hAnsiTheme="majorHAnsi" w:cstheme="majorHAnsi"/>
          <w:b/>
        </w:rPr>
        <w:t xml:space="preserve"> </w:t>
      </w:r>
    </w:p>
    <w:p w14:paraId="15806B5A" w14:textId="57765285" w:rsidR="00B15F29" w:rsidRPr="001E2756" w:rsidRDefault="00B15F29" w:rsidP="00B15F29">
      <w:pPr>
        <w:pStyle w:val="Header"/>
        <w:rPr>
          <w:rFonts w:asciiTheme="majorHAnsi" w:hAnsiTheme="majorHAnsi" w:cstheme="majorHAnsi"/>
          <w:b/>
        </w:rPr>
      </w:pPr>
      <w:r w:rsidRPr="001E2756">
        <w:rPr>
          <w:rFonts w:asciiTheme="majorHAnsi" w:hAnsiTheme="majorHAnsi" w:cstheme="majorHAnsi"/>
          <w:b/>
        </w:rPr>
        <w:t xml:space="preserve">State Licensing Priority: </w:t>
      </w:r>
      <w:sdt>
        <w:sdtPr>
          <w:rPr>
            <w:rFonts w:asciiTheme="majorHAnsi" w:hAnsiTheme="majorHAnsi" w:cstheme="majorHAnsi"/>
          </w:rPr>
          <w:id w:val="-1956250726"/>
          <w:placeholder>
            <w:docPart w:val="DDB7813EE85548CA8DE3517F41E62CCA"/>
          </w:placeholder>
          <w:comboBox>
            <w:listItem w:value="Choose an item."/>
            <w:listItem w:displayText="A" w:value="A"/>
            <w:listItem w:displayText="B" w:value="B"/>
            <w:listItem w:displayText="C" w:value="C"/>
            <w:listItem w:displayText="N/A" w:value="N/A"/>
          </w:comboBox>
        </w:sdtPr>
        <w:sdtEndPr/>
        <w:sdtContent>
          <w:r w:rsidR="00AB4F41" w:rsidRPr="001E2756">
            <w:rPr>
              <w:rFonts w:asciiTheme="majorHAnsi" w:hAnsiTheme="majorHAnsi" w:cstheme="majorHAnsi"/>
            </w:rPr>
            <w:t>B</w:t>
          </w:r>
        </w:sdtContent>
      </w:sdt>
      <w:r w:rsidRPr="001E2756">
        <w:rPr>
          <w:rFonts w:asciiTheme="majorHAnsi" w:hAnsiTheme="majorHAnsi" w:cstheme="majorHAnsi"/>
          <w:b/>
        </w:rPr>
        <w:t xml:space="preserve"> </w:t>
      </w:r>
    </w:p>
    <w:p w14:paraId="7AA31623" w14:textId="140EAA7C" w:rsidR="00B15F29" w:rsidRPr="001E2756" w:rsidRDefault="00B15F29" w:rsidP="00B15F29">
      <w:pPr>
        <w:pStyle w:val="Header"/>
        <w:rPr>
          <w:rFonts w:asciiTheme="majorHAnsi" w:hAnsiTheme="majorHAnsi" w:cstheme="majorHAnsi"/>
          <w:b/>
        </w:rPr>
      </w:pPr>
      <w:r w:rsidRPr="001E2756">
        <w:rPr>
          <w:rFonts w:asciiTheme="majorHAnsi" w:hAnsiTheme="majorHAnsi" w:cstheme="majorHAnsi"/>
          <w:b/>
        </w:rPr>
        <w:t xml:space="preserve">Federal Certification Priority: </w:t>
      </w:r>
      <w:sdt>
        <w:sdtPr>
          <w:rPr>
            <w:rFonts w:asciiTheme="majorHAnsi" w:hAnsiTheme="majorHAnsi" w:cstheme="majorHAnsi"/>
          </w:rPr>
          <w:id w:val="-1563786869"/>
          <w:placeholder>
            <w:docPart w:val="3B42907CD40A4736B013649C64005519"/>
          </w:placeholder>
          <w:comboBox>
            <w:listItem w:value="Choose an item."/>
            <w:listItem w:displayText="N/A " w:value="N/A "/>
            <w:listItem w:displayText="Immediate Jeopardy (IJ)" w:value="Immediate Jeopardy (IJ)"/>
            <w:listItem w:displayText="Non-IJ High" w:value="Non-IJ High"/>
            <w:listItem w:displayText="Non-IJ Medium" w:value="Non-IJ Medium"/>
            <w:listItem w:displayText="Non-IJ Low" w:value="Non-IJ Low"/>
            <w:listItem w:displayText="Adminstrative Review/Offsite Investigation" w:value="Adminstrative Review/Offsite Investigation"/>
            <w:listItem w:displayText="Referral - Immediate" w:value="Referral - Immediate"/>
            <w:listItem w:displayText="Referral - Other" w:value="Referral - Other"/>
            <w:listItem w:displayText="No Action Necessary" w:value="No Action Necessary"/>
          </w:comboBox>
        </w:sdtPr>
        <w:sdtEndPr/>
        <w:sdtContent>
          <w:r w:rsidR="00673D69" w:rsidRPr="001E2756">
            <w:rPr>
              <w:rFonts w:asciiTheme="majorHAnsi" w:hAnsiTheme="majorHAnsi" w:cstheme="majorHAnsi"/>
            </w:rPr>
            <w:t xml:space="preserve">N/A </w:t>
          </w:r>
        </w:sdtContent>
      </w:sdt>
    </w:p>
    <w:p w14:paraId="597038C4" w14:textId="77777777" w:rsidR="00D568A3" w:rsidRPr="008E47CF" w:rsidRDefault="00D568A3" w:rsidP="00596F44">
      <w:pPr>
        <w:pStyle w:val="NoSpacing"/>
        <w:ind w:right="288"/>
        <w:rPr>
          <w:rFonts w:asciiTheme="majorHAnsi" w:hAnsiTheme="majorHAnsi" w:cstheme="majorHAnsi"/>
          <w:b/>
          <w:sz w:val="24"/>
          <w:szCs w:val="24"/>
        </w:rPr>
      </w:pPr>
    </w:p>
    <w:p w14:paraId="64F99C93" w14:textId="77777777" w:rsidR="00FF3D1E" w:rsidRPr="001E2756" w:rsidRDefault="00B15F29" w:rsidP="00FF3D1E">
      <w:pPr>
        <w:pStyle w:val="NoSpacing"/>
        <w:ind w:right="288"/>
        <w:rPr>
          <w:rFonts w:asciiTheme="majorHAnsi" w:hAnsiTheme="majorHAnsi" w:cstheme="majorHAnsi"/>
          <w:i/>
          <w:sz w:val="24"/>
          <w:szCs w:val="24"/>
        </w:rPr>
      </w:pPr>
      <w:r w:rsidRPr="008E47CF">
        <w:rPr>
          <w:rFonts w:asciiTheme="majorHAnsi" w:hAnsiTheme="majorHAnsi" w:cstheme="majorHAnsi"/>
          <w:b/>
          <w:sz w:val="24"/>
          <w:szCs w:val="24"/>
        </w:rPr>
        <w:t xml:space="preserve">Intake Details: </w:t>
      </w:r>
      <w:r w:rsidR="00725439" w:rsidRPr="001E2756">
        <w:rPr>
          <w:rFonts w:asciiTheme="majorHAnsi" w:hAnsiTheme="majorHAnsi" w:cstheme="majorHAnsi"/>
          <w:sz w:val="24"/>
          <w:szCs w:val="24"/>
        </w:rPr>
        <w:t>(</w:t>
      </w:r>
      <w:r w:rsidRPr="001E2756">
        <w:rPr>
          <w:rFonts w:asciiTheme="majorHAnsi" w:hAnsiTheme="majorHAnsi" w:cstheme="majorHAnsi"/>
          <w:i/>
          <w:sz w:val="24"/>
          <w:szCs w:val="24"/>
        </w:rPr>
        <w:t>List of concerns reported in the original complaint.)</w:t>
      </w:r>
    </w:p>
    <w:p w14:paraId="193DEA77" w14:textId="77777777" w:rsidR="00FF3D1E" w:rsidRPr="001E2756" w:rsidRDefault="00FF3D1E" w:rsidP="00FF3D1E">
      <w:pPr>
        <w:pStyle w:val="NoSpacing"/>
        <w:ind w:right="288"/>
        <w:rPr>
          <w:rFonts w:asciiTheme="majorHAnsi" w:hAnsiTheme="majorHAnsi" w:cstheme="majorHAnsi"/>
          <w:i/>
          <w:sz w:val="24"/>
          <w:szCs w:val="24"/>
        </w:rPr>
      </w:pPr>
    </w:p>
    <w:p w14:paraId="70E91DBC" w14:textId="56F89376" w:rsidR="00D568A3" w:rsidRPr="008E47CF" w:rsidRDefault="00285AAE" w:rsidP="00FF3D1E">
      <w:pPr>
        <w:pStyle w:val="NoSpacing"/>
        <w:ind w:right="288"/>
        <w:rPr>
          <w:rFonts w:asciiTheme="majorHAnsi" w:eastAsiaTheme="minorHAnsi" w:hAnsiTheme="majorHAnsi" w:cstheme="majorHAnsi"/>
          <w:sz w:val="24"/>
          <w:szCs w:val="24"/>
        </w:rPr>
      </w:pPr>
      <w:r w:rsidRPr="008E47CF">
        <w:rPr>
          <w:rFonts w:asciiTheme="majorHAnsi" w:eastAsiaTheme="minorHAnsi" w:hAnsiTheme="majorHAnsi" w:cstheme="majorHAnsi"/>
          <w:sz w:val="24"/>
          <w:szCs w:val="24"/>
        </w:rPr>
        <w:t xml:space="preserve">The Department of Health (DOH) received a complaint that a patient died at the facility. The initial autopsy results were inconclusive. </w:t>
      </w:r>
    </w:p>
    <w:p w14:paraId="1B386EA5" w14:textId="77777777" w:rsidR="00FF3D1E" w:rsidRPr="008E47CF" w:rsidRDefault="00FF3D1E" w:rsidP="00FF3D1E">
      <w:pPr>
        <w:pStyle w:val="NoSpacing"/>
        <w:ind w:right="288"/>
        <w:rPr>
          <w:rFonts w:asciiTheme="majorHAnsi" w:hAnsiTheme="majorHAnsi" w:cstheme="majorHAnsi"/>
          <w:sz w:val="24"/>
          <w:szCs w:val="24"/>
        </w:rPr>
      </w:pPr>
    </w:p>
    <w:p w14:paraId="342E1823" w14:textId="410467BB" w:rsidR="00B15F29" w:rsidRPr="001E2756" w:rsidRDefault="00B15F29" w:rsidP="00B15F29">
      <w:pPr>
        <w:pStyle w:val="NoSpacing"/>
        <w:ind w:right="288"/>
        <w:rPr>
          <w:rFonts w:asciiTheme="majorHAnsi" w:hAnsiTheme="majorHAnsi" w:cstheme="majorHAnsi"/>
          <w:i/>
          <w:sz w:val="24"/>
          <w:szCs w:val="24"/>
        </w:rPr>
      </w:pPr>
      <w:r w:rsidRPr="008E47CF">
        <w:rPr>
          <w:rFonts w:asciiTheme="majorHAnsi" w:hAnsiTheme="majorHAnsi" w:cstheme="majorHAnsi"/>
          <w:b/>
          <w:sz w:val="24"/>
          <w:szCs w:val="24"/>
        </w:rPr>
        <w:t xml:space="preserve">Allegation/s: </w:t>
      </w:r>
      <w:r w:rsidR="00725439" w:rsidRPr="001E2756">
        <w:rPr>
          <w:rFonts w:asciiTheme="majorHAnsi" w:hAnsiTheme="majorHAnsi" w:cstheme="majorHAnsi"/>
          <w:sz w:val="24"/>
          <w:szCs w:val="24"/>
        </w:rPr>
        <w:t>(</w:t>
      </w:r>
      <w:r w:rsidR="00725439" w:rsidRPr="001E2756">
        <w:rPr>
          <w:rFonts w:asciiTheme="majorHAnsi" w:hAnsiTheme="majorHAnsi" w:cstheme="majorHAnsi"/>
          <w:i/>
          <w:sz w:val="24"/>
          <w:szCs w:val="24"/>
        </w:rPr>
        <w:t xml:space="preserve">The allegation/s listed below is what the department has jurisdiction and authorization to investigate. </w:t>
      </w:r>
      <w:r w:rsidRPr="001E2756">
        <w:rPr>
          <w:rFonts w:asciiTheme="majorHAnsi" w:hAnsiTheme="majorHAnsi" w:cstheme="majorHAnsi"/>
          <w:i/>
          <w:sz w:val="24"/>
          <w:szCs w:val="24"/>
        </w:rPr>
        <w:t>An allegation is considered an assertion of improper practice or condition that could result in a violation of facility law or rule.)</w:t>
      </w:r>
    </w:p>
    <w:p w14:paraId="6760B8A6" w14:textId="77777777" w:rsidR="00B15F29" w:rsidRPr="001E2756" w:rsidRDefault="00B15F29" w:rsidP="00B15F29">
      <w:pPr>
        <w:pStyle w:val="NoSpacing"/>
        <w:ind w:right="288"/>
        <w:rPr>
          <w:rFonts w:asciiTheme="majorHAnsi" w:hAnsiTheme="majorHAnsi" w:cstheme="majorHAnsi"/>
          <w:sz w:val="24"/>
          <w:szCs w:val="24"/>
        </w:rPr>
      </w:pPr>
    </w:p>
    <w:p w14:paraId="01B0C936" w14:textId="07E0C9F7" w:rsidR="00285AAE" w:rsidRPr="001E2756" w:rsidRDefault="00285AAE" w:rsidP="00285AAE">
      <w:pPr>
        <w:pStyle w:val="ListParagraph"/>
        <w:numPr>
          <w:ilvl w:val="0"/>
          <w:numId w:val="9"/>
        </w:numPr>
        <w:tabs>
          <w:tab w:val="left" w:pos="5682"/>
        </w:tabs>
        <w:rPr>
          <w:rFonts w:asciiTheme="majorHAnsi" w:hAnsiTheme="majorHAnsi" w:cstheme="majorHAnsi"/>
          <w:sz w:val="24"/>
          <w:szCs w:val="24"/>
        </w:rPr>
      </w:pPr>
      <w:r w:rsidRPr="001E2756">
        <w:rPr>
          <w:rFonts w:asciiTheme="majorHAnsi" w:hAnsiTheme="majorHAnsi" w:cstheme="majorHAnsi"/>
          <w:sz w:val="24"/>
          <w:szCs w:val="24"/>
        </w:rPr>
        <w:t xml:space="preserve">A potential violation of WAC 246-337-045, Governance and </w:t>
      </w:r>
      <w:r w:rsidR="007B310D" w:rsidRPr="001E2756">
        <w:rPr>
          <w:rFonts w:asciiTheme="majorHAnsi" w:hAnsiTheme="majorHAnsi" w:cstheme="majorHAnsi"/>
          <w:sz w:val="24"/>
          <w:szCs w:val="24"/>
        </w:rPr>
        <w:t>a</w:t>
      </w:r>
      <w:r w:rsidRPr="001E2756">
        <w:rPr>
          <w:rFonts w:asciiTheme="majorHAnsi" w:hAnsiTheme="majorHAnsi" w:cstheme="majorHAnsi"/>
          <w:sz w:val="24"/>
          <w:szCs w:val="24"/>
        </w:rPr>
        <w:t>dministration</w:t>
      </w:r>
      <w:r w:rsidR="00E203BA" w:rsidRPr="001E2756">
        <w:rPr>
          <w:rFonts w:asciiTheme="majorHAnsi" w:hAnsiTheme="majorHAnsi" w:cstheme="majorHAnsi"/>
          <w:sz w:val="24"/>
          <w:szCs w:val="24"/>
        </w:rPr>
        <w:t xml:space="preserve">, by failing to </w:t>
      </w:r>
      <w:r w:rsidR="00C02798" w:rsidRPr="001E2756">
        <w:rPr>
          <w:rFonts w:asciiTheme="majorHAnsi" w:hAnsiTheme="majorHAnsi" w:cstheme="majorHAnsi"/>
          <w:sz w:val="24"/>
          <w:szCs w:val="24"/>
        </w:rPr>
        <w:t xml:space="preserve">adopt, periodically review, and update policies that govern the organization and functions of the facility including a policy addressing the provision of sufficient resources such as personnel, facilities,  equipment, and supplies to meet the needs of the population served; and by failing to </w:t>
      </w:r>
      <w:r w:rsidR="007B310D" w:rsidRPr="001E2756">
        <w:rPr>
          <w:rFonts w:asciiTheme="majorHAnsi" w:hAnsiTheme="majorHAnsi" w:cstheme="majorHAnsi"/>
          <w:sz w:val="24"/>
          <w:szCs w:val="24"/>
        </w:rPr>
        <w:t xml:space="preserve">ensure staff providing </w:t>
      </w:r>
      <w:r w:rsidR="00E203BA" w:rsidRPr="001E2756">
        <w:rPr>
          <w:rFonts w:asciiTheme="majorHAnsi" w:hAnsiTheme="majorHAnsi" w:cstheme="majorHAnsi"/>
          <w:sz w:val="24"/>
          <w:szCs w:val="24"/>
        </w:rPr>
        <w:t>direct patient care, direct treatment</w:t>
      </w:r>
      <w:r w:rsidR="007B310D" w:rsidRPr="001E2756">
        <w:rPr>
          <w:rFonts w:asciiTheme="majorHAnsi" w:hAnsiTheme="majorHAnsi" w:cstheme="majorHAnsi"/>
          <w:sz w:val="24"/>
          <w:szCs w:val="24"/>
        </w:rPr>
        <w:t>,</w:t>
      </w:r>
      <w:r w:rsidR="00E203BA" w:rsidRPr="001E2756">
        <w:rPr>
          <w:rFonts w:asciiTheme="majorHAnsi" w:hAnsiTheme="majorHAnsi" w:cstheme="majorHAnsi"/>
          <w:sz w:val="24"/>
          <w:szCs w:val="24"/>
        </w:rPr>
        <w:t xml:space="preserve"> or </w:t>
      </w:r>
      <w:r w:rsidR="007B310D" w:rsidRPr="001E2756">
        <w:rPr>
          <w:rFonts w:asciiTheme="majorHAnsi" w:hAnsiTheme="majorHAnsi" w:cstheme="majorHAnsi"/>
          <w:sz w:val="24"/>
          <w:szCs w:val="24"/>
        </w:rPr>
        <w:t>managing</w:t>
      </w:r>
      <w:r w:rsidR="00E203BA" w:rsidRPr="001E2756">
        <w:rPr>
          <w:rFonts w:asciiTheme="majorHAnsi" w:hAnsiTheme="majorHAnsi" w:cstheme="majorHAnsi"/>
          <w:sz w:val="24"/>
          <w:szCs w:val="24"/>
        </w:rPr>
        <w:t xml:space="preserve"> </w:t>
      </w:r>
      <w:r w:rsidR="007B310D" w:rsidRPr="001E2756">
        <w:rPr>
          <w:rFonts w:asciiTheme="majorHAnsi" w:hAnsiTheme="majorHAnsi" w:cstheme="majorHAnsi"/>
          <w:sz w:val="24"/>
          <w:szCs w:val="24"/>
        </w:rPr>
        <w:t xml:space="preserve">patient safety </w:t>
      </w:r>
      <w:r w:rsidR="00E203BA" w:rsidRPr="001E2756">
        <w:rPr>
          <w:rFonts w:asciiTheme="majorHAnsi" w:hAnsiTheme="majorHAnsi" w:cstheme="majorHAnsi"/>
          <w:sz w:val="24"/>
          <w:szCs w:val="24"/>
        </w:rPr>
        <w:t>are competent by training, experience</w:t>
      </w:r>
      <w:r w:rsidR="007B310D" w:rsidRPr="001E2756">
        <w:rPr>
          <w:rFonts w:asciiTheme="majorHAnsi" w:hAnsiTheme="majorHAnsi" w:cstheme="majorHAnsi"/>
          <w:sz w:val="24"/>
          <w:szCs w:val="24"/>
        </w:rPr>
        <w:t>,</w:t>
      </w:r>
      <w:r w:rsidR="00E203BA" w:rsidRPr="001E2756">
        <w:rPr>
          <w:rFonts w:asciiTheme="majorHAnsi" w:hAnsiTheme="majorHAnsi" w:cstheme="majorHAnsi"/>
          <w:sz w:val="24"/>
          <w:szCs w:val="24"/>
        </w:rPr>
        <w:t xml:space="preserve"> and capability. </w:t>
      </w:r>
      <w:r w:rsidRPr="001E2756">
        <w:rPr>
          <w:rFonts w:asciiTheme="majorHAnsi" w:hAnsiTheme="majorHAnsi" w:cstheme="majorHAnsi"/>
          <w:sz w:val="24"/>
          <w:szCs w:val="24"/>
        </w:rPr>
        <w:t xml:space="preserve"> </w:t>
      </w:r>
    </w:p>
    <w:p w14:paraId="47DACF66" w14:textId="44680248" w:rsidR="00D95212" w:rsidRPr="001E2756" w:rsidRDefault="00D95212" w:rsidP="00D95212">
      <w:pPr>
        <w:pStyle w:val="ListParagraph"/>
        <w:numPr>
          <w:ilvl w:val="0"/>
          <w:numId w:val="9"/>
        </w:numPr>
        <w:tabs>
          <w:tab w:val="left" w:pos="5682"/>
        </w:tabs>
        <w:rPr>
          <w:rFonts w:asciiTheme="majorHAnsi" w:hAnsiTheme="majorHAnsi" w:cstheme="majorHAnsi"/>
          <w:sz w:val="24"/>
          <w:szCs w:val="24"/>
        </w:rPr>
      </w:pPr>
      <w:r w:rsidRPr="001E2756">
        <w:rPr>
          <w:rFonts w:asciiTheme="majorHAnsi" w:hAnsiTheme="majorHAnsi" w:cstheme="majorHAnsi"/>
          <w:sz w:val="24"/>
          <w:szCs w:val="24"/>
        </w:rPr>
        <w:t xml:space="preserve">A potential violation of WAC 246-337-048, Quality improvement program, by failing to collect, measure, and assess data on policies and procedures, and outcomes related to patient care and the environment including the death of a patient; and by failing to implement and document changes or improvements made to prevent future occurrences of any serious or unanticipated patient outcome. </w:t>
      </w:r>
    </w:p>
    <w:p w14:paraId="673F0DAD" w14:textId="389129CD" w:rsidR="00D95212" w:rsidRPr="001E2756" w:rsidRDefault="00D95212" w:rsidP="00D95212">
      <w:pPr>
        <w:pStyle w:val="ListParagraph"/>
        <w:numPr>
          <w:ilvl w:val="0"/>
          <w:numId w:val="9"/>
        </w:numPr>
        <w:tabs>
          <w:tab w:val="left" w:pos="5682"/>
        </w:tabs>
        <w:rPr>
          <w:rFonts w:asciiTheme="majorHAnsi" w:hAnsiTheme="majorHAnsi" w:cstheme="majorHAnsi"/>
          <w:sz w:val="24"/>
          <w:szCs w:val="24"/>
        </w:rPr>
      </w:pPr>
      <w:r w:rsidRPr="001E2756">
        <w:rPr>
          <w:rFonts w:asciiTheme="majorHAnsi" w:hAnsiTheme="majorHAnsi" w:cstheme="majorHAnsi"/>
          <w:sz w:val="24"/>
          <w:szCs w:val="24"/>
        </w:rPr>
        <w:t xml:space="preserve">A potential violation of WAC 246-337-065, Safety and security, by failing to report to the department and other appropriate agencies, by the end of the next business day of the incident occurring, serious or undesirable outcomes that occur in the facility, including death.  </w:t>
      </w:r>
    </w:p>
    <w:p w14:paraId="7549C733" w14:textId="19F3D2EA" w:rsidR="00D95212" w:rsidRPr="001E2756" w:rsidRDefault="00D95212" w:rsidP="00D95212">
      <w:pPr>
        <w:pStyle w:val="ListParagraph"/>
        <w:numPr>
          <w:ilvl w:val="0"/>
          <w:numId w:val="9"/>
        </w:numPr>
        <w:tabs>
          <w:tab w:val="left" w:pos="5682"/>
        </w:tabs>
        <w:rPr>
          <w:rFonts w:asciiTheme="majorHAnsi" w:hAnsiTheme="majorHAnsi" w:cstheme="majorHAnsi"/>
          <w:sz w:val="24"/>
          <w:szCs w:val="24"/>
        </w:rPr>
      </w:pPr>
      <w:r w:rsidRPr="001E2756">
        <w:rPr>
          <w:rFonts w:asciiTheme="majorHAnsi" w:hAnsiTheme="majorHAnsi" w:cstheme="majorHAnsi"/>
          <w:sz w:val="24"/>
          <w:szCs w:val="24"/>
        </w:rPr>
        <w:t xml:space="preserve">A potential violation of WAC 246-337-075, Resident rights, by failing to ensure that patients have a safe and clean environment.  </w:t>
      </w:r>
    </w:p>
    <w:p w14:paraId="7623D124" w14:textId="088D5424" w:rsidR="00285AAE" w:rsidRPr="001E2756" w:rsidRDefault="00285AAE" w:rsidP="00285AAE">
      <w:pPr>
        <w:pStyle w:val="ListParagraph"/>
        <w:numPr>
          <w:ilvl w:val="0"/>
          <w:numId w:val="9"/>
        </w:numPr>
        <w:tabs>
          <w:tab w:val="left" w:pos="5682"/>
        </w:tabs>
        <w:rPr>
          <w:rFonts w:asciiTheme="majorHAnsi" w:hAnsiTheme="majorHAnsi" w:cstheme="majorHAnsi"/>
          <w:sz w:val="24"/>
          <w:szCs w:val="24"/>
        </w:rPr>
      </w:pPr>
      <w:r w:rsidRPr="001E2756">
        <w:rPr>
          <w:rFonts w:asciiTheme="majorHAnsi" w:hAnsiTheme="majorHAnsi" w:cstheme="majorHAnsi"/>
          <w:sz w:val="24"/>
          <w:szCs w:val="24"/>
        </w:rPr>
        <w:t>A potential violation of WAC 246-337-080, Resident care services</w:t>
      </w:r>
      <w:r w:rsidR="00A152F4" w:rsidRPr="001E2756">
        <w:rPr>
          <w:rFonts w:asciiTheme="majorHAnsi" w:hAnsiTheme="majorHAnsi" w:cstheme="majorHAnsi"/>
          <w:sz w:val="24"/>
          <w:szCs w:val="24"/>
        </w:rPr>
        <w:t xml:space="preserve">, by failing to limit admission, transfer, discharge, and referral processes to patients for whom the Residential Treatment Facility (RFT) is qualified by staff, services, equipment, building design, and occupancy to give safe care; by failing to conduct a current health care screening of each patient upon admission; by failing to refer patients for </w:t>
      </w:r>
      <w:r w:rsidR="00A152F4" w:rsidRPr="001E2756">
        <w:rPr>
          <w:rFonts w:asciiTheme="majorHAnsi" w:hAnsiTheme="majorHAnsi" w:cstheme="majorHAnsi"/>
          <w:sz w:val="24"/>
          <w:szCs w:val="24"/>
        </w:rPr>
        <w:lastRenderedPageBreak/>
        <w:t xml:space="preserve">health care provided outside of the RTF as needed; and by failing to provide access to a health assessment by a health care prescriber any time a patient exhibits signs or symptoms of an injury, illness or abnormality for which a medical diagnosis and treatment are indicated; by failing to address serious illness, medical emergencies, or threat to life, including the criteria for determining the degree of medical stability of patients. </w:t>
      </w:r>
    </w:p>
    <w:p w14:paraId="49515AFC" w14:textId="0116FAAF" w:rsidR="00285AAE" w:rsidRPr="001E2756" w:rsidRDefault="00285AAE" w:rsidP="00285AAE">
      <w:pPr>
        <w:pStyle w:val="ListParagraph"/>
        <w:numPr>
          <w:ilvl w:val="0"/>
          <w:numId w:val="9"/>
        </w:numPr>
        <w:tabs>
          <w:tab w:val="left" w:pos="5682"/>
        </w:tabs>
        <w:rPr>
          <w:rFonts w:asciiTheme="majorHAnsi" w:hAnsiTheme="majorHAnsi" w:cstheme="majorHAnsi"/>
          <w:sz w:val="24"/>
          <w:szCs w:val="24"/>
        </w:rPr>
      </w:pPr>
      <w:r w:rsidRPr="001E2756">
        <w:rPr>
          <w:rFonts w:asciiTheme="majorHAnsi" w:hAnsiTheme="majorHAnsi" w:cstheme="majorHAnsi"/>
          <w:sz w:val="24"/>
          <w:szCs w:val="24"/>
        </w:rPr>
        <w:t>A potential violation of WAC 246-337-100,</w:t>
      </w:r>
      <w:r w:rsidR="00DD1D8A" w:rsidRPr="001E2756">
        <w:rPr>
          <w:rFonts w:asciiTheme="majorHAnsi" w:hAnsiTheme="majorHAnsi" w:cstheme="majorHAnsi"/>
          <w:sz w:val="24"/>
          <w:szCs w:val="24"/>
        </w:rPr>
        <w:t xml:space="preserve"> Residents individual services plan, by failing to develop and implement </w:t>
      </w:r>
      <w:r w:rsidR="004D26A4">
        <w:rPr>
          <w:rFonts w:asciiTheme="majorHAnsi" w:hAnsiTheme="majorHAnsi" w:cstheme="majorHAnsi"/>
          <w:sz w:val="24"/>
          <w:szCs w:val="24"/>
        </w:rPr>
        <w:t>a personal</w:t>
      </w:r>
      <w:r w:rsidR="00DD1D8A" w:rsidRPr="001E2756">
        <w:rPr>
          <w:rFonts w:asciiTheme="majorHAnsi" w:hAnsiTheme="majorHAnsi" w:cstheme="majorHAnsi"/>
          <w:sz w:val="24"/>
          <w:szCs w:val="24"/>
        </w:rPr>
        <w:t xml:space="preserve"> service plan for each patient. </w:t>
      </w:r>
      <w:r w:rsidRPr="001E2756">
        <w:rPr>
          <w:rFonts w:asciiTheme="majorHAnsi" w:hAnsiTheme="majorHAnsi" w:cstheme="majorHAnsi"/>
          <w:sz w:val="24"/>
          <w:szCs w:val="24"/>
        </w:rPr>
        <w:t xml:space="preserve"> </w:t>
      </w:r>
    </w:p>
    <w:p w14:paraId="7EEE9E99" w14:textId="1484C5A4" w:rsidR="00B15F29" w:rsidRPr="001E2756" w:rsidRDefault="00B15F29" w:rsidP="00B15F29">
      <w:pPr>
        <w:pStyle w:val="NoSpacing"/>
        <w:ind w:right="288"/>
        <w:rPr>
          <w:rFonts w:asciiTheme="majorHAnsi" w:hAnsiTheme="majorHAnsi" w:cstheme="majorHAnsi"/>
          <w:i/>
          <w:sz w:val="24"/>
          <w:szCs w:val="24"/>
        </w:rPr>
      </w:pPr>
      <w:r w:rsidRPr="0085404D">
        <w:rPr>
          <w:rFonts w:asciiTheme="majorHAnsi" w:hAnsiTheme="majorHAnsi" w:cstheme="majorHAnsi"/>
          <w:b/>
          <w:sz w:val="24"/>
          <w:szCs w:val="24"/>
        </w:rPr>
        <w:t xml:space="preserve">Investigative Process Included: </w:t>
      </w:r>
      <w:r w:rsidR="00725439" w:rsidRPr="001E2756">
        <w:rPr>
          <w:rFonts w:asciiTheme="majorHAnsi" w:hAnsiTheme="majorHAnsi" w:cstheme="majorHAnsi"/>
          <w:sz w:val="24"/>
          <w:szCs w:val="24"/>
        </w:rPr>
        <w:t>(</w:t>
      </w:r>
      <w:r w:rsidRPr="001E2756">
        <w:rPr>
          <w:rFonts w:asciiTheme="majorHAnsi" w:hAnsiTheme="majorHAnsi" w:cstheme="majorHAnsi"/>
          <w:i/>
          <w:sz w:val="24"/>
          <w:szCs w:val="24"/>
        </w:rPr>
        <w:t>This is what the investigator did in terms of methods employed to conduct inquiry</w:t>
      </w:r>
      <w:r w:rsidR="00725439" w:rsidRPr="001E2756">
        <w:rPr>
          <w:rFonts w:asciiTheme="majorHAnsi" w:hAnsiTheme="majorHAnsi" w:cstheme="majorHAnsi"/>
          <w:i/>
          <w:sz w:val="24"/>
          <w:szCs w:val="24"/>
        </w:rPr>
        <w:t>.)</w:t>
      </w:r>
    </w:p>
    <w:p w14:paraId="6CE3C8BE" w14:textId="77777777" w:rsidR="00285AAE" w:rsidRPr="001E2756" w:rsidRDefault="00285AAE" w:rsidP="00B15F29">
      <w:pPr>
        <w:pStyle w:val="NoSpacing"/>
        <w:ind w:right="288"/>
        <w:rPr>
          <w:rFonts w:asciiTheme="majorHAnsi" w:hAnsiTheme="majorHAnsi" w:cstheme="majorHAnsi"/>
          <w:i/>
          <w:sz w:val="24"/>
          <w:szCs w:val="24"/>
        </w:rPr>
      </w:pPr>
    </w:p>
    <w:p w14:paraId="00DC13FF" w14:textId="4DF97206" w:rsidR="00285AAE" w:rsidRPr="001E2756" w:rsidRDefault="00285AAE" w:rsidP="00FF3D1E">
      <w:pPr>
        <w:pStyle w:val="NoSpacing"/>
        <w:numPr>
          <w:ilvl w:val="0"/>
          <w:numId w:val="12"/>
        </w:numPr>
        <w:ind w:right="288"/>
        <w:rPr>
          <w:rFonts w:asciiTheme="majorHAnsi" w:hAnsiTheme="majorHAnsi" w:cstheme="majorHAnsi"/>
          <w:iCs/>
          <w:sz w:val="24"/>
          <w:szCs w:val="24"/>
        </w:rPr>
      </w:pPr>
      <w:r w:rsidRPr="001E2756">
        <w:rPr>
          <w:rFonts w:asciiTheme="majorHAnsi" w:hAnsiTheme="majorHAnsi" w:cstheme="majorHAnsi"/>
          <w:iCs/>
          <w:sz w:val="24"/>
          <w:szCs w:val="24"/>
        </w:rPr>
        <w:t xml:space="preserve">The Investigator completed an interview with Staff A, </w:t>
      </w:r>
      <w:r w:rsidR="00864C9C" w:rsidRPr="001E2756">
        <w:rPr>
          <w:rFonts w:asciiTheme="majorHAnsi" w:hAnsiTheme="majorHAnsi" w:cstheme="majorHAnsi"/>
          <w:iCs/>
          <w:sz w:val="24"/>
          <w:szCs w:val="24"/>
        </w:rPr>
        <w:t>Administrator</w:t>
      </w:r>
      <w:r w:rsidR="008567B6" w:rsidRPr="006A7641">
        <w:rPr>
          <w:rFonts w:asciiTheme="majorHAnsi" w:hAnsiTheme="majorHAnsi" w:cstheme="majorHAnsi"/>
          <w:iCs/>
          <w:sz w:val="24"/>
          <w:szCs w:val="24"/>
        </w:rPr>
        <w:t>.</w:t>
      </w:r>
      <w:r w:rsidR="00864C9C" w:rsidRPr="001E2756">
        <w:rPr>
          <w:rFonts w:asciiTheme="majorHAnsi" w:hAnsiTheme="majorHAnsi" w:cstheme="majorHAnsi"/>
          <w:iCs/>
          <w:sz w:val="24"/>
          <w:szCs w:val="24"/>
        </w:rPr>
        <w:t xml:space="preserve"> </w:t>
      </w:r>
    </w:p>
    <w:p w14:paraId="15FB2347" w14:textId="5BA3C4C8" w:rsidR="00A863BF" w:rsidRPr="001E2756" w:rsidRDefault="00A863BF" w:rsidP="00FF3D1E">
      <w:pPr>
        <w:pStyle w:val="NoSpacing"/>
        <w:numPr>
          <w:ilvl w:val="0"/>
          <w:numId w:val="12"/>
        </w:numPr>
        <w:ind w:right="288"/>
        <w:rPr>
          <w:rFonts w:asciiTheme="majorHAnsi" w:hAnsiTheme="majorHAnsi" w:cstheme="majorHAnsi"/>
          <w:iCs/>
          <w:sz w:val="24"/>
          <w:szCs w:val="24"/>
        </w:rPr>
      </w:pPr>
      <w:r w:rsidRPr="001E2756">
        <w:rPr>
          <w:rFonts w:asciiTheme="majorHAnsi" w:hAnsiTheme="majorHAnsi" w:cstheme="majorHAnsi"/>
          <w:iCs/>
          <w:sz w:val="24"/>
          <w:szCs w:val="24"/>
        </w:rPr>
        <w:t>The Investigator exchanged emails with Staff B, Senior Vice President of Operations</w:t>
      </w:r>
      <w:r w:rsidR="008567B6" w:rsidRPr="001E2756">
        <w:rPr>
          <w:rFonts w:asciiTheme="majorHAnsi" w:hAnsiTheme="majorHAnsi" w:cstheme="majorHAnsi"/>
          <w:iCs/>
          <w:sz w:val="24"/>
          <w:szCs w:val="24"/>
        </w:rPr>
        <w:t>.</w:t>
      </w:r>
      <w:r w:rsidRPr="001E2756">
        <w:rPr>
          <w:rFonts w:asciiTheme="majorHAnsi" w:hAnsiTheme="majorHAnsi" w:cstheme="majorHAnsi"/>
          <w:iCs/>
          <w:sz w:val="24"/>
          <w:szCs w:val="24"/>
        </w:rPr>
        <w:t xml:space="preserve"> </w:t>
      </w:r>
    </w:p>
    <w:p w14:paraId="2B23183C" w14:textId="7DCC1D37" w:rsidR="00864C9C" w:rsidRPr="001E2756" w:rsidRDefault="00864C9C" w:rsidP="00FF3D1E">
      <w:pPr>
        <w:pStyle w:val="NoSpacing"/>
        <w:numPr>
          <w:ilvl w:val="0"/>
          <w:numId w:val="12"/>
        </w:numPr>
        <w:ind w:right="288"/>
        <w:rPr>
          <w:rFonts w:asciiTheme="majorHAnsi" w:hAnsiTheme="majorHAnsi" w:cstheme="majorHAnsi"/>
          <w:iCs/>
          <w:sz w:val="24"/>
          <w:szCs w:val="24"/>
        </w:rPr>
      </w:pPr>
      <w:r w:rsidRPr="001E2756">
        <w:rPr>
          <w:rFonts w:asciiTheme="majorHAnsi" w:hAnsiTheme="majorHAnsi" w:cstheme="majorHAnsi"/>
          <w:iCs/>
          <w:sz w:val="24"/>
          <w:szCs w:val="24"/>
        </w:rPr>
        <w:t>The Investigator reviewed facility policies and procedures.</w:t>
      </w:r>
    </w:p>
    <w:p w14:paraId="1316798A" w14:textId="410DEF34" w:rsidR="00864C9C" w:rsidRPr="001E2756" w:rsidRDefault="00864C9C" w:rsidP="00FF3D1E">
      <w:pPr>
        <w:pStyle w:val="NoSpacing"/>
        <w:numPr>
          <w:ilvl w:val="0"/>
          <w:numId w:val="12"/>
        </w:numPr>
        <w:ind w:right="288"/>
        <w:rPr>
          <w:rFonts w:asciiTheme="majorHAnsi" w:hAnsiTheme="majorHAnsi" w:cstheme="majorHAnsi"/>
          <w:iCs/>
          <w:sz w:val="24"/>
          <w:szCs w:val="24"/>
        </w:rPr>
      </w:pPr>
      <w:r w:rsidRPr="001E2756">
        <w:rPr>
          <w:rFonts w:asciiTheme="majorHAnsi" w:hAnsiTheme="majorHAnsi" w:cstheme="majorHAnsi"/>
          <w:iCs/>
          <w:sz w:val="24"/>
          <w:szCs w:val="24"/>
        </w:rPr>
        <w:t xml:space="preserve">The </w:t>
      </w:r>
      <w:r w:rsidR="001C5F50" w:rsidRPr="001E2756">
        <w:rPr>
          <w:rFonts w:asciiTheme="majorHAnsi" w:hAnsiTheme="majorHAnsi" w:cstheme="majorHAnsi"/>
          <w:iCs/>
          <w:sz w:val="24"/>
          <w:szCs w:val="24"/>
        </w:rPr>
        <w:t>I</w:t>
      </w:r>
      <w:r w:rsidRPr="001E2756">
        <w:rPr>
          <w:rFonts w:asciiTheme="majorHAnsi" w:hAnsiTheme="majorHAnsi" w:cstheme="majorHAnsi"/>
          <w:iCs/>
          <w:sz w:val="24"/>
          <w:szCs w:val="24"/>
        </w:rPr>
        <w:t xml:space="preserve">nvestigator reviewed the clinical record for Patient #1. </w:t>
      </w:r>
    </w:p>
    <w:p w14:paraId="314D5279" w14:textId="53AF80CE" w:rsidR="001C5F50" w:rsidRPr="001E2756" w:rsidRDefault="001C5F50" w:rsidP="00FF3D1E">
      <w:pPr>
        <w:pStyle w:val="NoSpacing"/>
        <w:numPr>
          <w:ilvl w:val="0"/>
          <w:numId w:val="12"/>
        </w:numPr>
        <w:ind w:right="288"/>
        <w:rPr>
          <w:rFonts w:asciiTheme="majorHAnsi" w:hAnsiTheme="majorHAnsi" w:cstheme="majorHAnsi"/>
          <w:iCs/>
          <w:sz w:val="24"/>
          <w:szCs w:val="24"/>
        </w:rPr>
      </w:pPr>
      <w:r w:rsidRPr="001E2756">
        <w:rPr>
          <w:rFonts w:asciiTheme="majorHAnsi" w:hAnsiTheme="majorHAnsi" w:cstheme="majorHAnsi"/>
          <w:iCs/>
          <w:sz w:val="24"/>
          <w:szCs w:val="24"/>
        </w:rPr>
        <w:t xml:space="preserve">The Investigator reviewed the observation logs for Patient #1. </w:t>
      </w:r>
    </w:p>
    <w:p w14:paraId="2AE047B7" w14:textId="79CA1256" w:rsidR="00251E1F" w:rsidRPr="001E2756" w:rsidRDefault="00251E1F" w:rsidP="00FF3D1E">
      <w:pPr>
        <w:pStyle w:val="NoSpacing"/>
        <w:numPr>
          <w:ilvl w:val="0"/>
          <w:numId w:val="12"/>
        </w:numPr>
        <w:ind w:right="288"/>
        <w:rPr>
          <w:rFonts w:asciiTheme="majorHAnsi" w:hAnsiTheme="majorHAnsi" w:cstheme="majorHAnsi"/>
          <w:iCs/>
          <w:sz w:val="24"/>
          <w:szCs w:val="24"/>
        </w:rPr>
      </w:pPr>
      <w:r w:rsidRPr="001E2756">
        <w:rPr>
          <w:rFonts w:asciiTheme="majorHAnsi" w:hAnsiTheme="majorHAnsi" w:cstheme="majorHAnsi"/>
          <w:iCs/>
          <w:sz w:val="24"/>
          <w:szCs w:val="24"/>
        </w:rPr>
        <w:t xml:space="preserve">The Investigator reviewed the facility incident report for Patient #1. </w:t>
      </w:r>
    </w:p>
    <w:p w14:paraId="32FCA763" w14:textId="31AD884D" w:rsidR="00900D58" w:rsidRPr="001E2756" w:rsidRDefault="00900D58" w:rsidP="00FF3D1E">
      <w:pPr>
        <w:pStyle w:val="NoSpacing"/>
        <w:numPr>
          <w:ilvl w:val="0"/>
          <w:numId w:val="12"/>
        </w:numPr>
        <w:ind w:right="288"/>
        <w:rPr>
          <w:rFonts w:asciiTheme="majorHAnsi" w:hAnsiTheme="majorHAnsi" w:cstheme="majorHAnsi"/>
          <w:iCs/>
          <w:sz w:val="24"/>
          <w:szCs w:val="24"/>
        </w:rPr>
      </w:pPr>
      <w:r w:rsidRPr="001E2756">
        <w:rPr>
          <w:rFonts w:asciiTheme="majorHAnsi" w:hAnsiTheme="majorHAnsi" w:cstheme="majorHAnsi"/>
          <w:iCs/>
          <w:sz w:val="24"/>
          <w:szCs w:val="24"/>
        </w:rPr>
        <w:t xml:space="preserve">The Investigator reviewed the autopsy and toxicology report for Patient #1. </w:t>
      </w:r>
    </w:p>
    <w:p w14:paraId="6791687C" w14:textId="77777777" w:rsidR="00D568A3" w:rsidRPr="001E2756" w:rsidRDefault="00D568A3" w:rsidP="00B15F29">
      <w:pPr>
        <w:pStyle w:val="NoSpacing"/>
        <w:ind w:right="288"/>
        <w:rPr>
          <w:rFonts w:asciiTheme="majorHAnsi" w:hAnsiTheme="majorHAnsi" w:cstheme="majorHAnsi"/>
          <w:b/>
          <w:sz w:val="24"/>
          <w:szCs w:val="24"/>
        </w:rPr>
      </w:pPr>
    </w:p>
    <w:p w14:paraId="23475AAE" w14:textId="7BD0D443" w:rsidR="00B15F29" w:rsidRPr="001E2756" w:rsidRDefault="00B15F29" w:rsidP="00B15F29">
      <w:pPr>
        <w:pStyle w:val="NoSpacing"/>
        <w:ind w:right="288"/>
        <w:rPr>
          <w:rFonts w:asciiTheme="majorHAnsi" w:hAnsiTheme="majorHAnsi" w:cstheme="majorHAnsi"/>
          <w:i/>
          <w:sz w:val="24"/>
          <w:szCs w:val="24"/>
        </w:rPr>
      </w:pPr>
      <w:commentRangeStart w:id="0"/>
      <w:r w:rsidRPr="0018280C">
        <w:rPr>
          <w:rFonts w:asciiTheme="majorHAnsi" w:hAnsiTheme="majorHAnsi" w:cstheme="majorHAnsi"/>
          <w:b/>
          <w:sz w:val="24"/>
          <w:szCs w:val="24"/>
        </w:rPr>
        <w:t>Summary</w:t>
      </w:r>
      <w:commentRangeEnd w:id="0"/>
      <w:r w:rsidR="00EA31D5">
        <w:rPr>
          <w:rStyle w:val="CommentReference"/>
          <w:rFonts w:ascii="Times New Roman" w:eastAsia="Times New Roman" w:hAnsi="Times New Roman" w:cs="Times New Roman"/>
        </w:rPr>
        <w:commentReference w:id="0"/>
      </w:r>
      <w:r w:rsidRPr="0018280C">
        <w:rPr>
          <w:rFonts w:asciiTheme="majorHAnsi" w:hAnsiTheme="majorHAnsi" w:cstheme="majorHAnsi"/>
          <w:b/>
          <w:sz w:val="24"/>
          <w:szCs w:val="24"/>
        </w:rPr>
        <w:t xml:space="preserve"> of Findings</w:t>
      </w:r>
      <w:r w:rsidR="00725439" w:rsidRPr="001E2756">
        <w:rPr>
          <w:rFonts w:asciiTheme="majorHAnsi" w:hAnsiTheme="majorHAnsi" w:cstheme="majorHAnsi"/>
          <w:sz w:val="24"/>
          <w:szCs w:val="24"/>
        </w:rPr>
        <w:t xml:space="preserve"> (</w:t>
      </w:r>
      <w:r w:rsidRPr="001E2756">
        <w:rPr>
          <w:rFonts w:asciiTheme="majorHAnsi" w:hAnsiTheme="majorHAnsi" w:cstheme="majorHAnsi"/>
          <w:i/>
          <w:sz w:val="24"/>
          <w:szCs w:val="24"/>
        </w:rPr>
        <w:t>Narrative overview of the results of investigation.)</w:t>
      </w:r>
    </w:p>
    <w:p w14:paraId="37744274" w14:textId="77777777" w:rsidR="00314B10" w:rsidRPr="001E2756" w:rsidRDefault="00314B10" w:rsidP="00B15F29">
      <w:pPr>
        <w:pStyle w:val="NoSpacing"/>
        <w:ind w:right="288"/>
        <w:rPr>
          <w:rFonts w:asciiTheme="majorHAnsi" w:hAnsiTheme="majorHAnsi" w:cstheme="majorHAnsi"/>
          <w:i/>
          <w:sz w:val="24"/>
          <w:szCs w:val="24"/>
        </w:rPr>
      </w:pPr>
    </w:p>
    <w:p w14:paraId="6509D0AD" w14:textId="212549B5" w:rsidR="00341C0E" w:rsidRPr="001E2756" w:rsidRDefault="00341C0E" w:rsidP="00341C0E">
      <w:pPr>
        <w:tabs>
          <w:tab w:val="left" w:pos="5682"/>
        </w:tabs>
        <w:spacing w:after="160" w:line="259" w:lineRule="auto"/>
        <w:rPr>
          <w:rFonts w:asciiTheme="majorHAnsi" w:eastAsiaTheme="minorHAnsi" w:hAnsiTheme="majorHAnsi" w:cstheme="majorHAnsi"/>
        </w:rPr>
      </w:pPr>
      <w:r w:rsidRPr="001E2756">
        <w:rPr>
          <w:rFonts w:asciiTheme="majorHAnsi" w:eastAsiaTheme="minorHAnsi" w:hAnsiTheme="majorHAnsi" w:cstheme="majorHAnsi"/>
        </w:rPr>
        <w:t xml:space="preserve">The DOH received a complaint that a patient died at the facility. The initial autopsy results were inconclusive. </w:t>
      </w:r>
    </w:p>
    <w:p w14:paraId="7A3B4C98" w14:textId="77777777" w:rsidR="00FB3CA9" w:rsidRPr="001E2756" w:rsidRDefault="00840065" w:rsidP="00341C0E">
      <w:pPr>
        <w:tabs>
          <w:tab w:val="left" w:pos="5682"/>
        </w:tabs>
        <w:spacing w:after="160" w:line="259" w:lineRule="auto"/>
        <w:rPr>
          <w:rFonts w:asciiTheme="majorHAnsi" w:eastAsiaTheme="minorHAnsi" w:hAnsiTheme="majorHAnsi" w:cstheme="majorHAnsi"/>
        </w:rPr>
      </w:pPr>
      <w:r w:rsidRPr="001E2756">
        <w:rPr>
          <w:rFonts w:asciiTheme="majorHAnsi" w:eastAsiaTheme="minorHAnsi" w:hAnsiTheme="majorHAnsi" w:cstheme="majorHAnsi"/>
        </w:rPr>
        <w:t xml:space="preserve">A review of the policy and procedure titled, “Organizational Structure Policies and Procedures”, dated 04/20/20, showed that the Medical Director oversaw all medical and clinical operations at the facility. The nurse supervisor assumed administrative and clinical supervision of all RNs, LPNs, Case Managers, Clinical Coordinators, and therapists. </w:t>
      </w:r>
    </w:p>
    <w:p w14:paraId="135C9126" w14:textId="3EFA1D66" w:rsidR="0085212C" w:rsidRPr="001E2756" w:rsidRDefault="0085212C" w:rsidP="00341C0E">
      <w:pPr>
        <w:tabs>
          <w:tab w:val="left" w:pos="5682"/>
        </w:tabs>
        <w:spacing w:after="160" w:line="259" w:lineRule="auto"/>
        <w:rPr>
          <w:rFonts w:asciiTheme="majorHAnsi" w:hAnsiTheme="majorHAnsi" w:cstheme="majorHAnsi"/>
        </w:rPr>
      </w:pPr>
      <w:r w:rsidRPr="001E2756">
        <w:rPr>
          <w:rFonts w:asciiTheme="majorHAnsi" w:eastAsiaTheme="minorHAnsi" w:hAnsiTheme="majorHAnsi" w:cstheme="majorHAnsi"/>
        </w:rPr>
        <w:t>A review of the policy and procedure titled, “</w:t>
      </w:r>
      <w:r w:rsidR="001D4E50" w:rsidRPr="001E2756">
        <w:rPr>
          <w:rFonts w:asciiTheme="majorHAnsi" w:eastAsiaTheme="minorHAnsi" w:hAnsiTheme="majorHAnsi" w:cstheme="majorHAnsi"/>
        </w:rPr>
        <w:t xml:space="preserve">Nursing Staff Qualifications”, </w:t>
      </w:r>
      <w:r w:rsidR="008902B7" w:rsidRPr="001E2756">
        <w:rPr>
          <w:rFonts w:asciiTheme="majorHAnsi" w:eastAsiaTheme="minorHAnsi" w:hAnsiTheme="majorHAnsi" w:cstheme="majorHAnsi"/>
        </w:rPr>
        <w:t xml:space="preserve">dated 08/09/19, showed that the facility provided skilled nursing care </w:t>
      </w:r>
      <w:r w:rsidR="001E2756" w:rsidRPr="001E2756">
        <w:rPr>
          <w:rFonts w:asciiTheme="majorHAnsi" w:eastAsiaTheme="minorHAnsi" w:hAnsiTheme="majorHAnsi" w:cstheme="majorHAnsi"/>
        </w:rPr>
        <w:t xml:space="preserve">with </w:t>
      </w:r>
      <w:r w:rsidR="008902B7" w:rsidRPr="001E2756">
        <w:rPr>
          <w:rFonts w:asciiTheme="majorHAnsi" w:eastAsiaTheme="minorHAnsi" w:hAnsiTheme="majorHAnsi" w:cstheme="majorHAnsi"/>
        </w:rPr>
        <w:t xml:space="preserve">nurses trained </w:t>
      </w:r>
      <w:r w:rsidR="001E2756" w:rsidRPr="001E2756">
        <w:rPr>
          <w:rFonts w:asciiTheme="majorHAnsi" w:eastAsiaTheme="minorHAnsi" w:hAnsiTheme="majorHAnsi" w:cstheme="majorHAnsi"/>
        </w:rPr>
        <w:t xml:space="preserve">in </w:t>
      </w:r>
      <w:r w:rsidR="004D26A4">
        <w:rPr>
          <w:rFonts w:asciiTheme="majorHAnsi" w:eastAsiaTheme="minorHAnsi" w:hAnsiTheme="majorHAnsi" w:cstheme="majorHAnsi"/>
        </w:rPr>
        <w:t>managing</w:t>
      </w:r>
      <w:r w:rsidR="008902B7" w:rsidRPr="001E2756">
        <w:rPr>
          <w:rFonts w:asciiTheme="majorHAnsi" w:eastAsiaTheme="minorHAnsi" w:hAnsiTheme="majorHAnsi" w:cstheme="majorHAnsi"/>
        </w:rPr>
        <w:t xml:space="preserve"> withdrawal symptoms and the drugs used in treatment. Nurses, physicians, and </w:t>
      </w:r>
      <w:r w:rsidR="00B321D0" w:rsidRPr="001E2756">
        <w:rPr>
          <w:rFonts w:asciiTheme="majorHAnsi" w:eastAsiaTheme="minorHAnsi" w:hAnsiTheme="majorHAnsi" w:cstheme="majorHAnsi"/>
        </w:rPr>
        <w:t xml:space="preserve">Advanced Registered Nurse </w:t>
      </w:r>
      <w:r w:rsidR="00F632C9" w:rsidRPr="001E2756">
        <w:rPr>
          <w:rFonts w:asciiTheme="majorHAnsi" w:eastAsiaTheme="minorHAnsi" w:hAnsiTheme="majorHAnsi" w:cstheme="majorHAnsi"/>
        </w:rPr>
        <w:t>Practitioners</w:t>
      </w:r>
      <w:r w:rsidR="00B321D0" w:rsidRPr="001E2756">
        <w:rPr>
          <w:rFonts w:asciiTheme="majorHAnsi" w:eastAsiaTheme="minorHAnsi" w:hAnsiTheme="majorHAnsi" w:cstheme="majorHAnsi"/>
        </w:rPr>
        <w:t xml:space="preserve"> (</w:t>
      </w:r>
      <w:r w:rsidR="00851396" w:rsidRPr="001E2756">
        <w:rPr>
          <w:rFonts w:asciiTheme="majorHAnsi" w:eastAsiaTheme="minorHAnsi" w:hAnsiTheme="majorHAnsi" w:cstheme="majorHAnsi"/>
        </w:rPr>
        <w:t>ARNP</w:t>
      </w:r>
      <w:r w:rsidR="00B321D0" w:rsidRPr="001E2756">
        <w:rPr>
          <w:rFonts w:asciiTheme="majorHAnsi" w:eastAsiaTheme="minorHAnsi" w:hAnsiTheme="majorHAnsi" w:cstheme="majorHAnsi"/>
        </w:rPr>
        <w:t>)</w:t>
      </w:r>
      <w:r w:rsidR="008902B7" w:rsidRPr="001E2756">
        <w:rPr>
          <w:rFonts w:asciiTheme="majorHAnsi" w:eastAsiaTheme="minorHAnsi" w:hAnsiTheme="majorHAnsi" w:cstheme="majorHAnsi"/>
        </w:rPr>
        <w:t xml:space="preserve"> were licensed to practice nursing in the state. </w:t>
      </w:r>
    </w:p>
    <w:p w14:paraId="63FD0755" w14:textId="5FBB90A9" w:rsidR="00D568A3" w:rsidRPr="001E2756" w:rsidRDefault="00FE666C" w:rsidP="00B15F29">
      <w:pPr>
        <w:pStyle w:val="NoSpacing"/>
        <w:ind w:right="288"/>
        <w:rPr>
          <w:rFonts w:asciiTheme="majorHAnsi" w:hAnsiTheme="majorHAnsi" w:cstheme="majorHAnsi"/>
          <w:bCs/>
          <w:iCs/>
          <w:sz w:val="24"/>
          <w:szCs w:val="24"/>
        </w:rPr>
      </w:pPr>
      <w:r w:rsidRPr="001E2756">
        <w:rPr>
          <w:rFonts w:asciiTheme="majorHAnsi" w:hAnsiTheme="majorHAnsi" w:cstheme="majorHAnsi"/>
          <w:bCs/>
          <w:iCs/>
          <w:sz w:val="24"/>
          <w:szCs w:val="24"/>
        </w:rPr>
        <w:t>A review of the policy and procedure titled, “Admission Criteria”, dated 04/06/23, showed the facility screen</w:t>
      </w:r>
      <w:r w:rsidR="001E2756" w:rsidRPr="001E2756">
        <w:rPr>
          <w:rFonts w:asciiTheme="majorHAnsi" w:hAnsiTheme="majorHAnsi" w:cstheme="majorHAnsi"/>
          <w:bCs/>
          <w:iCs/>
          <w:sz w:val="24"/>
          <w:szCs w:val="24"/>
        </w:rPr>
        <w:t>ed</w:t>
      </w:r>
      <w:r w:rsidRPr="001E2756">
        <w:rPr>
          <w:rFonts w:asciiTheme="majorHAnsi" w:hAnsiTheme="majorHAnsi" w:cstheme="majorHAnsi"/>
          <w:bCs/>
          <w:iCs/>
          <w:sz w:val="24"/>
          <w:szCs w:val="24"/>
        </w:rPr>
        <w:t xml:space="preserve"> all patients as part of the admission process to determine the need for inpatient treatment. </w:t>
      </w:r>
      <w:r w:rsidR="004D3F6D" w:rsidRPr="001E2756">
        <w:rPr>
          <w:rFonts w:asciiTheme="majorHAnsi" w:hAnsiTheme="majorHAnsi" w:cstheme="majorHAnsi"/>
          <w:bCs/>
          <w:iCs/>
          <w:sz w:val="24"/>
          <w:szCs w:val="24"/>
        </w:rPr>
        <w:t xml:space="preserve">The procedure </w:t>
      </w:r>
      <w:r w:rsidR="004D26A4">
        <w:rPr>
          <w:rFonts w:asciiTheme="majorHAnsi" w:hAnsiTheme="majorHAnsi" w:cstheme="majorHAnsi"/>
          <w:bCs/>
          <w:iCs/>
          <w:sz w:val="24"/>
          <w:szCs w:val="24"/>
        </w:rPr>
        <w:t>indicated</w:t>
      </w:r>
      <w:r w:rsidR="004D3F6D" w:rsidRPr="001E2756">
        <w:rPr>
          <w:rFonts w:asciiTheme="majorHAnsi" w:hAnsiTheme="majorHAnsi" w:cstheme="majorHAnsi"/>
          <w:bCs/>
          <w:iCs/>
          <w:sz w:val="24"/>
          <w:szCs w:val="24"/>
        </w:rPr>
        <w:t xml:space="preserve"> that patients </w:t>
      </w:r>
      <w:r w:rsidR="00EF408C" w:rsidRPr="001E2756">
        <w:rPr>
          <w:rFonts w:asciiTheme="majorHAnsi" w:hAnsiTheme="majorHAnsi" w:cstheme="majorHAnsi"/>
          <w:bCs/>
          <w:iCs/>
          <w:sz w:val="24"/>
          <w:szCs w:val="24"/>
        </w:rPr>
        <w:t xml:space="preserve">who </w:t>
      </w:r>
      <w:r w:rsidR="004D3F6D" w:rsidRPr="001E2756">
        <w:rPr>
          <w:rFonts w:asciiTheme="majorHAnsi" w:hAnsiTheme="majorHAnsi" w:cstheme="majorHAnsi"/>
          <w:bCs/>
          <w:iCs/>
          <w:sz w:val="24"/>
          <w:szCs w:val="24"/>
        </w:rPr>
        <w:t>met certain criteria for admission</w:t>
      </w:r>
      <w:r w:rsidR="001E2756" w:rsidRPr="001E2756">
        <w:rPr>
          <w:rFonts w:asciiTheme="majorHAnsi" w:hAnsiTheme="majorHAnsi" w:cstheme="majorHAnsi"/>
          <w:bCs/>
          <w:iCs/>
          <w:sz w:val="24"/>
          <w:szCs w:val="24"/>
        </w:rPr>
        <w:t>, such as</w:t>
      </w:r>
      <w:r w:rsidR="004D3F6D" w:rsidRPr="001E2756">
        <w:rPr>
          <w:rFonts w:asciiTheme="majorHAnsi" w:hAnsiTheme="majorHAnsi" w:cstheme="majorHAnsi"/>
          <w:bCs/>
          <w:iCs/>
          <w:sz w:val="24"/>
          <w:szCs w:val="24"/>
        </w:rPr>
        <w:t xml:space="preserve"> a diagnosis of a substance use disorder (SUD), </w:t>
      </w:r>
      <w:r w:rsidR="001E2756" w:rsidRPr="001E2756">
        <w:rPr>
          <w:rFonts w:asciiTheme="majorHAnsi" w:hAnsiTheme="majorHAnsi" w:cstheme="majorHAnsi"/>
          <w:bCs/>
          <w:iCs/>
          <w:sz w:val="24"/>
          <w:szCs w:val="24"/>
        </w:rPr>
        <w:t>would be</w:t>
      </w:r>
      <w:r w:rsidR="004D3F6D" w:rsidRPr="001E2756">
        <w:rPr>
          <w:rFonts w:asciiTheme="majorHAnsi" w:hAnsiTheme="majorHAnsi" w:cstheme="majorHAnsi"/>
          <w:bCs/>
          <w:iCs/>
          <w:sz w:val="24"/>
          <w:szCs w:val="24"/>
        </w:rPr>
        <w:t xml:space="preserve"> appropriate for inpatient treatment</w:t>
      </w:r>
      <w:r w:rsidR="001E2756" w:rsidRPr="001E2756">
        <w:rPr>
          <w:rFonts w:asciiTheme="majorHAnsi" w:hAnsiTheme="majorHAnsi" w:cstheme="majorHAnsi"/>
          <w:bCs/>
          <w:iCs/>
          <w:sz w:val="24"/>
          <w:szCs w:val="24"/>
        </w:rPr>
        <w:t>.</w:t>
      </w:r>
      <w:r w:rsidR="004D3F6D" w:rsidRPr="001E2756">
        <w:rPr>
          <w:rFonts w:asciiTheme="majorHAnsi" w:hAnsiTheme="majorHAnsi" w:cstheme="majorHAnsi"/>
          <w:bCs/>
          <w:iCs/>
          <w:sz w:val="24"/>
          <w:szCs w:val="24"/>
        </w:rPr>
        <w:t xml:space="preserve"> </w:t>
      </w:r>
    </w:p>
    <w:p w14:paraId="1E140FE9" w14:textId="53013FCD" w:rsidR="004D3F6D" w:rsidRPr="001E2756" w:rsidRDefault="004D3F6D" w:rsidP="00B15F29">
      <w:pPr>
        <w:pStyle w:val="NoSpacing"/>
        <w:ind w:right="288"/>
        <w:rPr>
          <w:rFonts w:asciiTheme="majorHAnsi" w:hAnsiTheme="majorHAnsi" w:cstheme="majorHAnsi"/>
          <w:bCs/>
          <w:iCs/>
          <w:sz w:val="24"/>
          <w:szCs w:val="24"/>
        </w:rPr>
      </w:pPr>
    </w:p>
    <w:p w14:paraId="0D6C0954" w14:textId="6E167E99" w:rsidR="004D3F6D" w:rsidRPr="001E2756" w:rsidRDefault="004D3F6D" w:rsidP="00B15F29">
      <w:pPr>
        <w:pStyle w:val="NoSpacing"/>
        <w:ind w:right="288"/>
        <w:rPr>
          <w:rFonts w:asciiTheme="majorHAnsi" w:hAnsiTheme="majorHAnsi" w:cstheme="majorHAnsi"/>
          <w:bCs/>
          <w:iCs/>
          <w:sz w:val="24"/>
          <w:szCs w:val="24"/>
        </w:rPr>
      </w:pPr>
      <w:r w:rsidRPr="001E2756">
        <w:rPr>
          <w:rFonts w:asciiTheme="majorHAnsi" w:hAnsiTheme="majorHAnsi" w:cstheme="majorHAnsi"/>
          <w:bCs/>
          <w:iCs/>
          <w:sz w:val="24"/>
          <w:szCs w:val="24"/>
        </w:rPr>
        <w:t>A review of the policy and procedure titled, “Review of Admission Decision”, dated 07/15/22, showed the admission decision</w:t>
      </w:r>
      <w:r w:rsidR="0017241D" w:rsidRPr="001E2756">
        <w:rPr>
          <w:rFonts w:asciiTheme="majorHAnsi" w:hAnsiTheme="majorHAnsi" w:cstheme="majorHAnsi"/>
          <w:bCs/>
          <w:iCs/>
          <w:sz w:val="24"/>
          <w:szCs w:val="24"/>
        </w:rPr>
        <w:t xml:space="preserve"> would </w:t>
      </w:r>
      <w:r w:rsidRPr="001E2756">
        <w:rPr>
          <w:rFonts w:asciiTheme="majorHAnsi" w:hAnsiTheme="majorHAnsi" w:cstheme="majorHAnsi"/>
          <w:bCs/>
          <w:iCs/>
          <w:sz w:val="24"/>
          <w:szCs w:val="24"/>
        </w:rPr>
        <w:t>be reviewed within 24 hours of admission by a clinician who had the expertise in the population served, the review is within their scope of practice, and to confirm the clinical necessity for the level of care.</w:t>
      </w:r>
      <w:r w:rsidR="00A618E6" w:rsidRPr="001E2756">
        <w:rPr>
          <w:rFonts w:asciiTheme="majorHAnsi" w:hAnsiTheme="majorHAnsi" w:cstheme="majorHAnsi"/>
          <w:bCs/>
          <w:iCs/>
          <w:sz w:val="24"/>
          <w:szCs w:val="24"/>
        </w:rPr>
        <w:t xml:space="preserve"> The procedure </w:t>
      </w:r>
      <w:r w:rsidR="00F632C9" w:rsidRPr="001E2756">
        <w:rPr>
          <w:rFonts w:asciiTheme="majorHAnsi" w:hAnsiTheme="majorHAnsi" w:cstheme="majorHAnsi"/>
          <w:bCs/>
          <w:iCs/>
          <w:sz w:val="24"/>
          <w:szCs w:val="24"/>
        </w:rPr>
        <w:t>shows</w:t>
      </w:r>
      <w:r w:rsidR="00A618E6" w:rsidRPr="001E2756">
        <w:rPr>
          <w:rFonts w:asciiTheme="majorHAnsi" w:hAnsiTheme="majorHAnsi" w:cstheme="majorHAnsi"/>
          <w:bCs/>
          <w:iCs/>
          <w:sz w:val="24"/>
          <w:szCs w:val="24"/>
        </w:rPr>
        <w:t xml:space="preserve"> the nurse complete</w:t>
      </w:r>
      <w:r w:rsidR="00F632C9" w:rsidRPr="001E2756">
        <w:rPr>
          <w:rFonts w:asciiTheme="majorHAnsi" w:hAnsiTheme="majorHAnsi" w:cstheme="majorHAnsi"/>
          <w:bCs/>
          <w:iCs/>
          <w:sz w:val="24"/>
          <w:szCs w:val="24"/>
        </w:rPr>
        <w:t>d</w:t>
      </w:r>
      <w:r w:rsidR="00A618E6" w:rsidRPr="001E2756">
        <w:rPr>
          <w:rFonts w:asciiTheme="majorHAnsi" w:hAnsiTheme="majorHAnsi" w:cstheme="majorHAnsi"/>
          <w:bCs/>
          <w:iCs/>
          <w:sz w:val="24"/>
          <w:szCs w:val="24"/>
        </w:rPr>
        <w:t xml:space="preserve"> the Admission History and Assessment, the ARNP</w:t>
      </w:r>
      <w:r w:rsidR="00B321D0" w:rsidRPr="001E2756">
        <w:rPr>
          <w:rFonts w:asciiTheme="majorHAnsi" w:hAnsiTheme="majorHAnsi" w:cstheme="majorHAnsi"/>
          <w:bCs/>
          <w:iCs/>
          <w:sz w:val="24"/>
          <w:szCs w:val="24"/>
        </w:rPr>
        <w:t xml:space="preserve"> completed</w:t>
      </w:r>
      <w:r w:rsidR="00A618E6" w:rsidRPr="001E2756">
        <w:rPr>
          <w:rFonts w:asciiTheme="majorHAnsi" w:hAnsiTheme="majorHAnsi" w:cstheme="majorHAnsi"/>
          <w:bCs/>
          <w:iCs/>
          <w:sz w:val="24"/>
          <w:szCs w:val="24"/>
        </w:rPr>
        <w:t xml:space="preserve"> the Detox Health Assessment, and the case manager review</w:t>
      </w:r>
      <w:r w:rsidR="00F632C9" w:rsidRPr="001E2756">
        <w:rPr>
          <w:rFonts w:asciiTheme="majorHAnsi" w:hAnsiTheme="majorHAnsi" w:cstheme="majorHAnsi"/>
          <w:bCs/>
          <w:iCs/>
          <w:sz w:val="24"/>
          <w:szCs w:val="24"/>
        </w:rPr>
        <w:t>ed</w:t>
      </w:r>
      <w:r w:rsidR="00A618E6" w:rsidRPr="001E2756">
        <w:rPr>
          <w:rFonts w:asciiTheme="majorHAnsi" w:hAnsiTheme="majorHAnsi" w:cstheme="majorHAnsi"/>
          <w:bCs/>
          <w:iCs/>
          <w:sz w:val="24"/>
          <w:szCs w:val="24"/>
        </w:rPr>
        <w:t>/</w:t>
      </w:r>
      <w:r w:rsidR="00F632C9" w:rsidRPr="001E2756">
        <w:rPr>
          <w:rFonts w:asciiTheme="majorHAnsi" w:hAnsiTheme="majorHAnsi" w:cstheme="majorHAnsi"/>
          <w:bCs/>
          <w:iCs/>
          <w:sz w:val="24"/>
          <w:szCs w:val="24"/>
        </w:rPr>
        <w:t>completed</w:t>
      </w:r>
      <w:r w:rsidR="00A618E6" w:rsidRPr="001E2756">
        <w:rPr>
          <w:rFonts w:asciiTheme="majorHAnsi" w:hAnsiTheme="majorHAnsi" w:cstheme="majorHAnsi"/>
          <w:bCs/>
          <w:iCs/>
          <w:sz w:val="24"/>
          <w:szCs w:val="24"/>
        </w:rPr>
        <w:t xml:space="preserve"> the Social-Emotional and Behavioral Assessment (SEBA) one and SEBA two. </w:t>
      </w:r>
      <w:r w:rsidRPr="001E2756">
        <w:rPr>
          <w:rFonts w:asciiTheme="majorHAnsi" w:hAnsiTheme="majorHAnsi" w:cstheme="majorHAnsi"/>
          <w:bCs/>
          <w:iCs/>
          <w:sz w:val="24"/>
          <w:szCs w:val="24"/>
        </w:rPr>
        <w:t xml:space="preserve"> </w:t>
      </w:r>
    </w:p>
    <w:p w14:paraId="3579D07E" w14:textId="77777777" w:rsidR="002B47A2" w:rsidRPr="001E2756" w:rsidRDefault="002B47A2" w:rsidP="00B15F29">
      <w:pPr>
        <w:pStyle w:val="NoSpacing"/>
        <w:ind w:right="288"/>
        <w:rPr>
          <w:rFonts w:asciiTheme="majorHAnsi" w:hAnsiTheme="majorHAnsi" w:cstheme="majorHAnsi"/>
          <w:bCs/>
          <w:iCs/>
          <w:sz w:val="24"/>
          <w:szCs w:val="24"/>
        </w:rPr>
      </w:pPr>
    </w:p>
    <w:p w14:paraId="47C3EAA5" w14:textId="273963C4" w:rsidR="002B47A2" w:rsidRPr="001E2756" w:rsidRDefault="00CA2531" w:rsidP="00B15F29">
      <w:pPr>
        <w:pStyle w:val="NoSpacing"/>
        <w:ind w:right="288"/>
        <w:rPr>
          <w:rFonts w:asciiTheme="majorHAnsi" w:hAnsiTheme="majorHAnsi" w:cstheme="majorHAnsi"/>
          <w:bCs/>
          <w:iCs/>
          <w:sz w:val="24"/>
          <w:szCs w:val="24"/>
        </w:rPr>
      </w:pPr>
      <w:r w:rsidRPr="001E2756">
        <w:rPr>
          <w:rFonts w:asciiTheme="majorHAnsi" w:hAnsiTheme="majorHAnsi" w:cstheme="majorHAnsi"/>
          <w:bCs/>
          <w:iCs/>
          <w:sz w:val="24"/>
          <w:szCs w:val="24"/>
        </w:rPr>
        <w:lastRenderedPageBreak/>
        <w:t xml:space="preserve">A review of the policy and procedure titled, “Staff Coverage”, dated 07/15/22, showed the facility staffed the inpatient center 24 hours per day, seven days per week. </w:t>
      </w:r>
      <w:r w:rsidR="00590F3C" w:rsidRPr="001E2756">
        <w:rPr>
          <w:rFonts w:asciiTheme="majorHAnsi" w:hAnsiTheme="majorHAnsi" w:cstheme="majorHAnsi"/>
          <w:bCs/>
          <w:iCs/>
          <w:sz w:val="24"/>
          <w:szCs w:val="24"/>
        </w:rPr>
        <w:t xml:space="preserve">The procedure showed the facility provided a written schedule for employees, a written monthly schedule for nurses and on-call staff, and the night shift was staffed by a recovery technician and a nurse who remained awake during their entire shift, </w:t>
      </w:r>
      <w:r w:rsidR="00DC4C8F" w:rsidRPr="001E2756">
        <w:rPr>
          <w:rFonts w:asciiTheme="majorHAnsi" w:hAnsiTheme="majorHAnsi" w:cstheme="majorHAnsi"/>
          <w:bCs/>
          <w:iCs/>
          <w:sz w:val="24"/>
          <w:szCs w:val="24"/>
        </w:rPr>
        <w:t>providing</w:t>
      </w:r>
      <w:r w:rsidR="00590F3C" w:rsidRPr="001E2756">
        <w:rPr>
          <w:rFonts w:asciiTheme="majorHAnsi" w:hAnsiTheme="majorHAnsi" w:cstheme="majorHAnsi"/>
          <w:bCs/>
          <w:iCs/>
          <w:sz w:val="24"/>
          <w:szCs w:val="24"/>
        </w:rPr>
        <w:t xml:space="preserve"> support and observation of the patients. </w:t>
      </w:r>
      <w:r w:rsidR="00DC4C8F" w:rsidRPr="001E2756">
        <w:rPr>
          <w:rFonts w:asciiTheme="majorHAnsi" w:hAnsiTheme="majorHAnsi" w:cstheme="majorHAnsi"/>
          <w:bCs/>
          <w:iCs/>
          <w:sz w:val="24"/>
          <w:szCs w:val="24"/>
        </w:rPr>
        <w:t>The procedure showed that the night nurse was responsible for the following tasks: patient care, stocking medications from the pharmacy delivery, purging the orders binder/sending for scanning, purging labels and photos binder/scanning, and checking and counting the refrigerator temperatures. The recovery technician was responsible for</w:t>
      </w:r>
      <w:r w:rsidR="00BC19BC" w:rsidRPr="001E2756">
        <w:rPr>
          <w:rFonts w:asciiTheme="majorHAnsi" w:hAnsiTheme="majorHAnsi" w:cstheme="majorHAnsi"/>
          <w:bCs/>
          <w:iCs/>
          <w:sz w:val="24"/>
          <w:szCs w:val="24"/>
        </w:rPr>
        <w:t>, but not limited to</w:t>
      </w:r>
      <w:r w:rsidR="00DC4C8F" w:rsidRPr="001E2756">
        <w:rPr>
          <w:rFonts w:asciiTheme="majorHAnsi" w:hAnsiTheme="majorHAnsi" w:cstheme="majorHAnsi"/>
          <w:bCs/>
          <w:iCs/>
          <w:sz w:val="24"/>
          <w:szCs w:val="24"/>
        </w:rPr>
        <w:t xml:space="preserve"> the following tasks: bed and ground checks, checking with swing-shift lead/log/emails for important patient information, being available to make decisions </w:t>
      </w:r>
      <w:r w:rsidR="00BC19BC" w:rsidRPr="001E2756">
        <w:rPr>
          <w:rFonts w:asciiTheme="majorHAnsi" w:hAnsiTheme="majorHAnsi" w:cstheme="majorHAnsi"/>
          <w:bCs/>
          <w:iCs/>
          <w:sz w:val="24"/>
          <w:szCs w:val="24"/>
        </w:rPr>
        <w:t xml:space="preserve">outside of normal guidelines, updating the electronic health record of patients, updating Urinary Analysis (UA) data for new patient admissions, MAR paperwork, meeting with new admissions and their families, calling next of kin if a patient was transported to the ER and assigning tasks to co-workers. </w:t>
      </w:r>
      <w:r w:rsidR="00DC4C8F" w:rsidRPr="001E2756">
        <w:rPr>
          <w:rFonts w:asciiTheme="majorHAnsi" w:hAnsiTheme="majorHAnsi" w:cstheme="majorHAnsi"/>
          <w:bCs/>
          <w:iCs/>
          <w:sz w:val="24"/>
          <w:szCs w:val="24"/>
        </w:rPr>
        <w:t xml:space="preserve"> </w:t>
      </w:r>
    </w:p>
    <w:p w14:paraId="179FF47D" w14:textId="77777777" w:rsidR="00F9501A" w:rsidRPr="0018280C" w:rsidRDefault="00F9501A" w:rsidP="00B15F29">
      <w:pPr>
        <w:pStyle w:val="NoSpacing"/>
        <w:ind w:right="288"/>
        <w:rPr>
          <w:rFonts w:asciiTheme="majorHAnsi" w:hAnsiTheme="majorHAnsi" w:cstheme="majorHAnsi"/>
          <w:b/>
          <w:sz w:val="24"/>
          <w:szCs w:val="24"/>
        </w:rPr>
      </w:pPr>
    </w:p>
    <w:p w14:paraId="50BC53B9" w14:textId="2D047939" w:rsidR="00F9501A" w:rsidRPr="001E2756" w:rsidRDefault="00F9501A"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policy and procedure titled, “Alcohol/Drug Crisis”, dated 07/17/19, showed that </w:t>
      </w:r>
      <w:r w:rsidR="00354BCF" w:rsidRPr="001E2756">
        <w:rPr>
          <w:rFonts w:asciiTheme="majorHAnsi" w:hAnsiTheme="majorHAnsi" w:cstheme="majorHAnsi"/>
          <w:bCs/>
          <w:sz w:val="24"/>
          <w:szCs w:val="24"/>
        </w:rPr>
        <w:t xml:space="preserve">the facility identified certain situations as crises. The situations included: alcohol or drugs found on the unit, a patient who was suspected of using drugs/alcohol while admitted to the facility, and any visitors who came to the facility and appeared to be using any drugs or alcohol. </w:t>
      </w:r>
    </w:p>
    <w:p w14:paraId="596C6876" w14:textId="77777777" w:rsidR="00753E9A" w:rsidRPr="001E2756" w:rsidRDefault="00753E9A" w:rsidP="00B15F29">
      <w:pPr>
        <w:pStyle w:val="NoSpacing"/>
        <w:ind w:right="288"/>
        <w:rPr>
          <w:rFonts w:asciiTheme="majorHAnsi" w:hAnsiTheme="majorHAnsi" w:cstheme="majorHAnsi"/>
          <w:bCs/>
          <w:sz w:val="24"/>
          <w:szCs w:val="24"/>
        </w:rPr>
      </w:pPr>
    </w:p>
    <w:p w14:paraId="54D93B7A" w14:textId="3E0A3D45" w:rsidR="00753E9A" w:rsidRPr="001E2756" w:rsidRDefault="00753E9A"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policy and procedure titled, “Medication Prescribing and Administration-Sub-Acute Detox”, dated 09/30/21, showed that the facility had an organized system to ensure accuracy in receiving, transcribing, and implementing orders for the administration of medications and the treatments completed by the licensed nurses. The procedure showed that orders for medications used to care for a patient are entered into the patient treatment record and the orders are signed by a physician or other legally authorized prescriber. </w:t>
      </w:r>
    </w:p>
    <w:p w14:paraId="2BF16967" w14:textId="77777777" w:rsidR="00753E9A" w:rsidRPr="001E2756" w:rsidRDefault="00753E9A" w:rsidP="00B15F29">
      <w:pPr>
        <w:pStyle w:val="NoSpacing"/>
        <w:ind w:right="288"/>
        <w:rPr>
          <w:rFonts w:asciiTheme="majorHAnsi" w:hAnsiTheme="majorHAnsi" w:cstheme="majorHAnsi"/>
          <w:bCs/>
          <w:sz w:val="24"/>
          <w:szCs w:val="24"/>
        </w:rPr>
      </w:pPr>
    </w:p>
    <w:p w14:paraId="3788FF91" w14:textId="26535C55" w:rsidR="00753E9A" w:rsidRPr="001E2756" w:rsidRDefault="00753E9A"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policy and procedure titled, “Emergency Policies and Procedures”, dated 06/18/19, showed that the facility identified the following signs and symptoms as emergencies: chest pain, shortness of breath, hematemesis, stroke, cardiac arrest, severe abdominal pain, major trauma, and a psychiatric situation. </w:t>
      </w:r>
    </w:p>
    <w:p w14:paraId="7F47226A" w14:textId="77777777" w:rsidR="009D3FCC" w:rsidRPr="001E2756" w:rsidRDefault="009D3FCC" w:rsidP="00B15F29">
      <w:pPr>
        <w:pStyle w:val="NoSpacing"/>
        <w:ind w:right="288"/>
        <w:rPr>
          <w:rFonts w:asciiTheme="majorHAnsi" w:hAnsiTheme="majorHAnsi" w:cstheme="majorHAnsi"/>
          <w:bCs/>
          <w:sz w:val="24"/>
          <w:szCs w:val="24"/>
        </w:rPr>
      </w:pPr>
    </w:p>
    <w:p w14:paraId="0E260F74" w14:textId="21187719" w:rsidR="009D3FCC" w:rsidRPr="001E2756" w:rsidRDefault="009D3FCC"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A review of the policy and procedure titled, “Admission History and Assessment”, dated 07/15/22, showed that patients</w:t>
      </w:r>
      <w:r w:rsidR="0085212C" w:rsidRPr="001E2756">
        <w:rPr>
          <w:rFonts w:asciiTheme="majorHAnsi" w:hAnsiTheme="majorHAnsi" w:cstheme="majorHAnsi"/>
          <w:bCs/>
          <w:sz w:val="24"/>
          <w:szCs w:val="24"/>
        </w:rPr>
        <w:t xml:space="preserve"> </w:t>
      </w:r>
      <w:r w:rsidRPr="001E2756">
        <w:rPr>
          <w:rFonts w:asciiTheme="majorHAnsi" w:hAnsiTheme="majorHAnsi" w:cstheme="majorHAnsi"/>
          <w:bCs/>
          <w:sz w:val="24"/>
          <w:szCs w:val="24"/>
        </w:rPr>
        <w:t>receive</w:t>
      </w:r>
      <w:r w:rsidR="0085212C" w:rsidRPr="001E2756">
        <w:rPr>
          <w:rFonts w:asciiTheme="majorHAnsi" w:hAnsiTheme="majorHAnsi" w:cstheme="majorHAnsi"/>
          <w:bCs/>
          <w:sz w:val="24"/>
          <w:szCs w:val="24"/>
        </w:rPr>
        <w:t>d</w:t>
      </w:r>
      <w:r w:rsidRPr="001E2756">
        <w:rPr>
          <w:rFonts w:asciiTheme="majorHAnsi" w:hAnsiTheme="majorHAnsi" w:cstheme="majorHAnsi"/>
          <w:bCs/>
          <w:sz w:val="24"/>
          <w:szCs w:val="24"/>
        </w:rPr>
        <w:t xml:space="preserve"> an alcohol and drug-focused nursing assessment, history and physical, and a detox health assessment.</w:t>
      </w:r>
      <w:r w:rsidR="00630961" w:rsidRPr="001E2756">
        <w:rPr>
          <w:rFonts w:asciiTheme="majorHAnsi" w:hAnsiTheme="majorHAnsi" w:cstheme="majorHAnsi"/>
          <w:bCs/>
          <w:sz w:val="24"/>
          <w:szCs w:val="24"/>
        </w:rPr>
        <w:t xml:space="preserve"> The procedure showed that the facility’s ARNP/physician/Nurse obtained an Admission History and Assessment for each patient admitted. The assessment was reviewed within 24 hours of admission, and a Detox/Health Assessment (physical exam) was completed. The physical exam included a health history and current health needs. The policy and procedure showed that </w:t>
      </w:r>
      <w:r w:rsidR="00EF5C89" w:rsidRPr="001E2756">
        <w:rPr>
          <w:rFonts w:asciiTheme="majorHAnsi" w:hAnsiTheme="majorHAnsi" w:cstheme="majorHAnsi"/>
          <w:bCs/>
          <w:sz w:val="24"/>
          <w:szCs w:val="24"/>
        </w:rPr>
        <w:t xml:space="preserve">when a </w:t>
      </w:r>
      <w:r w:rsidR="00630961" w:rsidRPr="001E2756">
        <w:rPr>
          <w:rFonts w:asciiTheme="majorHAnsi" w:hAnsiTheme="majorHAnsi" w:cstheme="majorHAnsi"/>
          <w:bCs/>
          <w:sz w:val="24"/>
          <w:szCs w:val="24"/>
        </w:rPr>
        <w:t>patient had an emergency on the weekend or holiday, an ARNP</w:t>
      </w:r>
      <w:r w:rsidR="00FB5E34" w:rsidRPr="001E2756">
        <w:rPr>
          <w:rFonts w:asciiTheme="majorHAnsi" w:hAnsiTheme="majorHAnsi" w:cstheme="majorHAnsi"/>
          <w:bCs/>
          <w:sz w:val="24"/>
          <w:szCs w:val="24"/>
        </w:rPr>
        <w:t>/P</w:t>
      </w:r>
      <w:r w:rsidR="00630961" w:rsidRPr="001E2756">
        <w:rPr>
          <w:rFonts w:asciiTheme="majorHAnsi" w:hAnsiTheme="majorHAnsi" w:cstheme="majorHAnsi"/>
          <w:bCs/>
          <w:sz w:val="24"/>
          <w:szCs w:val="24"/>
        </w:rPr>
        <w:t xml:space="preserve">hysician </w:t>
      </w:r>
      <w:r w:rsidR="00EF5C89" w:rsidRPr="001E2756">
        <w:rPr>
          <w:rFonts w:asciiTheme="majorHAnsi" w:hAnsiTheme="majorHAnsi" w:cstheme="majorHAnsi"/>
          <w:bCs/>
          <w:sz w:val="24"/>
          <w:szCs w:val="24"/>
        </w:rPr>
        <w:t xml:space="preserve">was </w:t>
      </w:r>
      <w:r w:rsidR="00630961" w:rsidRPr="001E2756">
        <w:rPr>
          <w:rFonts w:asciiTheme="majorHAnsi" w:hAnsiTheme="majorHAnsi" w:cstheme="majorHAnsi"/>
          <w:bCs/>
          <w:sz w:val="24"/>
          <w:szCs w:val="24"/>
        </w:rPr>
        <w:t xml:space="preserve">on call </w:t>
      </w:r>
      <w:r w:rsidR="00FB5E34" w:rsidRPr="001E2756">
        <w:rPr>
          <w:rFonts w:asciiTheme="majorHAnsi" w:hAnsiTheme="majorHAnsi" w:cstheme="majorHAnsi"/>
          <w:bCs/>
          <w:sz w:val="24"/>
          <w:szCs w:val="24"/>
        </w:rPr>
        <w:t>to address</w:t>
      </w:r>
      <w:r w:rsidR="00630961" w:rsidRPr="001E2756">
        <w:rPr>
          <w:rFonts w:asciiTheme="majorHAnsi" w:hAnsiTheme="majorHAnsi" w:cstheme="majorHAnsi"/>
          <w:bCs/>
          <w:sz w:val="24"/>
          <w:szCs w:val="24"/>
        </w:rPr>
        <w:t xml:space="preserve"> </w:t>
      </w:r>
      <w:r w:rsidR="00EF5C89" w:rsidRPr="001E2756">
        <w:rPr>
          <w:rFonts w:asciiTheme="majorHAnsi" w:hAnsiTheme="majorHAnsi" w:cstheme="majorHAnsi"/>
          <w:bCs/>
          <w:sz w:val="24"/>
          <w:szCs w:val="24"/>
        </w:rPr>
        <w:t>the patient's needs.</w:t>
      </w:r>
      <w:r w:rsidR="00630961" w:rsidRPr="001E2756">
        <w:rPr>
          <w:rFonts w:asciiTheme="majorHAnsi" w:hAnsiTheme="majorHAnsi" w:cstheme="majorHAnsi"/>
          <w:bCs/>
          <w:sz w:val="24"/>
          <w:szCs w:val="24"/>
        </w:rPr>
        <w:t xml:space="preserve"> </w:t>
      </w:r>
      <w:r w:rsidR="00EF5C89" w:rsidRPr="001E2756">
        <w:rPr>
          <w:rFonts w:asciiTheme="majorHAnsi" w:hAnsiTheme="majorHAnsi" w:cstheme="majorHAnsi"/>
          <w:bCs/>
          <w:sz w:val="24"/>
          <w:szCs w:val="24"/>
        </w:rPr>
        <w:t>The policy and procedure showed that t</w:t>
      </w:r>
      <w:r w:rsidR="00630961" w:rsidRPr="001E2756">
        <w:rPr>
          <w:rFonts w:asciiTheme="majorHAnsi" w:hAnsiTheme="majorHAnsi" w:cstheme="majorHAnsi"/>
          <w:bCs/>
          <w:sz w:val="24"/>
          <w:szCs w:val="24"/>
        </w:rPr>
        <w:t xml:space="preserve">he </w:t>
      </w:r>
      <w:r w:rsidR="00EF5C89" w:rsidRPr="001E2756">
        <w:rPr>
          <w:rFonts w:asciiTheme="majorHAnsi" w:hAnsiTheme="majorHAnsi" w:cstheme="majorHAnsi"/>
          <w:bCs/>
          <w:sz w:val="24"/>
          <w:szCs w:val="24"/>
        </w:rPr>
        <w:t>“</w:t>
      </w:r>
      <w:r w:rsidR="00630961" w:rsidRPr="001E2756">
        <w:rPr>
          <w:rFonts w:asciiTheme="majorHAnsi" w:hAnsiTheme="majorHAnsi" w:cstheme="majorHAnsi"/>
          <w:bCs/>
          <w:sz w:val="24"/>
          <w:szCs w:val="24"/>
        </w:rPr>
        <w:t>Detox Health Assessment</w:t>
      </w:r>
      <w:r w:rsidR="00EF5C89" w:rsidRPr="001E2756">
        <w:rPr>
          <w:rFonts w:asciiTheme="majorHAnsi" w:hAnsiTheme="majorHAnsi" w:cstheme="majorHAnsi"/>
          <w:bCs/>
          <w:sz w:val="24"/>
          <w:szCs w:val="24"/>
        </w:rPr>
        <w:t>”</w:t>
      </w:r>
      <w:r w:rsidR="001D4E50" w:rsidRPr="001E2756">
        <w:rPr>
          <w:rFonts w:asciiTheme="majorHAnsi" w:hAnsiTheme="majorHAnsi" w:cstheme="majorHAnsi"/>
          <w:bCs/>
          <w:sz w:val="24"/>
          <w:szCs w:val="24"/>
        </w:rPr>
        <w:t xml:space="preserve"> was </w:t>
      </w:r>
      <w:r w:rsidR="00EF5C89" w:rsidRPr="001E2756">
        <w:rPr>
          <w:rFonts w:asciiTheme="majorHAnsi" w:hAnsiTheme="majorHAnsi" w:cstheme="majorHAnsi"/>
          <w:bCs/>
          <w:sz w:val="24"/>
          <w:szCs w:val="24"/>
        </w:rPr>
        <w:t xml:space="preserve">to be </w:t>
      </w:r>
      <w:r w:rsidR="001D4E50" w:rsidRPr="001E2756">
        <w:rPr>
          <w:rFonts w:asciiTheme="majorHAnsi" w:hAnsiTheme="majorHAnsi" w:cstheme="majorHAnsi"/>
          <w:bCs/>
          <w:sz w:val="24"/>
          <w:szCs w:val="24"/>
        </w:rPr>
        <w:t xml:space="preserve">completed </w:t>
      </w:r>
      <w:r w:rsidR="00630961" w:rsidRPr="001E2756">
        <w:rPr>
          <w:rFonts w:asciiTheme="majorHAnsi" w:hAnsiTheme="majorHAnsi" w:cstheme="majorHAnsi"/>
          <w:bCs/>
          <w:sz w:val="24"/>
          <w:szCs w:val="24"/>
        </w:rPr>
        <w:t>by a provider</w:t>
      </w:r>
      <w:r w:rsidR="001D4E50" w:rsidRPr="001E2756">
        <w:rPr>
          <w:rFonts w:asciiTheme="majorHAnsi" w:hAnsiTheme="majorHAnsi" w:cstheme="majorHAnsi"/>
          <w:bCs/>
          <w:sz w:val="24"/>
          <w:szCs w:val="24"/>
        </w:rPr>
        <w:t xml:space="preserve"> </w:t>
      </w:r>
      <w:r w:rsidR="00EF5C89" w:rsidRPr="001E2756">
        <w:rPr>
          <w:rFonts w:asciiTheme="majorHAnsi" w:hAnsiTheme="majorHAnsi" w:cstheme="majorHAnsi"/>
          <w:bCs/>
          <w:sz w:val="24"/>
          <w:szCs w:val="24"/>
        </w:rPr>
        <w:t>employed at the facility.</w:t>
      </w:r>
    </w:p>
    <w:p w14:paraId="17B24449" w14:textId="77777777" w:rsidR="009A067D" w:rsidRPr="001E2756" w:rsidRDefault="009A067D" w:rsidP="00B15F29">
      <w:pPr>
        <w:pStyle w:val="NoSpacing"/>
        <w:ind w:right="288"/>
        <w:rPr>
          <w:rFonts w:asciiTheme="majorHAnsi" w:hAnsiTheme="majorHAnsi" w:cstheme="majorHAnsi"/>
          <w:bCs/>
          <w:sz w:val="24"/>
          <w:szCs w:val="24"/>
        </w:rPr>
      </w:pPr>
    </w:p>
    <w:p w14:paraId="67C4E7B4" w14:textId="6C1042D6" w:rsidR="009A067D" w:rsidRPr="001E2756" w:rsidRDefault="009A067D"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policy and procedure titled, “Resident Medical/Psychiatric Transfer/Referral”, dated 05/19/22, showed that </w:t>
      </w:r>
      <w:r w:rsidR="005D6B45" w:rsidRPr="001E2756">
        <w:rPr>
          <w:rFonts w:asciiTheme="majorHAnsi" w:hAnsiTheme="majorHAnsi" w:cstheme="majorHAnsi"/>
          <w:bCs/>
          <w:sz w:val="24"/>
          <w:szCs w:val="24"/>
        </w:rPr>
        <w:t>patients who need</w:t>
      </w:r>
      <w:r w:rsidR="005C5C2E">
        <w:rPr>
          <w:rFonts w:asciiTheme="majorHAnsi" w:hAnsiTheme="majorHAnsi" w:cstheme="majorHAnsi"/>
          <w:bCs/>
          <w:sz w:val="24"/>
          <w:szCs w:val="24"/>
        </w:rPr>
        <w:t>ed</w:t>
      </w:r>
      <w:r w:rsidR="005D6B45" w:rsidRPr="001E2756">
        <w:rPr>
          <w:rFonts w:asciiTheme="majorHAnsi" w:hAnsiTheme="majorHAnsi" w:cstheme="majorHAnsi"/>
          <w:bCs/>
          <w:sz w:val="24"/>
          <w:szCs w:val="24"/>
        </w:rPr>
        <w:t xml:space="preserve"> to be transferred or referred to another facility for medical or psychiatric purposes </w:t>
      </w:r>
      <w:r w:rsidR="005C5C2E">
        <w:rPr>
          <w:rFonts w:asciiTheme="majorHAnsi" w:hAnsiTheme="majorHAnsi" w:cstheme="majorHAnsi"/>
          <w:bCs/>
          <w:sz w:val="24"/>
          <w:szCs w:val="24"/>
        </w:rPr>
        <w:t>would</w:t>
      </w:r>
      <w:r w:rsidR="005C5C2E" w:rsidRPr="001E2756">
        <w:rPr>
          <w:rFonts w:asciiTheme="majorHAnsi" w:hAnsiTheme="majorHAnsi" w:cstheme="majorHAnsi"/>
          <w:bCs/>
          <w:sz w:val="24"/>
          <w:szCs w:val="24"/>
        </w:rPr>
        <w:t xml:space="preserve"> </w:t>
      </w:r>
      <w:r w:rsidR="005D6B45" w:rsidRPr="001E2756">
        <w:rPr>
          <w:rFonts w:asciiTheme="majorHAnsi" w:hAnsiTheme="majorHAnsi" w:cstheme="majorHAnsi"/>
          <w:bCs/>
          <w:sz w:val="24"/>
          <w:szCs w:val="24"/>
        </w:rPr>
        <w:t>be handled in an orderly fashion with consideration of legal and hospital requirements. The procedure showed that if a patient needed to be transferred, staff would notify the nearest relative of the patient. The ARNP/Physician will be notified of the patient transfer</w:t>
      </w:r>
      <w:r w:rsidR="005C5C2E">
        <w:rPr>
          <w:rFonts w:asciiTheme="majorHAnsi" w:hAnsiTheme="majorHAnsi" w:cstheme="majorHAnsi"/>
          <w:bCs/>
          <w:sz w:val="24"/>
          <w:szCs w:val="24"/>
        </w:rPr>
        <w:t>,</w:t>
      </w:r>
      <w:r w:rsidR="005D6B45" w:rsidRPr="001E2756">
        <w:rPr>
          <w:rFonts w:asciiTheme="majorHAnsi" w:hAnsiTheme="majorHAnsi" w:cstheme="majorHAnsi"/>
          <w:bCs/>
          <w:sz w:val="24"/>
          <w:szCs w:val="24"/>
        </w:rPr>
        <w:t xml:space="preserve"> and the transfer </w:t>
      </w:r>
      <w:r w:rsidR="005D6B45" w:rsidRPr="001E2756">
        <w:rPr>
          <w:rFonts w:asciiTheme="majorHAnsi" w:hAnsiTheme="majorHAnsi" w:cstheme="majorHAnsi"/>
          <w:bCs/>
          <w:sz w:val="24"/>
          <w:szCs w:val="24"/>
        </w:rPr>
        <w:lastRenderedPageBreak/>
        <w:t xml:space="preserve">will be recorded in the electronic record system. The signed consent for the release of information and the patient face sheet will be sent with the patient to the new facility. The patient </w:t>
      </w:r>
      <w:r w:rsidR="00AE5411">
        <w:rPr>
          <w:rFonts w:asciiTheme="majorHAnsi" w:hAnsiTheme="majorHAnsi" w:cstheme="majorHAnsi"/>
          <w:bCs/>
          <w:sz w:val="24"/>
          <w:szCs w:val="24"/>
        </w:rPr>
        <w:t xml:space="preserve">would </w:t>
      </w:r>
      <w:r w:rsidR="005D6B45" w:rsidRPr="001E2756">
        <w:rPr>
          <w:rFonts w:asciiTheme="majorHAnsi" w:hAnsiTheme="majorHAnsi" w:cstheme="majorHAnsi"/>
          <w:bCs/>
          <w:sz w:val="24"/>
          <w:szCs w:val="24"/>
        </w:rPr>
        <w:t xml:space="preserve">be transferred via taxi or private car if the transfer </w:t>
      </w:r>
      <w:r w:rsidR="005C5C2E">
        <w:rPr>
          <w:rFonts w:asciiTheme="majorHAnsi" w:hAnsiTheme="majorHAnsi" w:cstheme="majorHAnsi"/>
          <w:bCs/>
          <w:sz w:val="24"/>
          <w:szCs w:val="24"/>
        </w:rPr>
        <w:t>was</w:t>
      </w:r>
      <w:r w:rsidR="005D6B45" w:rsidRPr="001E2756">
        <w:rPr>
          <w:rFonts w:asciiTheme="majorHAnsi" w:hAnsiTheme="majorHAnsi" w:cstheme="majorHAnsi"/>
          <w:bCs/>
          <w:sz w:val="24"/>
          <w:szCs w:val="24"/>
        </w:rPr>
        <w:t xml:space="preserve"> non-emergent. If the patient had a life-threatening emergency, the nurse on duty would call 911 and </w:t>
      </w:r>
      <w:r w:rsidR="00921B65" w:rsidRPr="001E2756">
        <w:rPr>
          <w:rFonts w:asciiTheme="majorHAnsi" w:hAnsiTheme="majorHAnsi" w:cstheme="majorHAnsi"/>
          <w:bCs/>
          <w:sz w:val="24"/>
          <w:szCs w:val="24"/>
        </w:rPr>
        <w:t>patient</w:t>
      </w:r>
      <w:r w:rsidR="005D6B45" w:rsidRPr="001E2756">
        <w:rPr>
          <w:rFonts w:asciiTheme="majorHAnsi" w:hAnsiTheme="majorHAnsi" w:cstheme="majorHAnsi"/>
          <w:bCs/>
          <w:sz w:val="24"/>
          <w:szCs w:val="24"/>
        </w:rPr>
        <w:t xml:space="preserve"> transfer would occur via ambulance. </w:t>
      </w:r>
    </w:p>
    <w:p w14:paraId="3812E37D" w14:textId="77777777" w:rsidR="00400FF4" w:rsidRPr="001E2756" w:rsidRDefault="00400FF4" w:rsidP="00B15F29">
      <w:pPr>
        <w:pStyle w:val="NoSpacing"/>
        <w:ind w:right="288"/>
        <w:rPr>
          <w:rFonts w:asciiTheme="majorHAnsi" w:hAnsiTheme="majorHAnsi" w:cstheme="majorHAnsi"/>
          <w:bCs/>
          <w:sz w:val="24"/>
          <w:szCs w:val="24"/>
        </w:rPr>
      </w:pPr>
    </w:p>
    <w:p w14:paraId="6D22EEC9" w14:textId="7B6CB129" w:rsidR="00A97EF4" w:rsidRPr="001E2756" w:rsidRDefault="00921B65"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policy and procedure titled, “Medical Screening and Observations”, dated 08/09/19, showed that it was the policy of the facility that all patients in withdrawal management would be monitored to promote a safe and comfortable withdrawal from drugs and alcohol. The procedure showed that all patients in withdrawal management would be observed by the nurse and the </w:t>
      </w:r>
      <w:r w:rsidR="006D1DD1" w:rsidRPr="001E2756">
        <w:rPr>
          <w:rFonts w:asciiTheme="majorHAnsi" w:hAnsiTheme="majorHAnsi" w:cstheme="majorHAnsi"/>
          <w:bCs/>
          <w:sz w:val="24"/>
          <w:szCs w:val="24"/>
        </w:rPr>
        <w:t>patient's</w:t>
      </w:r>
      <w:r w:rsidRPr="001E2756">
        <w:rPr>
          <w:rFonts w:asciiTheme="majorHAnsi" w:hAnsiTheme="majorHAnsi" w:cstheme="majorHAnsi"/>
          <w:bCs/>
          <w:sz w:val="24"/>
          <w:szCs w:val="24"/>
        </w:rPr>
        <w:t xml:space="preserve"> medical condition would be monitored. </w:t>
      </w:r>
      <w:r w:rsidR="006D1DD1" w:rsidRPr="001E2756">
        <w:rPr>
          <w:rFonts w:asciiTheme="majorHAnsi" w:hAnsiTheme="majorHAnsi" w:cstheme="majorHAnsi"/>
          <w:bCs/>
          <w:sz w:val="24"/>
          <w:szCs w:val="24"/>
        </w:rPr>
        <w:t xml:space="preserve">All patient observations were recorded in the electronic record system and the entry will be signed by the staff member who performed the observation. If a staff member </w:t>
      </w:r>
      <w:r w:rsidR="004D26A4">
        <w:rPr>
          <w:rFonts w:asciiTheme="majorHAnsi" w:hAnsiTheme="majorHAnsi" w:cstheme="majorHAnsi"/>
          <w:bCs/>
          <w:sz w:val="24"/>
          <w:szCs w:val="24"/>
        </w:rPr>
        <w:t>observed</w:t>
      </w:r>
      <w:r w:rsidR="006D1DD1" w:rsidRPr="001E2756">
        <w:rPr>
          <w:rFonts w:asciiTheme="majorHAnsi" w:hAnsiTheme="majorHAnsi" w:cstheme="majorHAnsi"/>
          <w:bCs/>
          <w:sz w:val="24"/>
          <w:szCs w:val="24"/>
        </w:rPr>
        <w:t xml:space="preserve"> a patient to have significant adverse symptoms, the information </w:t>
      </w:r>
      <w:r w:rsidR="004D26A4">
        <w:rPr>
          <w:rFonts w:asciiTheme="majorHAnsi" w:hAnsiTheme="majorHAnsi" w:cstheme="majorHAnsi"/>
          <w:bCs/>
          <w:sz w:val="24"/>
          <w:szCs w:val="24"/>
        </w:rPr>
        <w:t>was</w:t>
      </w:r>
      <w:r w:rsidR="006D1DD1" w:rsidRPr="001E2756">
        <w:rPr>
          <w:rFonts w:asciiTheme="majorHAnsi" w:hAnsiTheme="majorHAnsi" w:cstheme="majorHAnsi"/>
          <w:bCs/>
          <w:sz w:val="24"/>
          <w:szCs w:val="24"/>
        </w:rPr>
        <w:t xml:space="preserve"> reported to the ARNP/Physician. A review of the procedure showed that all patients </w:t>
      </w:r>
      <w:r w:rsidR="004D26A4">
        <w:rPr>
          <w:rFonts w:asciiTheme="majorHAnsi" w:hAnsiTheme="majorHAnsi" w:cstheme="majorHAnsi"/>
          <w:bCs/>
          <w:sz w:val="24"/>
          <w:szCs w:val="24"/>
        </w:rPr>
        <w:t>would</w:t>
      </w:r>
      <w:r w:rsidR="006D1DD1" w:rsidRPr="001E2756">
        <w:rPr>
          <w:rFonts w:asciiTheme="majorHAnsi" w:hAnsiTheme="majorHAnsi" w:cstheme="majorHAnsi"/>
          <w:bCs/>
          <w:sz w:val="24"/>
          <w:szCs w:val="24"/>
        </w:rPr>
        <w:t xml:space="preserve"> be placed on withdrawal management for </w:t>
      </w:r>
      <w:r w:rsidR="00A97EF4" w:rsidRPr="001E2756">
        <w:rPr>
          <w:rFonts w:asciiTheme="majorHAnsi" w:hAnsiTheme="majorHAnsi" w:cstheme="majorHAnsi"/>
          <w:bCs/>
          <w:sz w:val="24"/>
          <w:szCs w:val="24"/>
        </w:rPr>
        <w:t xml:space="preserve">a </w:t>
      </w:r>
      <w:r w:rsidR="006D1DD1" w:rsidRPr="001E2756">
        <w:rPr>
          <w:rFonts w:asciiTheme="majorHAnsi" w:hAnsiTheme="majorHAnsi" w:cstheme="majorHAnsi"/>
          <w:bCs/>
          <w:sz w:val="24"/>
          <w:szCs w:val="24"/>
        </w:rPr>
        <w:t xml:space="preserve">minimum of 12 </w:t>
      </w:r>
      <w:r w:rsidR="00A97EF4" w:rsidRPr="001E2756">
        <w:rPr>
          <w:rFonts w:asciiTheme="majorHAnsi" w:hAnsiTheme="majorHAnsi" w:cstheme="majorHAnsi"/>
          <w:bCs/>
          <w:sz w:val="24"/>
          <w:szCs w:val="24"/>
        </w:rPr>
        <w:t>hours</w:t>
      </w:r>
      <w:r w:rsidR="006D1DD1" w:rsidRPr="001E2756">
        <w:rPr>
          <w:rFonts w:asciiTheme="majorHAnsi" w:hAnsiTheme="majorHAnsi" w:cstheme="majorHAnsi"/>
          <w:bCs/>
          <w:sz w:val="24"/>
          <w:szCs w:val="24"/>
        </w:rPr>
        <w:t>.</w:t>
      </w:r>
    </w:p>
    <w:p w14:paraId="6C3D404C" w14:textId="77777777" w:rsidR="00A97EF4" w:rsidRPr="001E2756" w:rsidRDefault="00A97EF4" w:rsidP="00B15F29">
      <w:pPr>
        <w:pStyle w:val="NoSpacing"/>
        <w:ind w:right="288"/>
        <w:rPr>
          <w:rFonts w:asciiTheme="majorHAnsi" w:hAnsiTheme="majorHAnsi" w:cstheme="majorHAnsi"/>
          <w:bCs/>
          <w:sz w:val="24"/>
          <w:szCs w:val="24"/>
        </w:rPr>
      </w:pPr>
    </w:p>
    <w:p w14:paraId="4CFF2022" w14:textId="537B25A3" w:rsidR="00921B65" w:rsidRPr="001E2756" w:rsidRDefault="00A97EF4"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policy and procedure titled, “Incident/Accident Response Reporting”, dated 06/11/20, showed that all accidents and incidents were reported to the proper internal and external authorities. The procedure showed that staff </w:t>
      </w:r>
      <w:r w:rsidR="00AE5411">
        <w:rPr>
          <w:rFonts w:asciiTheme="majorHAnsi" w:hAnsiTheme="majorHAnsi" w:cstheme="majorHAnsi"/>
          <w:bCs/>
          <w:sz w:val="24"/>
          <w:szCs w:val="24"/>
        </w:rPr>
        <w:t>would</w:t>
      </w:r>
      <w:r w:rsidRPr="001E2756">
        <w:rPr>
          <w:rFonts w:asciiTheme="majorHAnsi" w:hAnsiTheme="majorHAnsi" w:cstheme="majorHAnsi"/>
          <w:bCs/>
          <w:sz w:val="24"/>
          <w:szCs w:val="24"/>
        </w:rPr>
        <w:t xml:space="preserve"> complete the incident </w:t>
      </w:r>
      <w:r w:rsidR="00992CD7" w:rsidRPr="001E2756">
        <w:rPr>
          <w:rFonts w:asciiTheme="majorHAnsi" w:hAnsiTheme="majorHAnsi" w:cstheme="majorHAnsi"/>
          <w:bCs/>
          <w:sz w:val="24"/>
          <w:szCs w:val="24"/>
        </w:rPr>
        <w:t>form,</w:t>
      </w:r>
      <w:r w:rsidRPr="001E2756">
        <w:rPr>
          <w:rFonts w:asciiTheme="majorHAnsi" w:hAnsiTheme="majorHAnsi" w:cstheme="majorHAnsi"/>
          <w:bCs/>
          <w:sz w:val="24"/>
          <w:szCs w:val="24"/>
        </w:rPr>
        <w:t xml:space="preserve"> and the program administrator </w:t>
      </w:r>
      <w:r w:rsidR="00AE5411">
        <w:rPr>
          <w:rFonts w:asciiTheme="majorHAnsi" w:hAnsiTheme="majorHAnsi" w:cstheme="majorHAnsi"/>
          <w:bCs/>
          <w:sz w:val="24"/>
          <w:szCs w:val="24"/>
        </w:rPr>
        <w:t>would</w:t>
      </w:r>
      <w:r w:rsidRPr="001E2756">
        <w:rPr>
          <w:rFonts w:asciiTheme="majorHAnsi" w:hAnsiTheme="majorHAnsi" w:cstheme="majorHAnsi"/>
          <w:bCs/>
          <w:sz w:val="24"/>
          <w:szCs w:val="24"/>
        </w:rPr>
        <w:t xml:space="preserve"> review the report and analyze possible causes and any preventative measures. The report would be forwarded within 24 hours to the Senior Vice President of Operations. The policy showed that when a sentinel event occurred, including death, the program administrator would investigate the circumstances of the occurrence and make a full report to the Senior Vice President of Operations within 72 hours.</w:t>
      </w:r>
      <w:r w:rsidR="002B714D" w:rsidRPr="001E2756">
        <w:rPr>
          <w:rFonts w:asciiTheme="majorHAnsi" w:hAnsiTheme="majorHAnsi" w:cstheme="majorHAnsi"/>
          <w:bCs/>
          <w:sz w:val="24"/>
          <w:szCs w:val="24"/>
        </w:rPr>
        <w:t xml:space="preserve"> The policy and procedure showed that the Senior Vice President of Operations </w:t>
      </w:r>
      <w:r w:rsidR="00AE5411">
        <w:rPr>
          <w:rFonts w:asciiTheme="majorHAnsi" w:hAnsiTheme="majorHAnsi" w:cstheme="majorHAnsi"/>
          <w:bCs/>
          <w:sz w:val="24"/>
          <w:szCs w:val="24"/>
        </w:rPr>
        <w:t>would</w:t>
      </w:r>
      <w:r w:rsidR="002B714D" w:rsidRPr="001E2756">
        <w:rPr>
          <w:rFonts w:asciiTheme="majorHAnsi" w:hAnsiTheme="majorHAnsi" w:cstheme="majorHAnsi"/>
          <w:bCs/>
          <w:sz w:val="24"/>
          <w:szCs w:val="24"/>
        </w:rPr>
        <w:t xml:space="preserve"> report all Sentinel events to the Department within one business day. </w:t>
      </w:r>
      <w:r w:rsidRPr="001E2756">
        <w:rPr>
          <w:rFonts w:asciiTheme="majorHAnsi" w:hAnsiTheme="majorHAnsi" w:cstheme="majorHAnsi"/>
          <w:bCs/>
          <w:sz w:val="24"/>
          <w:szCs w:val="24"/>
        </w:rPr>
        <w:t xml:space="preserve"> </w:t>
      </w:r>
    </w:p>
    <w:p w14:paraId="265AC65F" w14:textId="77777777" w:rsidR="00A010AE" w:rsidRPr="001E2756" w:rsidRDefault="00A010AE" w:rsidP="00B15F29">
      <w:pPr>
        <w:pStyle w:val="NoSpacing"/>
        <w:ind w:right="288"/>
        <w:rPr>
          <w:rFonts w:asciiTheme="majorHAnsi" w:hAnsiTheme="majorHAnsi" w:cstheme="majorHAnsi"/>
          <w:bCs/>
          <w:sz w:val="24"/>
          <w:szCs w:val="24"/>
        </w:rPr>
      </w:pPr>
    </w:p>
    <w:p w14:paraId="4F591F8A" w14:textId="0704CE91" w:rsidR="00A010AE" w:rsidRPr="001E2756" w:rsidRDefault="00A010AE"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policy and procedure titled, “Quality Improvement Plan”, dated 02/07/23, showed that the facility maintained a comprehensive and systematic quality improvement process that ensured, </w:t>
      </w:r>
      <w:r w:rsidR="009A1367">
        <w:rPr>
          <w:rFonts w:asciiTheme="majorHAnsi" w:hAnsiTheme="majorHAnsi" w:cstheme="majorHAnsi"/>
          <w:bCs/>
          <w:sz w:val="24"/>
          <w:szCs w:val="24"/>
        </w:rPr>
        <w:t>but</w:t>
      </w:r>
      <w:r w:rsidRPr="001E2756">
        <w:rPr>
          <w:rFonts w:asciiTheme="majorHAnsi" w:hAnsiTheme="majorHAnsi" w:cstheme="majorHAnsi"/>
          <w:bCs/>
          <w:sz w:val="24"/>
          <w:szCs w:val="24"/>
        </w:rPr>
        <w:t xml:space="preserve"> </w:t>
      </w:r>
      <w:r w:rsidR="00F20517">
        <w:rPr>
          <w:rFonts w:asciiTheme="majorHAnsi" w:hAnsiTheme="majorHAnsi" w:cstheme="majorHAnsi"/>
          <w:bCs/>
          <w:sz w:val="24"/>
          <w:szCs w:val="24"/>
        </w:rPr>
        <w:t xml:space="preserve">was </w:t>
      </w:r>
      <w:r w:rsidRPr="001E2756">
        <w:rPr>
          <w:rFonts w:asciiTheme="majorHAnsi" w:hAnsiTheme="majorHAnsi" w:cstheme="majorHAnsi"/>
          <w:bCs/>
          <w:sz w:val="24"/>
          <w:szCs w:val="24"/>
        </w:rPr>
        <w:t>not limited to, compliance with agency and program policies and procedures, 42 CFR 438, WAC 246-341</w:t>
      </w:r>
      <w:r w:rsidR="00F20517">
        <w:rPr>
          <w:rFonts w:asciiTheme="majorHAnsi" w:hAnsiTheme="majorHAnsi" w:cstheme="majorHAnsi"/>
          <w:bCs/>
          <w:sz w:val="24"/>
          <w:szCs w:val="24"/>
        </w:rPr>
        <w:t>,</w:t>
      </w:r>
      <w:r w:rsidRPr="001E2756">
        <w:rPr>
          <w:rFonts w:asciiTheme="majorHAnsi" w:hAnsiTheme="majorHAnsi" w:cstheme="majorHAnsi"/>
          <w:bCs/>
          <w:sz w:val="24"/>
          <w:szCs w:val="24"/>
        </w:rPr>
        <w:t xml:space="preserve"> and the Commission on Accreditation of Rehabilitation </w:t>
      </w:r>
      <w:r w:rsidR="00220F18" w:rsidRPr="001E2756">
        <w:rPr>
          <w:rFonts w:asciiTheme="majorHAnsi" w:hAnsiTheme="majorHAnsi" w:cstheme="majorHAnsi"/>
          <w:bCs/>
          <w:sz w:val="24"/>
          <w:szCs w:val="24"/>
        </w:rPr>
        <w:t>Facilities (</w:t>
      </w:r>
      <w:r w:rsidRPr="001E2756">
        <w:rPr>
          <w:rFonts w:asciiTheme="majorHAnsi" w:hAnsiTheme="majorHAnsi" w:cstheme="majorHAnsi"/>
          <w:bCs/>
          <w:sz w:val="24"/>
          <w:szCs w:val="24"/>
        </w:rPr>
        <w:t>CARF).</w:t>
      </w:r>
      <w:r w:rsidR="00BE67C1" w:rsidRPr="001E2756">
        <w:rPr>
          <w:rFonts w:asciiTheme="majorHAnsi" w:hAnsiTheme="majorHAnsi" w:cstheme="majorHAnsi"/>
          <w:bCs/>
          <w:sz w:val="24"/>
          <w:szCs w:val="24"/>
        </w:rPr>
        <w:t xml:space="preserve"> The policy and procedure showed that the quality improvement process provided an ongoing assessment of performance activities, functions, and standards. </w:t>
      </w:r>
      <w:r w:rsidRPr="001E2756">
        <w:rPr>
          <w:rFonts w:asciiTheme="majorHAnsi" w:hAnsiTheme="majorHAnsi" w:cstheme="majorHAnsi"/>
          <w:bCs/>
          <w:sz w:val="24"/>
          <w:szCs w:val="24"/>
        </w:rPr>
        <w:t xml:space="preserve"> </w:t>
      </w:r>
    </w:p>
    <w:p w14:paraId="12729CF8" w14:textId="77777777" w:rsidR="00220F18" w:rsidRPr="001E2756" w:rsidRDefault="00220F18" w:rsidP="00B15F29">
      <w:pPr>
        <w:pStyle w:val="NoSpacing"/>
        <w:ind w:right="288"/>
        <w:rPr>
          <w:rFonts w:asciiTheme="majorHAnsi" w:hAnsiTheme="majorHAnsi" w:cstheme="majorHAnsi"/>
          <w:bCs/>
          <w:sz w:val="24"/>
          <w:szCs w:val="24"/>
        </w:rPr>
      </w:pPr>
    </w:p>
    <w:p w14:paraId="6380B1D1" w14:textId="339B170D" w:rsidR="00220F18" w:rsidRPr="001E2756" w:rsidRDefault="00220F18"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A review of the policy and procedure titled</w:t>
      </w:r>
      <w:r w:rsidR="003A4A8E" w:rsidRPr="001E2756">
        <w:rPr>
          <w:rFonts w:asciiTheme="majorHAnsi" w:hAnsiTheme="majorHAnsi" w:cstheme="majorHAnsi"/>
          <w:bCs/>
          <w:sz w:val="24"/>
          <w:szCs w:val="24"/>
        </w:rPr>
        <w:t xml:space="preserve"> “Individual Rights,” dated 06/10/20, showed that the </w:t>
      </w:r>
      <w:r w:rsidR="00FB3CA9" w:rsidRPr="001E2756">
        <w:rPr>
          <w:rFonts w:asciiTheme="majorHAnsi" w:hAnsiTheme="majorHAnsi" w:cstheme="majorHAnsi"/>
          <w:bCs/>
          <w:sz w:val="24"/>
          <w:szCs w:val="24"/>
        </w:rPr>
        <w:t>facility informed</w:t>
      </w:r>
      <w:r w:rsidR="003A4A8E" w:rsidRPr="001E2756">
        <w:rPr>
          <w:rFonts w:asciiTheme="majorHAnsi" w:hAnsiTheme="majorHAnsi" w:cstheme="majorHAnsi"/>
          <w:bCs/>
          <w:sz w:val="24"/>
          <w:szCs w:val="24"/>
        </w:rPr>
        <w:t xml:space="preserve"> patients of their rights and the facility's</w:t>
      </w:r>
      <w:r w:rsidRPr="001E2756">
        <w:rPr>
          <w:rFonts w:asciiTheme="majorHAnsi" w:hAnsiTheme="majorHAnsi" w:cstheme="majorHAnsi"/>
          <w:bCs/>
          <w:sz w:val="24"/>
          <w:szCs w:val="24"/>
        </w:rPr>
        <w:t xml:space="preserve"> ethics code. The procedure guided how to file a complaint with the DOH, file a grievance with the facility, and what to do if the patient f</w:t>
      </w:r>
      <w:r w:rsidR="00F20517">
        <w:rPr>
          <w:rFonts w:asciiTheme="majorHAnsi" w:hAnsiTheme="majorHAnsi" w:cstheme="majorHAnsi"/>
          <w:bCs/>
          <w:sz w:val="24"/>
          <w:szCs w:val="24"/>
        </w:rPr>
        <w:t>elt</w:t>
      </w:r>
      <w:r w:rsidRPr="001E2756">
        <w:rPr>
          <w:rFonts w:asciiTheme="majorHAnsi" w:hAnsiTheme="majorHAnsi" w:cstheme="majorHAnsi"/>
          <w:bCs/>
          <w:sz w:val="24"/>
          <w:szCs w:val="24"/>
        </w:rPr>
        <w:t xml:space="preserve"> their grievance </w:t>
      </w:r>
      <w:r w:rsidR="009A1367">
        <w:rPr>
          <w:rFonts w:asciiTheme="majorHAnsi" w:hAnsiTheme="majorHAnsi" w:cstheme="majorHAnsi"/>
          <w:bCs/>
          <w:sz w:val="24"/>
          <w:szCs w:val="24"/>
        </w:rPr>
        <w:t>had</w:t>
      </w:r>
      <w:r w:rsidRPr="001E2756">
        <w:rPr>
          <w:rFonts w:asciiTheme="majorHAnsi" w:hAnsiTheme="majorHAnsi" w:cstheme="majorHAnsi"/>
          <w:bCs/>
          <w:sz w:val="24"/>
          <w:szCs w:val="24"/>
        </w:rPr>
        <w:t xml:space="preserve"> not been resolved. The policy and procedure showed that the individual rights included contact information for the DOH/HSQA. </w:t>
      </w:r>
    </w:p>
    <w:p w14:paraId="19A69D01" w14:textId="77777777" w:rsidR="004E21D7" w:rsidRPr="001E2756" w:rsidRDefault="004E21D7" w:rsidP="00B15F29">
      <w:pPr>
        <w:pStyle w:val="NoSpacing"/>
        <w:ind w:right="288"/>
        <w:rPr>
          <w:rFonts w:asciiTheme="majorHAnsi" w:hAnsiTheme="majorHAnsi" w:cstheme="majorHAnsi"/>
          <w:bCs/>
          <w:sz w:val="24"/>
          <w:szCs w:val="24"/>
        </w:rPr>
      </w:pPr>
    </w:p>
    <w:p w14:paraId="20A299F3" w14:textId="16C8E105" w:rsidR="004E21D7" w:rsidRPr="001E2756" w:rsidRDefault="004E21D7"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policy and procedure titled, “Intake/Admission Policy”, dated 04/05/22, showed that the facility provided timely, smooth, efficient, and friendly admission into treatment. The patient </w:t>
      </w:r>
      <w:r w:rsidR="00FC4F09" w:rsidRPr="001E2756">
        <w:rPr>
          <w:rFonts w:asciiTheme="majorHAnsi" w:hAnsiTheme="majorHAnsi" w:cstheme="majorHAnsi"/>
          <w:bCs/>
          <w:sz w:val="24"/>
          <w:szCs w:val="24"/>
        </w:rPr>
        <w:t>was</w:t>
      </w:r>
      <w:r w:rsidRPr="001E2756">
        <w:rPr>
          <w:rFonts w:asciiTheme="majorHAnsi" w:hAnsiTheme="majorHAnsi" w:cstheme="majorHAnsi"/>
          <w:bCs/>
          <w:sz w:val="24"/>
          <w:szCs w:val="24"/>
        </w:rPr>
        <w:t xml:space="preserve"> assigned a recovery technician who escorted the patient to the counseling center. The patient would then fill out all the admission paperwork, which was to be completed within 24 hours of admission. </w:t>
      </w:r>
      <w:r w:rsidR="00FC4F09" w:rsidRPr="001E2756">
        <w:rPr>
          <w:rFonts w:asciiTheme="majorHAnsi" w:hAnsiTheme="majorHAnsi" w:cstheme="majorHAnsi"/>
          <w:bCs/>
          <w:sz w:val="24"/>
          <w:szCs w:val="24"/>
        </w:rPr>
        <w:t xml:space="preserve">The paperwork included but was not limited to, an overview of the facility philosophy, the process for developing a treatment plan, patient rights and responsibilities, the name of the assigned case manager, patient guidelines, conditions of admission to the facility, and the admission form. The Registered Nurse (RN) would interview the patient to complete the Admission History and Assessment. </w:t>
      </w:r>
    </w:p>
    <w:p w14:paraId="74D9C2B5" w14:textId="77777777" w:rsidR="00FC1081" w:rsidRPr="001E2756" w:rsidRDefault="00FC1081" w:rsidP="00B15F29">
      <w:pPr>
        <w:pStyle w:val="NoSpacing"/>
        <w:ind w:right="288"/>
        <w:rPr>
          <w:rFonts w:asciiTheme="majorHAnsi" w:hAnsiTheme="majorHAnsi" w:cstheme="majorHAnsi"/>
          <w:bCs/>
          <w:sz w:val="24"/>
          <w:szCs w:val="24"/>
        </w:rPr>
      </w:pPr>
    </w:p>
    <w:p w14:paraId="23A78B15" w14:textId="474241B6" w:rsidR="00BA3D8E" w:rsidRPr="0018280C" w:rsidRDefault="00495C6D" w:rsidP="00B15F29">
      <w:pPr>
        <w:pStyle w:val="NoSpacing"/>
        <w:ind w:right="288"/>
        <w:rPr>
          <w:rFonts w:asciiTheme="majorHAnsi" w:hAnsiTheme="majorHAnsi" w:cstheme="majorHAnsi"/>
          <w:sz w:val="24"/>
          <w:szCs w:val="24"/>
        </w:rPr>
      </w:pPr>
      <w:r w:rsidRPr="0018280C">
        <w:rPr>
          <w:rFonts w:asciiTheme="majorHAnsi" w:hAnsiTheme="majorHAnsi" w:cstheme="majorHAnsi"/>
          <w:sz w:val="24"/>
          <w:szCs w:val="24"/>
        </w:rPr>
        <w:t xml:space="preserve">A review of the policy and procedure titled “Behavior Management,” dated 08/20/19, </w:t>
      </w:r>
      <w:r w:rsidR="00EF56ED">
        <w:rPr>
          <w:rFonts w:asciiTheme="majorHAnsi" w:hAnsiTheme="majorHAnsi" w:cstheme="majorHAnsi"/>
          <w:sz w:val="24"/>
          <w:szCs w:val="24"/>
        </w:rPr>
        <w:t>showed</w:t>
      </w:r>
      <w:r w:rsidR="00EF56ED" w:rsidRPr="0018280C">
        <w:rPr>
          <w:rFonts w:asciiTheme="majorHAnsi" w:hAnsiTheme="majorHAnsi" w:cstheme="majorHAnsi"/>
          <w:sz w:val="24"/>
          <w:szCs w:val="24"/>
        </w:rPr>
        <w:t xml:space="preserve"> </w:t>
      </w:r>
      <w:r w:rsidRPr="0018280C">
        <w:rPr>
          <w:rFonts w:asciiTheme="majorHAnsi" w:hAnsiTheme="majorHAnsi" w:cstheme="majorHAnsi"/>
          <w:sz w:val="24"/>
          <w:szCs w:val="24"/>
        </w:rPr>
        <w:t>that the facility stabilized and protected patients who posed a danger to themselves or others by providing individual one-on-one support, staff monitoring, verbal de-escalation, focus time, and use of contracts.</w:t>
      </w:r>
    </w:p>
    <w:p w14:paraId="74414488" w14:textId="77777777" w:rsidR="00495C6D" w:rsidRPr="001E2756" w:rsidRDefault="00495C6D" w:rsidP="00B15F29">
      <w:pPr>
        <w:pStyle w:val="NoSpacing"/>
        <w:ind w:right="288"/>
        <w:rPr>
          <w:rFonts w:asciiTheme="majorHAnsi" w:hAnsiTheme="majorHAnsi" w:cstheme="majorHAnsi"/>
          <w:bCs/>
          <w:sz w:val="24"/>
          <w:szCs w:val="24"/>
        </w:rPr>
      </w:pPr>
    </w:p>
    <w:p w14:paraId="33E83F4B" w14:textId="4F284E18" w:rsidR="00BA3D8E" w:rsidRPr="001E2756" w:rsidRDefault="00BA3D8E"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A review of the clinical record for Patient #1 showed a document titled, “Pre-Admit</w:t>
      </w:r>
      <w:r w:rsidR="004F205A" w:rsidRPr="001E2756">
        <w:rPr>
          <w:rFonts w:asciiTheme="majorHAnsi" w:hAnsiTheme="majorHAnsi" w:cstheme="majorHAnsi"/>
          <w:bCs/>
          <w:sz w:val="24"/>
          <w:szCs w:val="24"/>
        </w:rPr>
        <w:t>,</w:t>
      </w:r>
      <w:r w:rsidRPr="001E2756">
        <w:rPr>
          <w:rFonts w:asciiTheme="majorHAnsi" w:hAnsiTheme="majorHAnsi" w:cstheme="majorHAnsi"/>
          <w:bCs/>
          <w:sz w:val="24"/>
          <w:szCs w:val="24"/>
        </w:rPr>
        <w:t xml:space="preserve">” dated 05/13/23. </w:t>
      </w:r>
      <w:r w:rsidR="00E15A24" w:rsidRPr="001E2756">
        <w:rPr>
          <w:rFonts w:asciiTheme="majorHAnsi" w:hAnsiTheme="majorHAnsi" w:cstheme="majorHAnsi"/>
          <w:bCs/>
          <w:sz w:val="24"/>
          <w:szCs w:val="24"/>
        </w:rPr>
        <w:t xml:space="preserve">The document showed that </w:t>
      </w:r>
      <w:r w:rsidR="00EC5BB0" w:rsidRPr="001E2756">
        <w:rPr>
          <w:rFonts w:asciiTheme="majorHAnsi" w:hAnsiTheme="majorHAnsi" w:cstheme="majorHAnsi"/>
          <w:bCs/>
          <w:sz w:val="24"/>
          <w:szCs w:val="24"/>
        </w:rPr>
        <w:t xml:space="preserve">the patient </w:t>
      </w:r>
      <w:r w:rsidR="00E15A24" w:rsidRPr="001E2756">
        <w:rPr>
          <w:rFonts w:asciiTheme="majorHAnsi" w:hAnsiTheme="majorHAnsi" w:cstheme="majorHAnsi"/>
          <w:bCs/>
          <w:sz w:val="24"/>
          <w:szCs w:val="24"/>
        </w:rPr>
        <w:t xml:space="preserve">was </w:t>
      </w:r>
      <w:r w:rsidR="00C90787" w:rsidRPr="001E2756">
        <w:rPr>
          <w:rFonts w:asciiTheme="majorHAnsi" w:hAnsiTheme="majorHAnsi" w:cstheme="majorHAnsi"/>
          <w:bCs/>
          <w:sz w:val="24"/>
          <w:szCs w:val="24"/>
        </w:rPr>
        <w:t>screened for admission</w:t>
      </w:r>
      <w:r w:rsidR="00E15A24" w:rsidRPr="001E2756">
        <w:rPr>
          <w:rFonts w:asciiTheme="majorHAnsi" w:hAnsiTheme="majorHAnsi" w:cstheme="majorHAnsi"/>
          <w:bCs/>
          <w:sz w:val="24"/>
          <w:szCs w:val="24"/>
        </w:rPr>
        <w:t xml:space="preserve"> to the facility for inpatient treatment for alcohol. Patient #1 had a history of Driving Under the Influence (DUI). </w:t>
      </w:r>
    </w:p>
    <w:p w14:paraId="044FEB5E" w14:textId="77777777" w:rsidR="00B11229" w:rsidRPr="001E2756" w:rsidRDefault="00B11229" w:rsidP="00B15F29">
      <w:pPr>
        <w:pStyle w:val="NoSpacing"/>
        <w:ind w:right="288"/>
        <w:rPr>
          <w:rFonts w:asciiTheme="majorHAnsi" w:hAnsiTheme="majorHAnsi" w:cstheme="majorHAnsi"/>
          <w:bCs/>
          <w:sz w:val="24"/>
          <w:szCs w:val="24"/>
        </w:rPr>
      </w:pPr>
    </w:p>
    <w:p w14:paraId="28053C01" w14:textId="1768B245" w:rsidR="00B11229" w:rsidRPr="001E2756" w:rsidRDefault="00B11229"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A review of the clinical record for Patient #1 showed a document titled,</w:t>
      </w:r>
      <w:r w:rsidR="00E45D65" w:rsidRPr="001E2756">
        <w:rPr>
          <w:rFonts w:asciiTheme="majorHAnsi" w:hAnsiTheme="majorHAnsi" w:cstheme="majorHAnsi"/>
          <w:bCs/>
          <w:sz w:val="24"/>
          <w:szCs w:val="24"/>
        </w:rPr>
        <w:t xml:space="preserve"> “SEBA </w:t>
      </w:r>
      <w:r w:rsidR="00E05169" w:rsidRPr="001E2756">
        <w:rPr>
          <w:rFonts w:asciiTheme="majorHAnsi" w:hAnsiTheme="majorHAnsi" w:cstheme="majorHAnsi"/>
          <w:bCs/>
          <w:sz w:val="24"/>
          <w:szCs w:val="24"/>
        </w:rPr>
        <w:t xml:space="preserve">[Social Emotional Behavioral Assessment] </w:t>
      </w:r>
      <w:r w:rsidR="00E45D65" w:rsidRPr="001E2756">
        <w:rPr>
          <w:rFonts w:asciiTheme="majorHAnsi" w:hAnsiTheme="majorHAnsi" w:cstheme="majorHAnsi"/>
          <w:bCs/>
          <w:sz w:val="24"/>
          <w:szCs w:val="24"/>
        </w:rPr>
        <w:t xml:space="preserve">Part 1 – Initial ASAM </w:t>
      </w:r>
      <w:r w:rsidR="00E05169" w:rsidRPr="001E2756">
        <w:rPr>
          <w:rFonts w:asciiTheme="majorHAnsi" w:hAnsiTheme="majorHAnsi" w:cstheme="majorHAnsi"/>
          <w:bCs/>
          <w:sz w:val="24"/>
          <w:szCs w:val="24"/>
        </w:rPr>
        <w:t xml:space="preserve">[American Society of Addiction Medicine Criteria] </w:t>
      </w:r>
      <w:r w:rsidR="00E45D65" w:rsidRPr="001E2756">
        <w:rPr>
          <w:rFonts w:asciiTheme="majorHAnsi" w:hAnsiTheme="majorHAnsi" w:cstheme="majorHAnsi"/>
          <w:bCs/>
          <w:sz w:val="24"/>
          <w:szCs w:val="24"/>
        </w:rPr>
        <w:t>Assessment</w:t>
      </w:r>
      <w:r w:rsidR="004F205A" w:rsidRPr="001E2756">
        <w:rPr>
          <w:rFonts w:asciiTheme="majorHAnsi" w:hAnsiTheme="majorHAnsi" w:cstheme="majorHAnsi"/>
          <w:bCs/>
          <w:sz w:val="24"/>
          <w:szCs w:val="24"/>
        </w:rPr>
        <w:t>,</w:t>
      </w:r>
      <w:r w:rsidR="00E45D65" w:rsidRPr="001E2756">
        <w:rPr>
          <w:rFonts w:asciiTheme="majorHAnsi" w:hAnsiTheme="majorHAnsi" w:cstheme="majorHAnsi"/>
          <w:bCs/>
          <w:sz w:val="24"/>
          <w:szCs w:val="24"/>
        </w:rPr>
        <w:t>” dated 05/15/23. The document showed that</w:t>
      </w:r>
      <w:r w:rsidR="00EC5BB0" w:rsidRPr="001E2756">
        <w:rPr>
          <w:rFonts w:asciiTheme="majorHAnsi" w:hAnsiTheme="majorHAnsi" w:cstheme="majorHAnsi"/>
          <w:bCs/>
          <w:sz w:val="24"/>
          <w:szCs w:val="24"/>
        </w:rPr>
        <w:t xml:space="preserve"> the patient </w:t>
      </w:r>
      <w:r w:rsidR="00E45D65" w:rsidRPr="001E2756">
        <w:rPr>
          <w:rFonts w:asciiTheme="majorHAnsi" w:hAnsiTheme="majorHAnsi" w:cstheme="majorHAnsi"/>
          <w:bCs/>
          <w:sz w:val="24"/>
          <w:szCs w:val="24"/>
        </w:rPr>
        <w:t>had a history of inpatient treatment and had been using methamphetamines, and opiates and drinking ½ gallon of vodka per day. Patient #1 also reported using cannabis, cocaine, and benzodiazepines.</w:t>
      </w:r>
      <w:r w:rsidR="00DA06AA" w:rsidRPr="001E2756">
        <w:rPr>
          <w:rFonts w:asciiTheme="majorHAnsi" w:hAnsiTheme="majorHAnsi" w:cstheme="majorHAnsi"/>
          <w:bCs/>
          <w:sz w:val="24"/>
          <w:szCs w:val="24"/>
        </w:rPr>
        <w:t xml:space="preserve"> The document showed that </w:t>
      </w:r>
      <w:r w:rsidR="00EC5BB0" w:rsidRPr="001E2756">
        <w:rPr>
          <w:rFonts w:asciiTheme="majorHAnsi" w:hAnsiTheme="majorHAnsi" w:cstheme="majorHAnsi"/>
          <w:bCs/>
          <w:sz w:val="24"/>
          <w:szCs w:val="24"/>
        </w:rPr>
        <w:t xml:space="preserve">the patient </w:t>
      </w:r>
      <w:r w:rsidR="00DA06AA" w:rsidRPr="001E2756">
        <w:rPr>
          <w:rFonts w:asciiTheme="majorHAnsi" w:hAnsiTheme="majorHAnsi" w:cstheme="majorHAnsi"/>
          <w:bCs/>
          <w:sz w:val="24"/>
          <w:szCs w:val="24"/>
        </w:rPr>
        <w:t xml:space="preserve">suffered from shakes, anxiety, and visual and audio hallucinations. </w:t>
      </w:r>
      <w:r w:rsidR="00EC5BB0" w:rsidRPr="001E2756">
        <w:rPr>
          <w:rFonts w:asciiTheme="majorHAnsi" w:hAnsiTheme="majorHAnsi" w:cstheme="majorHAnsi"/>
          <w:bCs/>
          <w:sz w:val="24"/>
          <w:szCs w:val="24"/>
        </w:rPr>
        <w:t>The patient</w:t>
      </w:r>
      <w:r w:rsidR="00DA06AA" w:rsidRPr="001E2756">
        <w:rPr>
          <w:rFonts w:asciiTheme="majorHAnsi" w:hAnsiTheme="majorHAnsi" w:cstheme="majorHAnsi"/>
          <w:bCs/>
          <w:sz w:val="24"/>
          <w:szCs w:val="24"/>
        </w:rPr>
        <w:t xml:space="preserve"> presented with a Blood Alcohol Level (BAL) higher than .3 and was medically cleared for admission at a local hospital. </w:t>
      </w:r>
      <w:r w:rsidR="00C94AFA" w:rsidRPr="001E2756">
        <w:rPr>
          <w:rFonts w:asciiTheme="majorHAnsi" w:hAnsiTheme="majorHAnsi" w:cstheme="majorHAnsi"/>
          <w:bCs/>
          <w:sz w:val="24"/>
          <w:szCs w:val="24"/>
        </w:rPr>
        <w:t xml:space="preserve">The document showed </w:t>
      </w:r>
      <w:r w:rsidR="00EC5BB0" w:rsidRPr="001E2756">
        <w:rPr>
          <w:rFonts w:asciiTheme="majorHAnsi" w:hAnsiTheme="majorHAnsi" w:cstheme="majorHAnsi"/>
          <w:bCs/>
          <w:sz w:val="24"/>
          <w:szCs w:val="24"/>
        </w:rPr>
        <w:t>the patient</w:t>
      </w:r>
      <w:r w:rsidR="00C94AFA" w:rsidRPr="001E2756">
        <w:rPr>
          <w:rFonts w:asciiTheme="majorHAnsi" w:hAnsiTheme="majorHAnsi" w:cstheme="majorHAnsi"/>
          <w:bCs/>
          <w:sz w:val="24"/>
          <w:szCs w:val="24"/>
        </w:rPr>
        <w:t xml:space="preserve"> reported a history of suicidal ideation but denied any current ideation or suicide attempts. </w:t>
      </w:r>
      <w:r w:rsidR="004351EE" w:rsidRPr="001E2756">
        <w:rPr>
          <w:rFonts w:asciiTheme="majorHAnsi" w:hAnsiTheme="majorHAnsi" w:cstheme="majorHAnsi"/>
          <w:bCs/>
          <w:sz w:val="24"/>
          <w:szCs w:val="24"/>
        </w:rPr>
        <w:t>Patient #1 was diagnosed with Alcohol Use Disorder (AUD), Severe and Amphetamine-type Substance Use Disorder (SUD), Severe</w:t>
      </w:r>
      <w:r w:rsidR="00403A8C" w:rsidRPr="001E2756">
        <w:rPr>
          <w:rFonts w:asciiTheme="majorHAnsi" w:hAnsiTheme="majorHAnsi" w:cstheme="majorHAnsi"/>
          <w:bCs/>
          <w:sz w:val="24"/>
          <w:szCs w:val="24"/>
        </w:rPr>
        <w:t xml:space="preserve">. The document showed the final disposition for </w:t>
      </w:r>
      <w:r w:rsidR="00EC5BB0" w:rsidRPr="001E2756">
        <w:rPr>
          <w:rFonts w:asciiTheme="majorHAnsi" w:hAnsiTheme="majorHAnsi" w:cstheme="majorHAnsi"/>
          <w:bCs/>
          <w:sz w:val="24"/>
          <w:szCs w:val="24"/>
        </w:rPr>
        <w:t xml:space="preserve">the patient </w:t>
      </w:r>
      <w:r w:rsidR="00403A8C" w:rsidRPr="001E2756">
        <w:rPr>
          <w:rFonts w:asciiTheme="majorHAnsi" w:hAnsiTheme="majorHAnsi" w:cstheme="majorHAnsi"/>
          <w:bCs/>
          <w:sz w:val="24"/>
          <w:szCs w:val="24"/>
        </w:rPr>
        <w:t xml:space="preserve">was inpatient detox at the facility. </w:t>
      </w:r>
      <w:r w:rsidR="009F3DBB" w:rsidRPr="001E2756">
        <w:rPr>
          <w:rFonts w:asciiTheme="majorHAnsi" w:hAnsiTheme="majorHAnsi" w:cstheme="majorHAnsi"/>
          <w:bCs/>
          <w:sz w:val="24"/>
          <w:szCs w:val="24"/>
        </w:rPr>
        <w:t xml:space="preserve">The </w:t>
      </w:r>
      <w:r w:rsidR="00085CD3" w:rsidRPr="001E2756">
        <w:rPr>
          <w:rFonts w:asciiTheme="majorHAnsi" w:hAnsiTheme="majorHAnsi" w:cstheme="majorHAnsi"/>
          <w:bCs/>
          <w:sz w:val="24"/>
          <w:szCs w:val="24"/>
        </w:rPr>
        <w:t>d</w:t>
      </w:r>
      <w:r w:rsidR="009F3DBB" w:rsidRPr="001E2756">
        <w:rPr>
          <w:rFonts w:asciiTheme="majorHAnsi" w:hAnsiTheme="majorHAnsi" w:cstheme="majorHAnsi"/>
          <w:bCs/>
          <w:sz w:val="24"/>
          <w:szCs w:val="24"/>
        </w:rPr>
        <w:t xml:space="preserve">ocument was completed and signed by a Substance Use Disorder Professional (SUDP). </w:t>
      </w:r>
    </w:p>
    <w:p w14:paraId="1E642100" w14:textId="77777777" w:rsidR="00B813D4" w:rsidRPr="001E2756" w:rsidRDefault="00B813D4" w:rsidP="00B15F29">
      <w:pPr>
        <w:pStyle w:val="NoSpacing"/>
        <w:ind w:right="288"/>
        <w:rPr>
          <w:rFonts w:asciiTheme="majorHAnsi" w:hAnsiTheme="majorHAnsi" w:cstheme="majorHAnsi"/>
          <w:bCs/>
          <w:sz w:val="24"/>
          <w:szCs w:val="24"/>
        </w:rPr>
      </w:pPr>
    </w:p>
    <w:p w14:paraId="3D8D58D9" w14:textId="52599A06" w:rsidR="00B813D4" w:rsidRPr="001E2756" w:rsidRDefault="00B813D4"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A review of the clinical record for Patient #1 showed document</w:t>
      </w:r>
      <w:r w:rsidR="00EC5BB0" w:rsidRPr="001E2756">
        <w:rPr>
          <w:rFonts w:asciiTheme="majorHAnsi" w:hAnsiTheme="majorHAnsi" w:cstheme="majorHAnsi"/>
          <w:bCs/>
          <w:sz w:val="24"/>
          <w:szCs w:val="24"/>
        </w:rPr>
        <w:t>s</w:t>
      </w:r>
      <w:r w:rsidRPr="001E2756">
        <w:rPr>
          <w:rFonts w:asciiTheme="majorHAnsi" w:hAnsiTheme="majorHAnsi" w:cstheme="majorHAnsi"/>
          <w:bCs/>
          <w:sz w:val="24"/>
          <w:szCs w:val="24"/>
        </w:rPr>
        <w:t xml:space="preserve"> titled,</w:t>
      </w:r>
      <w:r w:rsidR="00EC5BB0" w:rsidRPr="001E2756">
        <w:rPr>
          <w:rFonts w:asciiTheme="majorHAnsi" w:hAnsiTheme="majorHAnsi" w:cstheme="majorHAnsi"/>
          <w:bCs/>
          <w:sz w:val="24"/>
          <w:szCs w:val="24"/>
        </w:rPr>
        <w:t xml:space="preserve"> </w:t>
      </w:r>
      <w:r w:rsidRPr="001E2756">
        <w:rPr>
          <w:rFonts w:asciiTheme="majorHAnsi" w:hAnsiTheme="majorHAnsi" w:cstheme="majorHAnsi"/>
          <w:bCs/>
          <w:sz w:val="24"/>
          <w:szCs w:val="24"/>
        </w:rPr>
        <w:t>“Biometric Data</w:t>
      </w:r>
      <w:r w:rsidR="004F205A" w:rsidRPr="001E2756">
        <w:rPr>
          <w:rFonts w:asciiTheme="majorHAnsi" w:hAnsiTheme="majorHAnsi" w:cstheme="majorHAnsi"/>
          <w:bCs/>
          <w:sz w:val="24"/>
          <w:szCs w:val="24"/>
        </w:rPr>
        <w:t>,</w:t>
      </w:r>
      <w:r w:rsidRPr="001E2756">
        <w:rPr>
          <w:rFonts w:asciiTheme="majorHAnsi" w:hAnsiTheme="majorHAnsi" w:cstheme="majorHAnsi"/>
          <w:bCs/>
          <w:sz w:val="24"/>
          <w:szCs w:val="24"/>
        </w:rPr>
        <w:t xml:space="preserve">” </w:t>
      </w:r>
      <w:r w:rsidR="00EC5BB0" w:rsidRPr="001E2756">
        <w:rPr>
          <w:rFonts w:asciiTheme="majorHAnsi" w:hAnsiTheme="majorHAnsi" w:cstheme="majorHAnsi"/>
          <w:bCs/>
          <w:sz w:val="24"/>
          <w:szCs w:val="24"/>
        </w:rPr>
        <w:t>dated 05</w:t>
      </w:r>
      <w:r w:rsidRPr="001E2756">
        <w:rPr>
          <w:rFonts w:asciiTheme="majorHAnsi" w:hAnsiTheme="majorHAnsi" w:cstheme="majorHAnsi"/>
          <w:bCs/>
          <w:sz w:val="24"/>
          <w:szCs w:val="24"/>
        </w:rPr>
        <w:t>/14/23, 05/15/23, and 05/16/23. The document</w:t>
      </w:r>
      <w:r w:rsidR="00C22D36">
        <w:rPr>
          <w:rFonts w:asciiTheme="majorHAnsi" w:hAnsiTheme="majorHAnsi" w:cstheme="majorHAnsi"/>
          <w:bCs/>
          <w:sz w:val="24"/>
          <w:szCs w:val="24"/>
        </w:rPr>
        <w:t>s</w:t>
      </w:r>
      <w:r w:rsidRPr="001E2756">
        <w:rPr>
          <w:rFonts w:asciiTheme="majorHAnsi" w:hAnsiTheme="majorHAnsi" w:cstheme="majorHAnsi"/>
          <w:bCs/>
          <w:sz w:val="24"/>
          <w:szCs w:val="24"/>
        </w:rPr>
        <w:t xml:space="preserve"> showed that </w:t>
      </w:r>
      <w:r w:rsidR="00EC5BB0" w:rsidRPr="001E2756">
        <w:rPr>
          <w:rFonts w:asciiTheme="majorHAnsi" w:hAnsiTheme="majorHAnsi" w:cstheme="majorHAnsi"/>
          <w:bCs/>
          <w:sz w:val="24"/>
          <w:szCs w:val="24"/>
        </w:rPr>
        <w:t xml:space="preserve">the patient’s vital signs </w:t>
      </w:r>
      <w:r w:rsidRPr="001E2756">
        <w:rPr>
          <w:rFonts w:asciiTheme="majorHAnsi" w:hAnsiTheme="majorHAnsi" w:cstheme="majorHAnsi"/>
          <w:bCs/>
          <w:sz w:val="24"/>
          <w:szCs w:val="24"/>
        </w:rPr>
        <w:t xml:space="preserve">were </w:t>
      </w:r>
      <w:r w:rsidR="00EC5BB0" w:rsidRPr="001E2756">
        <w:rPr>
          <w:rFonts w:asciiTheme="majorHAnsi" w:hAnsiTheme="majorHAnsi" w:cstheme="majorHAnsi"/>
          <w:bCs/>
          <w:sz w:val="24"/>
          <w:szCs w:val="24"/>
        </w:rPr>
        <w:t>recorded on each of th</w:t>
      </w:r>
      <w:r w:rsidR="00C22D36">
        <w:rPr>
          <w:rFonts w:asciiTheme="majorHAnsi" w:hAnsiTheme="majorHAnsi" w:cstheme="majorHAnsi"/>
          <w:bCs/>
          <w:sz w:val="24"/>
          <w:szCs w:val="24"/>
        </w:rPr>
        <w:t xml:space="preserve">e </w:t>
      </w:r>
      <w:r w:rsidR="00A07C2B">
        <w:rPr>
          <w:rFonts w:asciiTheme="majorHAnsi" w:hAnsiTheme="majorHAnsi" w:cstheme="majorHAnsi"/>
          <w:bCs/>
          <w:sz w:val="24"/>
          <w:szCs w:val="24"/>
        </w:rPr>
        <w:t>listed dates</w:t>
      </w:r>
      <w:r w:rsidR="00EC5BB0" w:rsidRPr="001E2756">
        <w:rPr>
          <w:rFonts w:asciiTheme="majorHAnsi" w:hAnsiTheme="majorHAnsi" w:cstheme="majorHAnsi"/>
          <w:bCs/>
          <w:sz w:val="24"/>
          <w:szCs w:val="24"/>
        </w:rPr>
        <w:t>. Th</w:t>
      </w:r>
      <w:r w:rsidRPr="001E2756">
        <w:rPr>
          <w:rFonts w:asciiTheme="majorHAnsi" w:hAnsiTheme="majorHAnsi" w:cstheme="majorHAnsi"/>
          <w:bCs/>
          <w:sz w:val="24"/>
          <w:szCs w:val="24"/>
        </w:rPr>
        <w:t xml:space="preserve">e </w:t>
      </w:r>
      <w:r w:rsidR="00EC5BB0" w:rsidRPr="001E2756">
        <w:rPr>
          <w:rFonts w:asciiTheme="majorHAnsi" w:hAnsiTheme="majorHAnsi" w:cstheme="majorHAnsi"/>
          <w:bCs/>
          <w:sz w:val="24"/>
          <w:szCs w:val="24"/>
        </w:rPr>
        <w:t xml:space="preserve">recorded </w:t>
      </w:r>
      <w:r w:rsidRPr="001E2756">
        <w:rPr>
          <w:rFonts w:asciiTheme="majorHAnsi" w:hAnsiTheme="majorHAnsi" w:cstheme="majorHAnsi"/>
          <w:bCs/>
          <w:sz w:val="24"/>
          <w:szCs w:val="24"/>
        </w:rPr>
        <w:t xml:space="preserve">vitals included blood pressure, pulse, temperature, and Body Max Index (BMI). </w:t>
      </w:r>
    </w:p>
    <w:p w14:paraId="318AB75C" w14:textId="77777777" w:rsidR="00130EDC" w:rsidRPr="001E2756" w:rsidRDefault="00130EDC" w:rsidP="00B15F29">
      <w:pPr>
        <w:pStyle w:val="NoSpacing"/>
        <w:ind w:right="288"/>
        <w:rPr>
          <w:rFonts w:asciiTheme="majorHAnsi" w:hAnsiTheme="majorHAnsi" w:cstheme="majorHAnsi"/>
          <w:bCs/>
          <w:sz w:val="24"/>
          <w:szCs w:val="24"/>
        </w:rPr>
      </w:pPr>
    </w:p>
    <w:p w14:paraId="3DD5BAB7" w14:textId="47EB257D" w:rsidR="00130EDC" w:rsidRPr="001E2756" w:rsidRDefault="00130EDC"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A review of the clinical record for Patient #1 showed document</w:t>
      </w:r>
      <w:r w:rsidR="00C22D36">
        <w:rPr>
          <w:rFonts w:asciiTheme="majorHAnsi" w:hAnsiTheme="majorHAnsi" w:cstheme="majorHAnsi"/>
          <w:bCs/>
          <w:sz w:val="24"/>
          <w:szCs w:val="24"/>
        </w:rPr>
        <w:t>s</w:t>
      </w:r>
      <w:r w:rsidRPr="001E2756">
        <w:rPr>
          <w:rFonts w:asciiTheme="majorHAnsi" w:hAnsiTheme="majorHAnsi" w:cstheme="majorHAnsi"/>
          <w:bCs/>
          <w:sz w:val="24"/>
          <w:szCs w:val="24"/>
        </w:rPr>
        <w:t xml:space="preserve"> titled, “Drug Tests</w:t>
      </w:r>
      <w:r w:rsidR="00EC3709" w:rsidRPr="001E2756">
        <w:rPr>
          <w:rFonts w:asciiTheme="majorHAnsi" w:hAnsiTheme="majorHAnsi" w:cstheme="majorHAnsi"/>
          <w:bCs/>
          <w:sz w:val="24"/>
          <w:szCs w:val="24"/>
        </w:rPr>
        <w:t>,</w:t>
      </w:r>
      <w:r w:rsidRPr="001E2756">
        <w:rPr>
          <w:rFonts w:asciiTheme="majorHAnsi" w:hAnsiTheme="majorHAnsi" w:cstheme="majorHAnsi"/>
          <w:bCs/>
          <w:sz w:val="24"/>
          <w:szCs w:val="24"/>
        </w:rPr>
        <w:t>”</w:t>
      </w:r>
      <w:r w:rsidR="00EC3709" w:rsidRPr="001E2756">
        <w:rPr>
          <w:rFonts w:asciiTheme="majorHAnsi" w:hAnsiTheme="majorHAnsi" w:cstheme="majorHAnsi"/>
          <w:bCs/>
          <w:sz w:val="24"/>
          <w:szCs w:val="24"/>
        </w:rPr>
        <w:t xml:space="preserve"> </w:t>
      </w:r>
      <w:r w:rsidRPr="001E2756">
        <w:rPr>
          <w:rFonts w:asciiTheme="majorHAnsi" w:hAnsiTheme="majorHAnsi" w:cstheme="majorHAnsi"/>
          <w:bCs/>
          <w:sz w:val="24"/>
          <w:szCs w:val="24"/>
        </w:rPr>
        <w:t>dated 04/21</w:t>
      </w:r>
      <w:r w:rsidR="00FF314B" w:rsidRPr="001E2756">
        <w:rPr>
          <w:rFonts w:asciiTheme="majorHAnsi" w:hAnsiTheme="majorHAnsi" w:cstheme="majorHAnsi"/>
          <w:bCs/>
          <w:sz w:val="24"/>
          <w:szCs w:val="24"/>
        </w:rPr>
        <w:t>/23</w:t>
      </w:r>
      <w:r w:rsidRPr="001E2756">
        <w:rPr>
          <w:rFonts w:asciiTheme="majorHAnsi" w:hAnsiTheme="majorHAnsi" w:cstheme="majorHAnsi"/>
          <w:bCs/>
          <w:sz w:val="24"/>
          <w:szCs w:val="24"/>
        </w:rPr>
        <w:t xml:space="preserve">, 04/26/23, and 05/14/23. </w:t>
      </w:r>
      <w:r w:rsidR="00FF314B" w:rsidRPr="001E2756">
        <w:rPr>
          <w:rFonts w:asciiTheme="majorHAnsi" w:hAnsiTheme="majorHAnsi" w:cstheme="majorHAnsi"/>
          <w:bCs/>
          <w:sz w:val="24"/>
          <w:szCs w:val="24"/>
        </w:rPr>
        <w:t xml:space="preserve">The </w:t>
      </w:r>
      <w:r w:rsidR="00C22D36">
        <w:rPr>
          <w:rFonts w:asciiTheme="majorHAnsi" w:hAnsiTheme="majorHAnsi" w:cstheme="majorHAnsi"/>
          <w:bCs/>
          <w:sz w:val="24"/>
          <w:szCs w:val="24"/>
        </w:rPr>
        <w:t>d</w:t>
      </w:r>
      <w:r w:rsidR="00FF314B" w:rsidRPr="001E2756">
        <w:rPr>
          <w:rFonts w:asciiTheme="majorHAnsi" w:hAnsiTheme="majorHAnsi" w:cstheme="majorHAnsi"/>
          <w:bCs/>
          <w:sz w:val="24"/>
          <w:szCs w:val="24"/>
        </w:rPr>
        <w:t>ocument</w:t>
      </w:r>
      <w:r w:rsidR="00C22D36">
        <w:rPr>
          <w:rFonts w:asciiTheme="majorHAnsi" w:hAnsiTheme="majorHAnsi" w:cstheme="majorHAnsi"/>
          <w:bCs/>
          <w:sz w:val="24"/>
          <w:szCs w:val="24"/>
        </w:rPr>
        <w:t>s</w:t>
      </w:r>
      <w:r w:rsidR="00FF314B" w:rsidRPr="001E2756">
        <w:rPr>
          <w:rFonts w:asciiTheme="majorHAnsi" w:hAnsiTheme="majorHAnsi" w:cstheme="majorHAnsi"/>
          <w:bCs/>
          <w:sz w:val="24"/>
          <w:szCs w:val="24"/>
        </w:rPr>
        <w:t xml:space="preserve"> showed that the patient tested positive for alcohol, benzodiazepines, and barbiturates.  </w:t>
      </w:r>
    </w:p>
    <w:p w14:paraId="036A055C" w14:textId="77777777" w:rsidR="00495A98" w:rsidRPr="001E2756" w:rsidRDefault="00495A98" w:rsidP="00B15F29">
      <w:pPr>
        <w:pStyle w:val="NoSpacing"/>
        <w:ind w:right="288"/>
        <w:rPr>
          <w:rFonts w:asciiTheme="majorHAnsi" w:hAnsiTheme="majorHAnsi" w:cstheme="majorHAnsi"/>
          <w:bCs/>
          <w:sz w:val="24"/>
          <w:szCs w:val="24"/>
        </w:rPr>
      </w:pPr>
    </w:p>
    <w:p w14:paraId="20E0EA86" w14:textId="0CF2F818" w:rsidR="0058335E" w:rsidRPr="001E2756" w:rsidRDefault="00130EDC"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clinical record for Patient #1 showed a progress note dated 05/14/23. </w:t>
      </w:r>
      <w:r w:rsidR="00C22D36">
        <w:rPr>
          <w:rFonts w:asciiTheme="majorHAnsi" w:hAnsiTheme="majorHAnsi" w:cstheme="majorHAnsi"/>
          <w:bCs/>
          <w:sz w:val="24"/>
          <w:szCs w:val="24"/>
        </w:rPr>
        <w:t>The</w:t>
      </w:r>
      <w:r w:rsidRPr="001E2756">
        <w:rPr>
          <w:rFonts w:asciiTheme="majorHAnsi" w:hAnsiTheme="majorHAnsi" w:cstheme="majorHAnsi"/>
          <w:bCs/>
          <w:sz w:val="24"/>
          <w:szCs w:val="24"/>
        </w:rPr>
        <w:t xml:space="preserve"> progress note showed </w:t>
      </w:r>
      <w:r w:rsidR="0093305E" w:rsidRPr="001E2756">
        <w:rPr>
          <w:rFonts w:asciiTheme="majorHAnsi" w:hAnsiTheme="majorHAnsi" w:cstheme="majorHAnsi"/>
          <w:bCs/>
          <w:sz w:val="24"/>
          <w:szCs w:val="24"/>
        </w:rPr>
        <w:t xml:space="preserve">the facility received a nurse-to-nurse report from the local hospital where </w:t>
      </w:r>
      <w:r w:rsidR="00EC5BB0" w:rsidRPr="001E2756">
        <w:rPr>
          <w:rFonts w:asciiTheme="majorHAnsi" w:hAnsiTheme="majorHAnsi" w:cstheme="majorHAnsi"/>
          <w:bCs/>
          <w:sz w:val="24"/>
          <w:szCs w:val="24"/>
        </w:rPr>
        <w:t>the patient</w:t>
      </w:r>
      <w:r w:rsidR="0093305E" w:rsidRPr="001E2756">
        <w:rPr>
          <w:rFonts w:asciiTheme="majorHAnsi" w:hAnsiTheme="majorHAnsi" w:cstheme="majorHAnsi"/>
          <w:bCs/>
          <w:sz w:val="24"/>
          <w:szCs w:val="24"/>
        </w:rPr>
        <w:t xml:space="preserve"> had been admitted. </w:t>
      </w:r>
      <w:r w:rsidR="00EC5BB0" w:rsidRPr="001E2756">
        <w:rPr>
          <w:rFonts w:asciiTheme="majorHAnsi" w:hAnsiTheme="majorHAnsi" w:cstheme="majorHAnsi"/>
          <w:bCs/>
          <w:sz w:val="24"/>
          <w:szCs w:val="24"/>
        </w:rPr>
        <w:t xml:space="preserve">The patient </w:t>
      </w:r>
      <w:r w:rsidR="0093305E" w:rsidRPr="001E2756">
        <w:rPr>
          <w:rFonts w:asciiTheme="majorHAnsi" w:hAnsiTheme="majorHAnsi" w:cstheme="majorHAnsi"/>
          <w:bCs/>
          <w:sz w:val="24"/>
          <w:szCs w:val="24"/>
        </w:rPr>
        <w:t xml:space="preserve">had a Blood Alcohol Content (BAC) of </w:t>
      </w:r>
      <w:r w:rsidR="00EC5BB0" w:rsidRPr="001E2756">
        <w:rPr>
          <w:rFonts w:asciiTheme="majorHAnsi" w:hAnsiTheme="majorHAnsi" w:cstheme="majorHAnsi"/>
          <w:bCs/>
          <w:sz w:val="24"/>
          <w:szCs w:val="24"/>
        </w:rPr>
        <w:t>.</w:t>
      </w:r>
      <w:r w:rsidR="0093305E" w:rsidRPr="001E2756">
        <w:rPr>
          <w:rFonts w:asciiTheme="majorHAnsi" w:hAnsiTheme="majorHAnsi" w:cstheme="majorHAnsi"/>
          <w:bCs/>
          <w:sz w:val="24"/>
          <w:szCs w:val="24"/>
        </w:rPr>
        <w:t xml:space="preserve">315, blood pressure </w:t>
      </w:r>
      <w:r w:rsidR="00C22D36">
        <w:rPr>
          <w:rFonts w:asciiTheme="majorHAnsi" w:hAnsiTheme="majorHAnsi" w:cstheme="majorHAnsi"/>
          <w:bCs/>
          <w:sz w:val="24"/>
          <w:szCs w:val="24"/>
        </w:rPr>
        <w:t>of</w:t>
      </w:r>
      <w:r w:rsidR="0093305E" w:rsidRPr="001E2756">
        <w:rPr>
          <w:rFonts w:asciiTheme="majorHAnsi" w:hAnsiTheme="majorHAnsi" w:cstheme="majorHAnsi"/>
          <w:bCs/>
          <w:sz w:val="24"/>
          <w:szCs w:val="24"/>
        </w:rPr>
        <w:t xml:space="preserve"> 114/170, pulse was 92</w:t>
      </w:r>
      <w:r w:rsidR="00C22D36">
        <w:rPr>
          <w:rFonts w:asciiTheme="majorHAnsi" w:hAnsiTheme="majorHAnsi" w:cstheme="majorHAnsi"/>
          <w:bCs/>
          <w:sz w:val="24"/>
          <w:szCs w:val="24"/>
        </w:rPr>
        <w:t>,</w:t>
      </w:r>
      <w:r w:rsidR="0093305E" w:rsidRPr="001E2756">
        <w:rPr>
          <w:rFonts w:asciiTheme="majorHAnsi" w:hAnsiTheme="majorHAnsi" w:cstheme="majorHAnsi"/>
          <w:bCs/>
          <w:sz w:val="24"/>
          <w:szCs w:val="24"/>
        </w:rPr>
        <w:t xml:space="preserve"> respirations</w:t>
      </w:r>
      <w:r w:rsidR="00EC5BB0" w:rsidRPr="001E2756">
        <w:rPr>
          <w:rFonts w:asciiTheme="majorHAnsi" w:hAnsiTheme="majorHAnsi" w:cstheme="majorHAnsi"/>
          <w:bCs/>
          <w:sz w:val="24"/>
          <w:szCs w:val="24"/>
        </w:rPr>
        <w:t xml:space="preserve"> of </w:t>
      </w:r>
      <w:r w:rsidR="0093305E" w:rsidRPr="001E2756">
        <w:rPr>
          <w:rFonts w:asciiTheme="majorHAnsi" w:hAnsiTheme="majorHAnsi" w:cstheme="majorHAnsi"/>
          <w:bCs/>
          <w:sz w:val="24"/>
          <w:szCs w:val="24"/>
        </w:rPr>
        <w:t>20</w:t>
      </w:r>
      <w:r w:rsidR="00C22D36">
        <w:rPr>
          <w:rFonts w:asciiTheme="majorHAnsi" w:hAnsiTheme="majorHAnsi" w:cstheme="majorHAnsi"/>
          <w:bCs/>
          <w:sz w:val="24"/>
          <w:szCs w:val="24"/>
        </w:rPr>
        <w:t>,</w:t>
      </w:r>
      <w:r w:rsidR="0093305E" w:rsidRPr="001E2756">
        <w:rPr>
          <w:rFonts w:asciiTheme="majorHAnsi" w:hAnsiTheme="majorHAnsi" w:cstheme="majorHAnsi"/>
          <w:bCs/>
          <w:sz w:val="24"/>
          <w:szCs w:val="24"/>
        </w:rPr>
        <w:t xml:space="preserve"> and</w:t>
      </w:r>
      <w:r w:rsidR="00C22D36">
        <w:rPr>
          <w:rFonts w:asciiTheme="majorHAnsi" w:hAnsiTheme="majorHAnsi" w:cstheme="majorHAnsi"/>
          <w:bCs/>
          <w:sz w:val="24"/>
          <w:szCs w:val="24"/>
        </w:rPr>
        <w:t xml:space="preserve"> a</w:t>
      </w:r>
      <w:r w:rsidR="0093305E" w:rsidRPr="001E2756">
        <w:rPr>
          <w:rFonts w:asciiTheme="majorHAnsi" w:hAnsiTheme="majorHAnsi" w:cstheme="majorHAnsi"/>
          <w:bCs/>
          <w:sz w:val="24"/>
          <w:szCs w:val="24"/>
        </w:rPr>
        <w:t xml:space="preserve"> temperature </w:t>
      </w:r>
      <w:r w:rsidR="00C22D36">
        <w:rPr>
          <w:rFonts w:asciiTheme="majorHAnsi" w:hAnsiTheme="majorHAnsi" w:cstheme="majorHAnsi"/>
          <w:bCs/>
          <w:sz w:val="24"/>
          <w:szCs w:val="24"/>
        </w:rPr>
        <w:t xml:space="preserve">of </w:t>
      </w:r>
      <w:r w:rsidR="0093305E" w:rsidRPr="001E2756">
        <w:rPr>
          <w:rFonts w:asciiTheme="majorHAnsi" w:hAnsiTheme="majorHAnsi" w:cstheme="majorHAnsi"/>
          <w:bCs/>
          <w:sz w:val="24"/>
          <w:szCs w:val="24"/>
        </w:rPr>
        <w:t xml:space="preserve">98.2. </w:t>
      </w:r>
      <w:r w:rsidR="00EC5BB0" w:rsidRPr="001E2756">
        <w:rPr>
          <w:rFonts w:asciiTheme="majorHAnsi" w:hAnsiTheme="majorHAnsi" w:cstheme="majorHAnsi"/>
          <w:bCs/>
          <w:sz w:val="24"/>
          <w:szCs w:val="24"/>
        </w:rPr>
        <w:t xml:space="preserve">The patient </w:t>
      </w:r>
      <w:r w:rsidR="0093305E" w:rsidRPr="001E2756">
        <w:rPr>
          <w:rFonts w:asciiTheme="majorHAnsi" w:hAnsiTheme="majorHAnsi" w:cstheme="majorHAnsi"/>
          <w:bCs/>
          <w:sz w:val="24"/>
          <w:szCs w:val="24"/>
        </w:rPr>
        <w:t xml:space="preserve">was reported to be calm and able to ambulate. The hospital administered </w:t>
      </w:r>
      <w:r w:rsidR="00EC5BB0" w:rsidRPr="001E2756">
        <w:rPr>
          <w:rFonts w:asciiTheme="majorHAnsi" w:hAnsiTheme="majorHAnsi" w:cstheme="majorHAnsi"/>
          <w:bCs/>
          <w:sz w:val="24"/>
          <w:szCs w:val="24"/>
        </w:rPr>
        <w:t>intravenous (</w:t>
      </w:r>
      <w:r w:rsidR="0093305E" w:rsidRPr="001E2756">
        <w:rPr>
          <w:rFonts w:asciiTheme="majorHAnsi" w:hAnsiTheme="majorHAnsi" w:cstheme="majorHAnsi"/>
          <w:bCs/>
          <w:sz w:val="24"/>
          <w:szCs w:val="24"/>
        </w:rPr>
        <w:t>IV</w:t>
      </w:r>
      <w:r w:rsidR="00EC5BB0" w:rsidRPr="001E2756">
        <w:rPr>
          <w:rFonts w:asciiTheme="majorHAnsi" w:hAnsiTheme="majorHAnsi" w:cstheme="majorHAnsi"/>
          <w:bCs/>
          <w:sz w:val="24"/>
          <w:szCs w:val="24"/>
        </w:rPr>
        <w:t>)</w:t>
      </w:r>
      <w:r w:rsidR="0093305E" w:rsidRPr="001E2756">
        <w:rPr>
          <w:rFonts w:asciiTheme="majorHAnsi" w:hAnsiTheme="majorHAnsi" w:cstheme="majorHAnsi"/>
          <w:bCs/>
          <w:sz w:val="24"/>
          <w:szCs w:val="24"/>
        </w:rPr>
        <w:t xml:space="preserve"> medications and started </w:t>
      </w:r>
      <w:r w:rsidR="00EC5BB0" w:rsidRPr="001E2756">
        <w:rPr>
          <w:rFonts w:asciiTheme="majorHAnsi" w:hAnsiTheme="majorHAnsi" w:cstheme="majorHAnsi"/>
          <w:bCs/>
          <w:sz w:val="24"/>
          <w:szCs w:val="24"/>
        </w:rPr>
        <w:t xml:space="preserve">the patient </w:t>
      </w:r>
      <w:r w:rsidR="0093305E" w:rsidRPr="001E2756">
        <w:rPr>
          <w:rFonts w:asciiTheme="majorHAnsi" w:hAnsiTheme="majorHAnsi" w:cstheme="majorHAnsi"/>
          <w:bCs/>
          <w:sz w:val="24"/>
          <w:szCs w:val="24"/>
        </w:rPr>
        <w:t xml:space="preserve">on oral Ativan and oral Librium. </w:t>
      </w:r>
      <w:r w:rsidR="00EC5BB0" w:rsidRPr="001E2756">
        <w:rPr>
          <w:rFonts w:asciiTheme="majorHAnsi" w:hAnsiTheme="majorHAnsi" w:cstheme="majorHAnsi"/>
          <w:bCs/>
          <w:sz w:val="24"/>
          <w:szCs w:val="24"/>
        </w:rPr>
        <w:t xml:space="preserve">The patient </w:t>
      </w:r>
      <w:r w:rsidR="0093305E" w:rsidRPr="001E2756">
        <w:rPr>
          <w:rFonts w:asciiTheme="majorHAnsi" w:hAnsiTheme="majorHAnsi" w:cstheme="majorHAnsi"/>
          <w:bCs/>
          <w:sz w:val="24"/>
          <w:szCs w:val="24"/>
        </w:rPr>
        <w:t xml:space="preserve">was medically cleared </w:t>
      </w:r>
      <w:r w:rsidR="00EC5BB0" w:rsidRPr="001E2756">
        <w:rPr>
          <w:rFonts w:asciiTheme="majorHAnsi" w:hAnsiTheme="majorHAnsi" w:cstheme="majorHAnsi"/>
          <w:bCs/>
          <w:sz w:val="24"/>
          <w:szCs w:val="24"/>
        </w:rPr>
        <w:t>and admitted</w:t>
      </w:r>
      <w:r w:rsidR="0093305E" w:rsidRPr="001E2756">
        <w:rPr>
          <w:rFonts w:asciiTheme="majorHAnsi" w:hAnsiTheme="majorHAnsi" w:cstheme="majorHAnsi"/>
          <w:bCs/>
          <w:sz w:val="24"/>
          <w:szCs w:val="24"/>
        </w:rPr>
        <w:t xml:space="preserve"> to the </w:t>
      </w:r>
      <w:r w:rsidR="00D819C1" w:rsidRPr="001E2756">
        <w:rPr>
          <w:rFonts w:asciiTheme="majorHAnsi" w:hAnsiTheme="majorHAnsi" w:cstheme="majorHAnsi"/>
          <w:bCs/>
          <w:sz w:val="24"/>
          <w:szCs w:val="24"/>
        </w:rPr>
        <w:t>facility.</w:t>
      </w:r>
      <w:r w:rsidR="0093305E" w:rsidRPr="001E2756">
        <w:rPr>
          <w:rFonts w:asciiTheme="majorHAnsi" w:hAnsiTheme="majorHAnsi" w:cstheme="majorHAnsi"/>
          <w:bCs/>
          <w:sz w:val="24"/>
          <w:szCs w:val="24"/>
        </w:rPr>
        <w:t xml:space="preserve"> </w:t>
      </w:r>
      <w:r w:rsidR="00D819C1" w:rsidRPr="001E2756">
        <w:rPr>
          <w:rFonts w:asciiTheme="majorHAnsi" w:hAnsiTheme="majorHAnsi" w:cstheme="majorHAnsi"/>
          <w:bCs/>
          <w:sz w:val="24"/>
          <w:szCs w:val="24"/>
        </w:rPr>
        <w:t xml:space="preserve">The nurse-to-nurse report was completed and signed by a nurse at the facility. </w:t>
      </w:r>
    </w:p>
    <w:p w14:paraId="24899EAD" w14:textId="77777777" w:rsidR="009C61FB" w:rsidRPr="001E2756" w:rsidRDefault="009C61FB" w:rsidP="00B15F29">
      <w:pPr>
        <w:pStyle w:val="NoSpacing"/>
        <w:ind w:right="288"/>
        <w:rPr>
          <w:rFonts w:asciiTheme="majorHAnsi" w:hAnsiTheme="majorHAnsi" w:cstheme="majorHAnsi"/>
          <w:bCs/>
          <w:sz w:val="24"/>
          <w:szCs w:val="24"/>
        </w:rPr>
      </w:pPr>
    </w:p>
    <w:p w14:paraId="48780185" w14:textId="08DE42F1" w:rsidR="0058335E" w:rsidRPr="001E2756" w:rsidRDefault="0058335E"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A review of the clinical record for Patient #1 showed a progress note dated 05/14/23</w:t>
      </w:r>
      <w:r w:rsidR="00572AC1" w:rsidRPr="001E2756">
        <w:rPr>
          <w:rFonts w:asciiTheme="majorHAnsi" w:hAnsiTheme="majorHAnsi" w:cstheme="majorHAnsi"/>
          <w:bCs/>
          <w:sz w:val="24"/>
          <w:szCs w:val="24"/>
        </w:rPr>
        <w:t xml:space="preserve"> at 10:30 PM</w:t>
      </w:r>
      <w:r w:rsidRPr="001E2756">
        <w:rPr>
          <w:rFonts w:asciiTheme="majorHAnsi" w:hAnsiTheme="majorHAnsi" w:cstheme="majorHAnsi"/>
          <w:bCs/>
          <w:sz w:val="24"/>
          <w:szCs w:val="24"/>
        </w:rPr>
        <w:t>.</w:t>
      </w:r>
      <w:r w:rsidR="00C22D36">
        <w:rPr>
          <w:rFonts w:asciiTheme="majorHAnsi" w:hAnsiTheme="majorHAnsi" w:cstheme="majorHAnsi"/>
          <w:bCs/>
          <w:sz w:val="24"/>
          <w:szCs w:val="24"/>
        </w:rPr>
        <w:t xml:space="preserve"> The </w:t>
      </w:r>
      <w:r w:rsidRPr="001E2756">
        <w:rPr>
          <w:rFonts w:asciiTheme="majorHAnsi" w:hAnsiTheme="majorHAnsi" w:cstheme="majorHAnsi"/>
          <w:bCs/>
          <w:sz w:val="24"/>
          <w:szCs w:val="24"/>
        </w:rPr>
        <w:t xml:space="preserve">note showed that </w:t>
      </w:r>
      <w:r w:rsidR="00AC202F" w:rsidRPr="001E2756">
        <w:rPr>
          <w:rFonts w:asciiTheme="majorHAnsi" w:hAnsiTheme="majorHAnsi" w:cstheme="majorHAnsi"/>
          <w:bCs/>
          <w:sz w:val="24"/>
          <w:szCs w:val="24"/>
        </w:rPr>
        <w:t>the patient was admitted</w:t>
      </w:r>
      <w:r w:rsidRPr="001E2756">
        <w:rPr>
          <w:rFonts w:asciiTheme="majorHAnsi" w:hAnsiTheme="majorHAnsi" w:cstheme="majorHAnsi"/>
          <w:bCs/>
          <w:sz w:val="24"/>
          <w:szCs w:val="24"/>
        </w:rPr>
        <w:t xml:space="preserve"> to the facility around </w:t>
      </w:r>
      <w:r w:rsidR="00736EF3" w:rsidRPr="001E2756">
        <w:rPr>
          <w:rFonts w:asciiTheme="majorHAnsi" w:hAnsiTheme="majorHAnsi" w:cstheme="majorHAnsi"/>
          <w:bCs/>
          <w:sz w:val="24"/>
          <w:szCs w:val="24"/>
        </w:rPr>
        <w:t>10:15 PM</w:t>
      </w:r>
      <w:r w:rsidRPr="001E2756">
        <w:rPr>
          <w:rFonts w:asciiTheme="majorHAnsi" w:hAnsiTheme="majorHAnsi" w:cstheme="majorHAnsi"/>
          <w:bCs/>
          <w:sz w:val="24"/>
          <w:szCs w:val="24"/>
        </w:rPr>
        <w:t xml:space="preserve">. </w:t>
      </w:r>
      <w:r w:rsidR="00AC202F"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 xml:space="preserve">presented with a BAC of .176, blood pressure of 131/87, a pulse of 128, temperature of 99.8, respirations of 29, and was alert and oriented X3. </w:t>
      </w:r>
      <w:r w:rsidR="004122F8" w:rsidRPr="001E2756">
        <w:rPr>
          <w:rFonts w:asciiTheme="majorHAnsi" w:hAnsiTheme="majorHAnsi" w:cstheme="majorHAnsi"/>
          <w:bCs/>
          <w:sz w:val="24"/>
          <w:szCs w:val="24"/>
        </w:rPr>
        <w:t xml:space="preserve">The document showed the physician was informed of the medical status of </w:t>
      </w:r>
      <w:r w:rsidR="00AC202F" w:rsidRPr="001E2756">
        <w:rPr>
          <w:rFonts w:asciiTheme="majorHAnsi" w:hAnsiTheme="majorHAnsi" w:cstheme="majorHAnsi"/>
          <w:bCs/>
          <w:sz w:val="24"/>
          <w:szCs w:val="24"/>
        </w:rPr>
        <w:t>the patient</w:t>
      </w:r>
      <w:r w:rsidR="004122F8" w:rsidRPr="001E2756">
        <w:rPr>
          <w:rFonts w:asciiTheme="majorHAnsi" w:hAnsiTheme="majorHAnsi" w:cstheme="majorHAnsi"/>
          <w:bCs/>
          <w:sz w:val="24"/>
          <w:szCs w:val="24"/>
        </w:rPr>
        <w:t xml:space="preserve">. The provider placed </w:t>
      </w:r>
      <w:r w:rsidR="00AC202F" w:rsidRPr="001E2756">
        <w:rPr>
          <w:rFonts w:asciiTheme="majorHAnsi" w:hAnsiTheme="majorHAnsi" w:cstheme="majorHAnsi"/>
          <w:bCs/>
          <w:sz w:val="24"/>
          <w:szCs w:val="24"/>
        </w:rPr>
        <w:t xml:space="preserve">the patient </w:t>
      </w:r>
      <w:r w:rsidR="004122F8" w:rsidRPr="001E2756">
        <w:rPr>
          <w:rFonts w:asciiTheme="majorHAnsi" w:hAnsiTheme="majorHAnsi" w:cstheme="majorHAnsi"/>
          <w:bCs/>
          <w:sz w:val="24"/>
          <w:szCs w:val="24"/>
        </w:rPr>
        <w:t>on the Alcohol Detox Protocol and ordered Valium 10</w:t>
      </w:r>
      <w:r w:rsidR="00CC2509">
        <w:rPr>
          <w:rFonts w:asciiTheme="majorHAnsi" w:hAnsiTheme="majorHAnsi" w:cstheme="majorHAnsi"/>
          <w:bCs/>
          <w:sz w:val="24"/>
          <w:szCs w:val="24"/>
        </w:rPr>
        <w:t xml:space="preserve"> </w:t>
      </w:r>
      <w:r w:rsidR="004122F8" w:rsidRPr="001E2756">
        <w:rPr>
          <w:rFonts w:asciiTheme="majorHAnsi" w:hAnsiTheme="majorHAnsi" w:cstheme="majorHAnsi"/>
          <w:bCs/>
          <w:sz w:val="24"/>
          <w:szCs w:val="24"/>
        </w:rPr>
        <w:t xml:space="preserve">mg taper, and </w:t>
      </w:r>
      <w:r w:rsidR="00C22D36" w:rsidRPr="00C22D36">
        <w:rPr>
          <w:rFonts w:asciiTheme="majorHAnsi" w:hAnsiTheme="majorHAnsi" w:cstheme="majorHAnsi"/>
          <w:bCs/>
          <w:sz w:val="24"/>
          <w:szCs w:val="24"/>
        </w:rPr>
        <w:t xml:space="preserve">Clinical Opiate Withdrawal Scale </w:t>
      </w:r>
      <w:r w:rsidR="00C22D36">
        <w:rPr>
          <w:rFonts w:asciiTheme="majorHAnsi" w:hAnsiTheme="majorHAnsi" w:cstheme="majorHAnsi"/>
          <w:bCs/>
          <w:sz w:val="24"/>
          <w:szCs w:val="24"/>
        </w:rPr>
        <w:t>(</w:t>
      </w:r>
      <w:r w:rsidR="004122F8" w:rsidRPr="001E2756">
        <w:rPr>
          <w:rFonts w:asciiTheme="majorHAnsi" w:hAnsiTheme="majorHAnsi" w:cstheme="majorHAnsi"/>
          <w:bCs/>
          <w:sz w:val="24"/>
          <w:szCs w:val="24"/>
        </w:rPr>
        <w:t>COW</w:t>
      </w:r>
      <w:r w:rsidR="00C22D36">
        <w:rPr>
          <w:rFonts w:asciiTheme="majorHAnsi" w:hAnsiTheme="majorHAnsi" w:cstheme="majorHAnsi"/>
          <w:bCs/>
          <w:sz w:val="24"/>
          <w:szCs w:val="24"/>
        </w:rPr>
        <w:t>S)</w:t>
      </w:r>
      <w:r w:rsidR="004122F8" w:rsidRPr="001E2756">
        <w:rPr>
          <w:rFonts w:asciiTheme="majorHAnsi" w:hAnsiTheme="majorHAnsi" w:cstheme="majorHAnsi"/>
          <w:bCs/>
          <w:sz w:val="24"/>
          <w:szCs w:val="24"/>
        </w:rPr>
        <w:t xml:space="preserve"> scoring only.</w:t>
      </w:r>
      <w:r w:rsidR="005B41B7" w:rsidRPr="001E2756">
        <w:rPr>
          <w:rFonts w:asciiTheme="majorHAnsi" w:hAnsiTheme="majorHAnsi" w:cstheme="majorHAnsi"/>
          <w:bCs/>
          <w:sz w:val="24"/>
          <w:szCs w:val="24"/>
        </w:rPr>
        <w:t xml:space="preserve"> The document showed that at </w:t>
      </w:r>
      <w:r w:rsidR="00085CD3" w:rsidRPr="001E2756">
        <w:rPr>
          <w:rFonts w:asciiTheme="majorHAnsi" w:hAnsiTheme="majorHAnsi" w:cstheme="majorHAnsi"/>
          <w:bCs/>
          <w:sz w:val="24"/>
          <w:szCs w:val="24"/>
        </w:rPr>
        <w:t>11 PM</w:t>
      </w:r>
      <w:r w:rsidR="005B41B7" w:rsidRPr="001E2756">
        <w:rPr>
          <w:rFonts w:asciiTheme="majorHAnsi" w:hAnsiTheme="majorHAnsi" w:cstheme="majorHAnsi"/>
          <w:bCs/>
          <w:sz w:val="24"/>
          <w:szCs w:val="24"/>
        </w:rPr>
        <w:t xml:space="preserve">, </w:t>
      </w:r>
      <w:r w:rsidR="00AC202F" w:rsidRPr="001E2756">
        <w:rPr>
          <w:rFonts w:asciiTheme="majorHAnsi" w:hAnsiTheme="majorHAnsi" w:cstheme="majorHAnsi"/>
          <w:bCs/>
          <w:sz w:val="24"/>
          <w:szCs w:val="24"/>
        </w:rPr>
        <w:t xml:space="preserve">the patient </w:t>
      </w:r>
      <w:r w:rsidR="005B41B7" w:rsidRPr="001E2756">
        <w:rPr>
          <w:rFonts w:asciiTheme="majorHAnsi" w:hAnsiTheme="majorHAnsi" w:cstheme="majorHAnsi"/>
          <w:bCs/>
          <w:sz w:val="24"/>
          <w:szCs w:val="24"/>
        </w:rPr>
        <w:t xml:space="preserve">had a </w:t>
      </w:r>
      <w:r w:rsidR="00C22D36" w:rsidRPr="00C22D36">
        <w:rPr>
          <w:rFonts w:asciiTheme="majorHAnsi" w:hAnsiTheme="majorHAnsi" w:cstheme="majorHAnsi"/>
          <w:bCs/>
          <w:sz w:val="24"/>
          <w:szCs w:val="24"/>
        </w:rPr>
        <w:t xml:space="preserve">Clinical Institute Withdrawal Assessment </w:t>
      </w:r>
      <w:r w:rsidR="00C22D36">
        <w:rPr>
          <w:rFonts w:asciiTheme="majorHAnsi" w:hAnsiTheme="majorHAnsi" w:cstheme="majorHAnsi"/>
          <w:bCs/>
          <w:sz w:val="24"/>
          <w:szCs w:val="24"/>
        </w:rPr>
        <w:t>(</w:t>
      </w:r>
      <w:r w:rsidR="005B41B7" w:rsidRPr="001E2756">
        <w:rPr>
          <w:rFonts w:asciiTheme="majorHAnsi" w:hAnsiTheme="majorHAnsi" w:cstheme="majorHAnsi"/>
          <w:bCs/>
          <w:sz w:val="24"/>
          <w:szCs w:val="24"/>
        </w:rPr>
        <w:t>CIWA</w:t>
      </w:r>
      <w:r w:rsidR="00C22D36">
        <w:rPr>
          <w:rFonts w:asciiTheme="majorHAnsi" w:hAnsiTheme="majorHAnsi" w:cstheme="majorHAnsi"/>
          <w:bCs/>
          <w:sz w:val="24"/>
          <w:szCs w:val="24"/>
        </w:rPr>
        <w:t>)</w:t>
      </w:r>
      <w:r w:rsidR="005B41B7" w:rsidRPr="001E2756">
        <w:rPr>
          <w:rFonts w:asciiTheme="majorHAnsi" w:hAnsiTheme="majorHAnsi" w:cstheme="majorHAnsi"/>
          <w:bCs/>
          <w:sz w:val="24"/>
          <w:szCs w:val="24"/>
        </w:rPr>
        <w:t xml:space="preserve"> score of 13, a COW</w:t>
      </w:r>
      <w:r w:rsidR="00C22D36">
        <w:rPr>
          <w:rFonts w:asciiTheme="majorHAnsi" w:hAnsiTheme="majorHAnsi" w:cstheme="majorHAnsi"/>
          <w:bCs/>
          <w:sz w:val="24"/>
          <w:szCs w:val="24"/>
        </w:rPr>
        <w:t>S</w:t>
      </w:r>
      <w:r w:rsidR="005B41B7" w:rsidRPr="001E2756">
        <w:rPr>
          <w:rFonts w:asciiTheme="majorHAnsi" w:hAnsiTheme="majorHAnsi" w:cstheme="majorHAnsi"/>
          <w:bCs/>
          <w:sz w:val="24"/>
          <w:szCs w:val="24"/>
        </w:rPr>
        <w:t xml:space="preserve"> score of 12, received 100</w:t>
      </w:r>
      <w:r w:rsidR="00CC2509">
        <w:rPr>
          <w:rFonts w:asciiTheme="majorHAnsi" w:hAnsiTheme="majorHAnsi" w:cstheme="majorHAnsi"/>
          <w:bCs/>
          <w:sz w:val="24"/>
          <w:szCs w:val="24"/>
        </w:rPr>
        <w:t xml:space="preserve"> </w:t>
      </w:r>
      <w:r w:rsidR="005B41B7" w:rsidRPr="001E2756">
        <w:rPr>
          <w:rFonts w:asciiTheme="majorHAnsi" w:hAnsiTheme="majorHAnsi" w:cstheme="majorHAnsi"/>
          <w:bCs/>
          <w:sz w:val="24"/>
          <w:szCs w:val="24"/>
        </w:rPr>
        <w:t xml:space="preserve">mg of </w:t>
      </w:r>
      <w:r w:rsidR="005B41B7" w:rsidRPr="001E2756">
        <w:rPr>
          <w:rFonts w:asciiTheme="majorHAnsi" w:hAnsiTheme="majorHAnsi" w:cstheme="majorHAnsi"/>
          <w:bCs/>
          <w:sz w:val="24"/>
          <w:szCs w:val="24"/>
        </w:rPr>
        <w:lastRenderedPageBreak/>
        <w:t xml:space="preserve">Thiamine, 400 mg of </w:t>
      </w:r>
      <w:r w:rsidR="00C22D36">
        <w:rPr>
          <w:rFonts w:asciiTheme="majorHAnsi" w:hAnsiTheme="majorHAnsi" w:cstheme="majorHAnsi"/>
          <w:bCs/>
          <w:sz w:val="24"/>
          <w:szCs w:val="24"/>
        </w:rPr>
        <w:t>M</w:t>
      </w:r>
      <w:r w:rsidR="005B41B7" w:rsidRPr="001E2756">
        <w:rPr>
          <w:rFonts w:asciiTheme="majorHAnsi" w:hAnsiTheme="majorHAnsi" w:cstheme="majorHAnsi"/>
          <w:bCs/>
          <w:sz w:val="24"/>
          <w:szCs w:val="24"/>
        </w:rPr>
        <w:t xml:space="preserve">agnesium oxide, 10 mg of </w:t>
      </w:r>
      <w:r w:rsidR="00C22D36">
        <w:rPr>
          <w:rFonts w:asciiTheme="majorHAnsi" w:hAnsiTheme="majorHAnsi" w:cstheme="majorHAnsi"/>
          <w:bCs/>
          <w:sz w:val="24"/>
          <w:szCs w:val="24"/>
        </w:rPr>
        <w:t>V</w:t>
      </w:r>
      <w:r w:rsidR="005B41B7" w:rsidRPr="001E2756">
        <w:rPr>
          <w:rFonts w:asciiTheme="majorHAnsi" w:hAnsiTheme="majorHAnsi" w:cstheme="majorHAnsi"/>
          <w:bCs/>
          <w:sz w:val="24"/>
          <w:szCs w:val="24"/>
        </w:rPr>
        <w:t xml:space="preserve">alium, 300 mg of </w:t>
      </w:r>
      <w:r w:rsidR="00C22D36">
        <w:rPr>
          <w:rFonts w:asciiTheme="majorHAnsi" w:hAnsiTheme="majorHAnsi" w:cstheme="majorHAnsi"/>
          <w:bCs/>
          <w:sz w:val="24"/>
          <w:szCs w:val="24"/>
        </w:rPr>
        <w:t>G</w:t>
      </w:r>
      <w:r w:rsidR="005B41B7" w:rsidRPr="001E2756">
        <w:rPr>
          <w:rFonts w:asciiTheme="majorHAnsi" w:hAnsiTheme="majorHAnsi" w:cstheme="majorHAnsi"/>
          <w:bCs/>
          <w:sz w:val="24"/>
          <w:szCs w:val="24"/>
        </w:rPr>
        <w:t xml:space="preserve">abapentin, 500 mg of Robaxin, 50 mg of </w:t>
      </w:r>
      <w:r w:rsidR="00C22D36">
        <w:rPr>
          <w:rFonts w:asciiTheme="majorHAnsi" w:hAnsiTheme="majorHAnsi" w:cstheme="majorHAnsi"/>
          <w:bCs/>
          <w:sz w:val="24"/>
          <w:szCs w:val="24"/>
        </w:rPr>
        <w:t>H</w:t>
      </w:r>
      <w:r w:rsidR="005B41B7" w:rsidRPr="001E2756">
        <w:rPr>
          <w:rFonts w:asciiTheme="majorHAnsi" w:hAnsiTheme="majorHAnsi" w:cstheme="majorHAnsi"/>
          <w:bCs/>
          <w:sz w:val="24"/>
          <w:szCs w:val="24"/>
        </w:rPr>
        <w:t xml:space="preserve">ydroxyzine, 4 mg of Zofran, 20 mg </w:t>
      </w:r>
      <w:r w:rsidR="00C22D36">
        <w:rPr>
          <w:rFonts w:asciiTheme="majorHAnsi" w:hAnsiTheme="majorHAnsi" w:cstheme="majorHAnsi"/>
          <w:bCs/>
          <w:sz w:val="24"/>
          <w:szCs w:val="24"/>
        </w:rPr>
        <w:t xml:space="preserve">of </w:t>
      </w:r>
      <w:proofErr w:type="spellStart"/>
      <w:r w:rsidR="00C22D36">
        <w:rPr>
          <w:rFonts w:asciiTheme="majorHAnsi" w:hAnsiTheme="majorHAnsi" w:cstheme="majorHAnsi"/>
          <w:bCs/>
          <w:sz w:val="24"/>
          <w:szCs w:val="24"/>
        </w:rPr>
        <w:t>B</w:t>
      </w:r>
      <w:r w:rsidR="005B41B7" w:rsidRPr="001E2756">
        <w:rPr>
          <w:rFonts w:asciiTheme="majorHAnsi" w:hAnsiTheme="majorHAnsi" w:cstheme="majorHAnsi"/>
          <w:bCs/>
          <w:sz w:val="24"/>
          <w:szCs w:val="24"/>
        </w:rPr>
        <w:t>entyl</w:t>
      </w:r>
      <w:proofErr w:type="spellEnd"/>
      <w:r w:rsidR="00C22D36">
        <w:rPr>
          <w:rFonts w:asciiTheme="majorHAnsi" w:hAnsiTheme="majorHAnsi" w:cstheme="majorHAnsi"/>
          <w:bCs/>
          <w:sz w:val="24"/>
          <w:szCs w:val="24"/>
        </w:rPr>
        <w:t>,</w:t>
      </w:r>
      <w:r w:rsidR="005B41B7" w:rsidRPr="001E2756">
        <w:rPr>
          <w:rFonts w:asciiTheme="majorHAnsi" w:hAnsiTheme="majorHAnsi" w:cstheme="majorHAnsi"/>
          <w:bCs/>
          <w:sz w:val="24"/>
          <w:szCs w:val="24"/>
        </w:rPr>
        <w:t xml:space="preserve"> and 25 mg of Seroquel. </w:t>
      </w:r>
    </w:p>
    <w:p w14:paraId="47183DB8" w14:textId="77777777" w:rsidR="00CA7537" w:rsidRPr="001E2756" w:rsidRDefault="00CA7537" w:rsidP="00CA7537">
      <w:pPr>
        <w:pStyle w:val="NoSpacing"/>
        <w:ind w:right="288"/>
        <w:rPr>
          <w:rFonts w:asciiTheme="majorHAnsi" w:hAnsiTheme="majorHAnsi" w:cstheme="majorHAnsi"/>
          <w:bCs/>
          <w:sz w:val="24"/>
          <w:szCs w:val="24"/>
        </w:rPr>
      </w:pPr>
    </w:p>
    <w:p w14:paraId="0804A2B9" w14:textId="44978B05" w:rsidR="00CA7537" w:rsidRPr="001E2756" w:rsidRDefault="00CA7537" w:rsidP="00CA7537">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clinical record for Patient #1 showed a document titled, “Physician’s Orders,” dated 05/15/23. The document showed that the physician ordered the patient to start Suboxone 8 mg, three times per day (TID), with the first dose to start immediately, </w:t>
      </w:r>
      <w:del w:id="1" w:author="McKinney, Sean M (DOH)" w:date="2025-01-13T14:35:00Z" w16du:dateUtc="2025-01-13T22:35:00Z">
        <w:r w:rsidR="00A07C2B" w:rsidDel="008B4BC5">
          <w:rPr>
            <w:rFonts w:asciiTheme="majorHAnsi" w:hAnsiTheme="majorHAnsi" w:cstheme="majorHAnsi"/>
            <w:bCs/>
            <w:sz w:val="24"/>
            <w:szCs w:val="24"/>
          </w:rPr>
          <w:delText>famotidine</w:delText>
        </w:r>
        <w:r w:rsidRPr="001E2756" w:rsidDel="008B4BC5">
          <w:rPr>
            <w:rFonts w:asciiTheme="majorHAnsi" w:hAnsiTheme="majorHAnsi" w:cstheme="majorHAnsi"/>
            <w:bCs/>
            <w:sz w:val="24"/>
            <w:szCs w:val="24"/>
          </w:rPr>
          <w:delText xml:space="preserve"> </w:delText>
        </w:r>
      </w:del>
      <w:ins w:id="2" w:author="McKinney, Sean M (DOH)" w:date="2025-01-13T14:35:00Z" w16du:dateUtc="2025-01-13T22:35:00Z">
        <w:r w:rsidR="008B4BC5">
          <w:rPr>
            <w:rFonts w:asciiTheme="majorHAnsi" w:hAnsiTheme="majorHAnsi" w:cstheme="majorHAnsi"/>
            <w:bCs/>
            <w:sz w:val="24"/>
            <w:szCs w:val="24"/>
          </w:rPr>
          <w:t>F</w:t>
        </w:r>
        <w:r w:rsidR="008B4BC5">
          <w:rPr>
            <w:rFonts w:asciiTheme="majorHAnsi" w:hAnsiTheme="majorHAnsi" w:cstheme="majorHAnsi"/>
            <w:bCs/>
            <w:sz w:val="24"/>
            <w:szCs w:val="24"/>
          </w:rPr>
          <w:t>amotidine</w:t>
        </w:r>
        <w:r w:rsidR="008B4BC5" w:rsidRPr="001E2756">
          <w:rPr>
            <w:rFonts w:asciiTheme="majorHAnsi" w:hAnsiTheme="majorHAnsi" w:cstheme="majorHAnsi"/>
            <w:bCs/>
            <w:sz w:val="24"/>
            <w:szCs w:val="24"/>
          </w:rPr>
          <w:t xml:space="preserve"> </w:t>
        </w:r>
      </w:ins>
      <w:r w:rsidRPr="001E2756">
        <w:rPr>
          <w:rFonts w:asciiTheme="majorHAnsi" w:hAnsiTheme="majorHAnsi" w:cstheme="majorHAnsi"/>
          <w:bCs/>
          <w:sz w:val="24"/>
          <w:szCs w:val="24"/>
        </w:rPr>
        <w:t xml:space="preserve">40 mg every morning (QAM) until the patient can start taking </w:t>
      </w:r>
      <w:r w:rsidR="00A07C2B">
        <w:rPr>
          <w:rFonts w:asciiTheme="majorHAnsi" w:hAnsiTheme="majorHAnsi" w:cstheme="majorHAnsi"/>
          <w:bCs/>
          <w:sz w:val="24"/>
          <w:szCs w:val="24"/>
        </w:rPr>
        <w:t>Omeprazole</w:t>
      </w:r>
      <w:r w:rsidRPr="001E2756">
        <w:rPr>
          <w:rFonts w:asciiTheme="majorHAnsi" w:hAnsiTheme="majorHAnsi" w:cstheme="majorHAnsi"/>
          <w:bCs/>
          <w:sz w:val="24"/>
          <w:szCs w:val="24"/>
        </w:rPr>
        <w:t xml:space="preserve">. </w:t>
      </w:r>
    </w:p>
    <w:p w14:paraId="34E355BF" w14:textId="77777777" w:rsidR="00CA7537" w:rsidRPr="001E2756" w:rsidRDefault="00CA7537" w:rsidP="00CA7537">
      <w:pPr>
        <w:pStyle w:val="NoSpacing"/>
        <w:ind w:right="288"/>
        <w:rPr>
          <w:rFonts w:asciiTheme="majorHAnsi" w:hAnsiTheme="majorHAnsi" w:cstheme="majorHAnsi"/>
          <w:bCs/>
          <w:sz w:val="24"/>
          <w:szCs w:val="24"/>
        </w:rPr>
      </w:pPr>
    </w:p>
    <w:p w14:paraId="105D3F41" w14:textId="51017651" w:rsidR="00CA7537" w:rsidRPr="001E2756" w:rsidRDefault="00CA7537" w:rsidP="00CA7537">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clinical record for Patient #1 showed records from </w:t>
      </w:r>
      <w:r w:rsidR="007C0C69">
        <w:rPr>
          <w:rFonts w:asciiTheme="majorHAnsi" w:hAnsiTheme="majorHAnsi" w:cstheme="majorHAnsi"/>
          <w:bCs/>
          <w:sz w:val="24"/>
          <w:szCs w:val="24"/>
        </w:rPr>
        <w:t>a</w:t>
      </w:r>
      <w:r w:rsidR="007C0C69" w:rsidRPr="001E2756">
        <w:rPr>
          <w:rFonts w:asciiTheme="majorHAnsi" w:hAnsiTheme="majorHAnsi" w:cstheme="majorHAnsi"/>
          <w:bCs/>
          <w:sz w:val="24"/>
          <w:szCs w:val="24"/>
        </w:rPr>
        <w:t xml:space="preserve"> </w:t>
      </w:r>
      <w:r w:rsidRPr="001E2756">
        <w:rPr>
          <w:rFonts w:asciiTheme="majorHAnsi" w:hAnsiTheme="majorHAnsi" w:cstheme="majorHAnsi"/>
          <w:bCs/>
          <w:sz w:val="24"/>
          <w:szCs w:val="24"/>
        </w:rPr>
        <w:t xml:space="preserve">local emergency room (ER) dated 05/14/23. The patient presented to the ER for alcohol abuse. The document showed that the patient had a BAL of .460. The patient was given IV hydration and a </w:t>
      </w:r>
      <w:r w:rsidR="00DE16C5">
        <w:rPr>
          <w:rFonts w:asciiTheme="majorHAnsi" w:hAnsiTheme="majorHAnsi" w:cstheme="majorHAnsi"/>
          <w:bCs/>
          <w:sz w:val="24"/>
          <w:szCs w:val="24"/>
        </w:rPr>
        <w:t>“</w:t>
      </w:r>
      <w:r w:rsidRPr="001E2756">
        <w:rPr>
          <w:rFonts w:asciiTheme="majorHAnsi" w:hAnsiTheme="majorHAnsi" w:cstheme="majorHAnsi"/>
          <w:bCs/>
          <w:sz w:val="24"/>
          <w:szCs w:val="24"/>
        </w:rPr>
        <w:t>banana bag</w:t>
      </w:r>
      <w:r w:rsidR="00DE16C5">
        <w:rPr>
          <w:rFonts w:asciiTheme="majorHAnsi" w:hAnsiTheme="majorHAnsi" w:cstheme="majorHAnsi"/>
          <w:bCs/>
          <w:sz w:val="24"/>
          <w:szCs w:val="24"/>
        </w:rPr>
        <w:t xml:space="preserve">”, </w:t>
      </w:r>
      <w:r w:rsidRPr="001E2756">
        <w:rPr>
          <w:rFonts w:asciiTheme="majorHAnsi" w:hAnsiTheme="majorHAnsi" w:cstheme="majorHAnsi"/>
          <w:bCs/>
          <w:sz w:val="24"/>
          <w:szCs w:val="24"/>
        </w:rPr>
        <w:t xml:space="preserve">an </w:t>
      </w:r>
      <w:r w:rsidR="00DE16C5">
        <w:rPr>
          <w:rFonts w:asciiTheme="majorHAnsi" w:hAnsiTheme="majorHAnsi" w:cstheme="majorHAnsi"/>
          <w:bCs/>
          <w:sz w:val="24"/>
          <w:szCs w:val="24"/>
        </w:rPr>
        <w:t>IV</w:t>
      </w:r>
      <w:r w:rsidRPr="001E2756">
        <w:rPr>
          <w:rFonts w:asciiTheme="majorHAnsi" w:hAnsiTheme="majorHAnsi" w:cstheme="majorHAnsi"/>
          <w:bCs/>
          <w:sz w:val="24"/>
          <w:szCs w:val="24"/>
        </w:rPr>
        <w:t xml:space="preserve"> </w:t>
      </w:r>
      <w:r w:rsidR="00A07C2B">
        <w:rPr>
          <w:rFonts w:asciiTheme="majorHAnsi" w:hAnsiTheme="majorHAnsi" w:cstheme="majorHAnsi"/>
          <w:bCs/>
          <w:sz w:val="24"/>
          <w:szCs w:val="24"/>
        </w:rPr>
        <w:t>t</w:t>
      </w:r>
      <w:r w:rsidR="00A07C2B" w:rsidRPr="001E2756">
        <w:rPr>
          <w:rFonts w:asciiTheme="majorHAnsi" w:hAnsiTheme="majorHAnsi" w:cstheme="majorHAnsi"/>
          <w:bCs/>
          <w:sz w:val="24"/>
          <w:szCs w:val="24"/>
        </w:rPr>
        <w:t>herapy</w:t>
      </w:r>
      <w:r w:rsidRPr="001E2756">
        <w:rPr>
          <w:rFonts w:asciiTheme="majorHAnsi" w:hAnsiTheme="majorHAnsi" w:cstheme="majorHAnsi"/>
          <w:bCs/>
          <w:sz w:val="24"/>
          <w:szCs w:val="24"/>
        </w:rPr>
        <w:t xml:space="preserve"> of vitamins and minerals. The patient reported that they had been in and out of treatment since January. The patient reported a history of suicidal ideation (SI) and had a previous involuntary commitment. The patient had been admitted to the facility and was then on</w:t>
      </w:r>
      <w:r w:rsidR="00DE16C5">
        <w:rPr>
          <w:rFonts w:asciiTheme="majorHAnsi" w:hAnsiTheme="majorHAnsi" w:cstheme="majorHAnsi"/>
          <w:bCs/>
          <w:sz w:val="24"/>
          <w:szCs w:val="24"/>
        </w:rPr>
        <w:t xml:space="preserve"> a</w:t>
      </w:r>
      <w:r w:rsidRPr="001E2756">
        <w:rPr>
          <w:rFonts w:asciiTheme="majorHAnsi" w:hAnsiTheme="majorHAnsi" w:cstheme="majorHAnsi"/>
          <w:bCs/>
          <w:sz w:val="24"/>
          <w:szCs w:val="24"/>
        </w:rPr>
        <w:t xml:space="preserve"> leave of absence after testing positive for COVID-19. The patient left the state and police found him in a different state. The document showed that the patient agreed to return to the facility </w:t>
      </w:r>
      <w:r w:rsidR="00A07C2B">
        <w:rPr>
          <w:rFonts w:asciiTheme="majorHAnsi" w:hAnsiTheme="majorHAnsi" w:cstheme="majorHAnsi"/>
          <w:bCs/>
          <w:sz w:val="24"/>
          <w:szCs w:val="24"/>
        </w:rPr>
        <w:t xml:space="preserve">and </w:t>
      </w:r>
      <w:r w:rsidRPr="001E2756">
        <w:rPr>
          <w:rFonts w:asciiTheme="majorHAnsi" w:hAnsiTheme="majorHAnsi" w:cstheme="majorHAnsi"/>
          <w:bCs/>
          <w:sz w:val="24"/>
          <w:szCs w:val="24"/>
        </w:rPr>
        <w:t>receive treatment. The patient self-reported that they drank a lot of alcohol before going to the facility. The facility sent the patient to the ER for medical clearance. The document showed that when the patient arrived at the ER they were vomiting and very sleepy. The document showed that the patient’s vital signs were taken while in the ER</w:t>
      </w:r>
      <w:r w:rsidR="00DE16C5">
        <w:rPr>
          <w:rFonts w:asciiTheme="majorHAnsi" w:hAnsiTheme="majorHAnsi" w:cstheme="majorHAnsi"/>
          <w:bCs/>
          <w:sz w:val="24"/>
          <w:szCs w:val="24"/>
        </w:rPr>
        <w:t>,</w:t>
      </w:r>
      <w:r w:rsidRPr="001E2756">
        <w:rPr>
          <w:rFonts w:asciiTheme="majorHAnsi" w:hAnsiTheme="majorHAnsi" w:cstheme="majorHAnsi"/>
          <w:bCs/>
          <w:sz w:val="24"/>
          <w:szCs w:val="24"/>
        </w:rPr>
        <w:t xml:space="preserve"> and blood work was completed</w:t>
      </w:r>
      <w:r w:rsidR="00DE16C5">
        <w:rPr>
          <w:rFonts w:asciiTheme="majorHAnsi" w:hAnsiTheme="majorHAnsi" w:cstheme="majorHAnsi"/>
          <w:bCs/>
          <w:sz w:val="24"/>
          <w:szCs w:val="24"/>
        </w:rPr>
        <w:t>.</w:t>
      </w:r>
      <w:r w:rsidRPr="001E2756">
        <w:rPr>
          <w:rFonts w:asciiTheme="majorHAnsi" w:hAnsiTheme="majorHAnsi" w:cstheme="majorHAnsi"/>
          <w:bCs/>
          <w:sz w:val="24"/>
          <w:szCs w:val="24"/>
        </w:rPr>
        <w:t xml:space="preserve"> </w:t>
      </w:r>
      <w:r w:rsidR="00DE16C5">
        <w:rPr>
          <w:rFonts w:asciiTheme="majorHAnsi" w:hAnsiTheme="majorHAnsi" w:cstheme="majorHAnsi"/>
          <w:bCs/>
          <w:sz w:val="24"/>
          <w:szCs w:val="24"/>
        </w:rPr>
        <w:t>T</w:t>
      </w:r>
      <w:r w:rsidRPr="001E2756">
        <w:rPr>
          <w:rFonts w:asciiTheme="majorHAnsi" w:hAnsiTheme="majorHAnsi" w:cstheme="majorHAnsi"/>
          <w:bCs/>
          <w:sz w:val="24"/>
          <w:szCs w:val="24"/>
        </w:rPr>
        <w:t>he</w:t>
      </w:r>
      <w:r w:rsidR="00DE16C5">
        <w:rPr>
          <w:rFonts w:asciiTheme="majorHAnsi" w:hAnsiTheme="majorHAnsi" w:cstheme="majorHAnsi"/>
          <w:bCs/>
          <w:sz w:val="24"/>
          <w:szCs w:val="24"/>
        </w:rPr>
        <w:t xml:space="preserve"> ER</w:t>
      </w:r>
      <w:r w:rsidRPr="001E2756">
        <w:rPr>
          <w:rFonts w:asciiTheme="majorHAnsi" w:hAnsiTheme="majorHAnsi" w:cstheme="majorHAnsi"/>
          <w:bCs/>
          <w:sz w:val="24"/>
          <w:szCs w:val="24"/>
        </w:rPr>
        <w:t xml:space="preserve"> provider ordered the patient be seen by </w:t>
      </w:r>
      <w:r w:rsidR="00A07C2B">
        <w:rPr>
          <w:rFonts w:asciiTheme="majorHAnsi" w:hAnsiTheme="majorHAnsi" w:cstheme="majorHAnsi"/>
          <w:bCs/>
          <w:sz w:val="24"/>
          <w:szCs w:val="24"/>
        </w:rPr>
        <w:t>an</w:t>
      </w:r>
      <w:r w:rsidR="00DE16C5" w:rsidRPr="001E2756">
        <w:rPr>
          <w:rFonts w:asciiTheme="majorHAnsi" w:hAnsiTheme="majorHAnsi" w:cstheme="majorHAnsi"/>
          <w:bCs/>
          <w:sz w:val="24"/>
          <w:szCs w:val="24"/>
        </w:rPr>
        <w:t xml:space="preserve"> </w:t>
      </w:r>
      <w:r w:rsidRPr="001E2756">
        <w:rPr>
          <w:rFonts w:asciiTheme="majorHAnsi" w:hAnsiTheme="majorHAnsi" w:cstheme="majorHAnsi"/>
          <w:bCs/>
          <w:sz w:val="24"/>
          <w:szCs w:val="24"/>
        </w:rPr>
        <w:t xml:space="preserve">ER Social Worker. The document showed that the patient was diagnosed with Alcoholic intoxication with complications and Alcohol dependence.  </w:t>
      </w:r>
    </w:p>
    <w:p w14:paraId="3234FA22" w14:textId="77777777" w:rsidR="006314F1" w:rsidRPr="001E2756" w:rsidRDefault="006314F1" w:rsidP="00B15F29">
      <w:pPr>
        <w:pStyle w:val="NoSpacing"/>
        <w:ind w:right="288"/>
        <w:rPr>
          <w:rFonts w:asciiTheme="majorHAnsi" w:hAnsiTheme="majorHAnsi" w:cstheme="majorHAnsi"/>
          <w:bCs/>
          <w:sz w:val="24"/>
          <w:szCs w:val="24"/>
        </w:rPr>
      </w:pPr>
    </w:p>
    <w:p w14:paraId="29059998" w14:textId="05871431" w:rsidR="006314F1" w:rsidRPr="001E2756" w:rsidRDefault="006314F1"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A review of the clinical record for Patient #1 showed a progress note dated 05/15/23</w:t>
      </w:r>
      <w:r w:rsidR="00572AC1" w:rsidRPr="001E2756">
        <w:rPr>
          <w:rFonts w:asciiTheme="majorHAnsi" w:hAnsiTheme="majorHAnsi" w:cstheme="majorHAnsi"/>
          <w:bCs/>
          <w:sz w:val="24"/>
          <w:szCs w:val="24"/>
        </w:rPr>
        <w:t xml:space="preserve"> at 5:07 AM</w:t>
      </w:r>
      <w:r w:rsidRPr="001E2756">
        <w:rPr>
          <w:rFonts w:asciiTheme="majorHAnsi" w:hAnsiTheme="majorHAnsi" w:cstheme="majorHAnsi"/>
          <w:bCs/>
          <w:sz w:val="24"/>
          <w:szCs w:val="24"/>
        </w:rPr>
        <w:t xml:space="preserve">. The document </w:t>
      </w:r>
      <w:r w:rsidR="00936CB1" w:rsidRPr="001E2756">
        <w:rPr>
          <w:rFonts w:asciiTheme="majorHAnsi" w:hAnsiTheme="majorHAnsi" w:cstheme="majorHAnsi"/>
          <w:bCs/>
          <w:sz w:val="24"/>
          <w:szCs w:val="24"/>
        </w:rPr>
        <w:t>revealed</w:t>
      </w:r>
      <w:r w:rsidRPr="001E2756">
        <w:rPr>
          <w:rFonts w:asciiTheme="majorHAnsi" w:hAnsiTheme="majorHAnsi" w:cstheme="majorHAnsi"/>
          <w:bCs/>
          <w:sz w:val="24"/>
          <w:szCs w:val="24"/>
        </w:rPr>
        <w:t xml:space="preserve"> the patient was in bed and appeared to be asleep. Respirations were even and unlabored and </w:t>
      </w:r>
      <w:r w:rsidR="00EA7BAB"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 xml:space="preserve">was not exhibiting any distress or discomfort. </w:t>
      </w:r>
    </w:p>
    <w:p w14:paraId="5FF9E0A9" w14:textId="77777777" w:rsidR="0010756A" w:rsidRPr="001E2756" w:rsidRDefault="0010756A" w:rsidP="00B15F29">
      <w:pPr>
        <w:pStyle w:val="NoSpacing"/>
        <w:ind w:right="288"/>
        <w:rPr>
          <w:rFonts w:asciiTheme="majorHAnsi" w:hAnsiTheme="majorHAnsi" w:cstheme="majorHAnsi"/>
          <w:bCs/>
          <w:sz w:val="24"/>
          <w:szCs w:val="24"/>
        </w:rPr>
      </w:pPr>
    </w:p>
    <w:p w14:paraId="1A245219" w14:textId="1D0D11BB" w:rsidR="0010756A" w:rsidRPr="001E2756" w:rsidRDefault="0010756A"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clinical record for Patient #1 showed a progress note dated, 05/15/23 at 8:07 AM. The progress note showed </w:t>
      </w:r>
      <w:r w:rsidR="00054C73"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 xml:space="preserve">had a </w:t>
      </w:r>
      <w:r w:rsidR="009E0A9E" w:rsidRPr="001E2756">
        <w:rPr>
          <w:rFonts w:asciiTheme="majorHAnsi" w:hAnsiTheme="majorHAnsi" w:cstheme="majorHAnsi"/>
          <w:bCs/>
          <w:sz w:val="24"/>
          <w:szCs w:val="24"/>
        </w:rPr>
        <w:t>Clinical Institute Withdrawal Assessment (</w:t>
      </w:r>
      <w:r w:rsidRPr="001E2756">
        <w:rPr>
          <w:rFonts w:asciiTheme="majorHAnsi" w:hAnsiTheme="majorHAnsi" w:cstheme="majorHAnsi"/>
          <w:bCs/>
          <w:sz w:val="24"/>
          <w:szCs w:val="24"/>
        </w:rPr>
        <w:t>CIWA</w:t>
      </w:r>
      <w:r w:rsidR="009E0A9E" w:rsidRPr="001E2756">
        <w:rPr>
          <w:rFonts w:asciiTheme="majorHAnsi" w:hAnsiTheme="majorHAnsi" w:cstheme="majorHAnsi"/>
          <w:bCs/>
          <w:sz w:val="24"/>
          <w:szCs w:val="24"/>
        </w:rPr>
        <w:t>)</w:t>
      </w:r>
      <w:r w:rsidRPr="001E2756">
        <w:rPr>
          <w:rFonts w:asciiTheme="majorHAnsi" w:hAnsiTheme="majorHAnsi" w:cstheme="majorHAnsi"/>
          <w:bCs/>
          <w:sz w:val="24"/>
          <w:szCs w:val="24"/>
        </w:rPr>
        <w:t xml:space="preserve"> score of 15 and a </w:t>
      </w:r>
      <w:r w:rsidR="009E0A9E" w:rsidRPr="001E2756">
        <w:rPr>
          <w:rFonts w:asciiTheme="majorHAnsi" w:hAnsiTheme="majorHAnsi" w:cstheme="majorHAnsi"/>
          <w:bCs/>
          <w:sz w:val="24"/>
          <w:szCs w:val="24"/>
        </w:rPr>
        <w:t>Clinical Opiate Withdrawal Scale (</w:t>
      </w:r>
      <w:r w:rsidRPr="001E2756">
        <w:rPr>
          <w:rFonts w:asciiTheme="majorHAnsi" w:hAnsiTheme="majorHAnsi" w:cstheme="majorHAnsi"/>
          <w:bCs/>
          <w:sz w:val="24"/>
          <w:szCs w:val="24"/>
        </w:rPr>
        <w:t>COWS</w:t>
      </w:r>
      <w:r w:rsidR="009E0A9E" w:rsidRPr="001E2756">
        <w:rPr>
          <w:rFonts w:asciiTheme="majorHAnsi" w:hAnsiTheme="majorHAnsi" w:cstheme="majorHAnsi"/>
          <w:bCs/>
          <w:sz w:val="24"/>
          <w:szCs w:val="24"/>
        </w:rPr>
        <w:t>)</w:t>
      </w:r>
      <w:r w:rsidRPr="001E2756">
        <w:rPr>
          <w:rFonts w:asciiTheme="majorHAnsi" w:hAnsiTheme="majorHAnsi" w:cstheme="majorHAnsi"/>
          <w:bCs/>
          <w:sz w:val="24"/>
          <w:szCs w:val="24"/>
        </w:rPr>
        <w:t xml:space="preserve"> score of 12. </w:t>
      </w:r>
      <w:r w:rsidR="00054C73" w:rsidRPr="001E2756">
        <w:rPr>
          <w:rFonts w:asciiTheme="majorHAnsi" w:hAnsiTheme="majorHAnsi" w:cstheme="majorHAnsi"/>
          <w:bCs/>
          <w:sz w:val="24"/>
          <w:szCs w:val="24"/>
        </w:rPr>
        <w:t>The patient r</w:t>
      </w:r>
      <w:r w:rsidRPr="001E2756">
        <w:rPr>
          <w:rFonts w:asciiTheme="majorHAnsi" w:hAnsiTheme="majorHAnsi" w:cstheme="majorHAnsi"/>
          <w:bCs/>
          <w:sz w:val="24"/>
          <w:szCs w:val="24"/>
        </w:rPr>
        <w:t>eported hearing whispering and seeing flashes of light.</w:t>
      </w:r>
      <w:r w:rsidR="00DE7DDA" w:rsidRPr="001E2756">
        <w:rPr>
          <w:rFonts w:asciiTheme="majorHAnsi" w:hAnsiTheme="majorHAnsi" w:cstheme="majorHAnsi"/>
          <w:bCs/>
          <w:sz w:val="24"/>
          <w:szCs w:val="24"/>
        </w:rPr>
        <w:t xml:space="preserve"> </w:t>
      </w:r>
      <w:r w:rsidR="00054C73" w:rsidRPr="001E2756">
        <w:rPr>
          <w:rFonts w:asciiTheme="majorHAnsi" w:hAnsiTheme="majorHAnsi" w:cstheme="majorHAnsi"/>
          <w:bCs/>
          <w:sz w:val="24"/>
          <w:szCs w:val="24"/>
        </w:rPr>
        <w:t xml:space="preserve">The patient </w:t>
      </w:r>
      <w:r w:rsidR="00DE7DDA" w:rsidRPr="001E2756">
        <w:rPr>
          <w:rFonts w:asciiTheme="majorHAnsi" w:hAnsiTheme="majorHAnsi" w:cstheme="majorHAnsi"/>
          <w:bCs/>
          <w:sz w:val="24"/>
          <w:szCs w:val="24"/>
        </w:rPr>
        <w:t>was medicated with 2</w:t>
      </w:r>
      <w:r w:rsidR="00CC2509">
        <w:rPr>
          <w:rFonts w:asciiTheme="majorHAnsi" w:hAnsiTheme="majorHAnsi" w:cstheme="majorHAnsi"/>
          <w:bCs/>
          <w:sz w:val="24"/>
          <w:szCs w:val="24"/>
        </w:rPr>
        <w:t xml:space="preserve"> </w:t>
      </w:r>
      <w:r w:rsidR="00DE7DDA" w:rsidRPr="001E2756">
        <w:rPr>
          <w:rFonts w:asciiTheme="majorHAnsi" w:hAnsiTheme="majorHAnsi" w:cstheme="majorHAnsi"/>
          <w:bCs/>
          <w:sz w:val="24"/>
          <w:szCs w:val="24"/>
        </w:rPr>
        <w:t xml:space="preserve">mg of Ativan, 10 mg of Valium, 300 mg of Gabapentin, and 4 mg of Zofran. </w:t>
      </w:r>
    </w:p>
    <w:p w14:paraId="2CE3DFD4" w14:textId="77777777" w:rsidR="00D83A16" w:rsidRPr="001E2756" w:rsidRDefault="00D83A16" w:rsidP="00B15F29">
      <w:pPr>
        <w:pStyle w:val="NoSpacing"/>
        <w:ind w:right="288"/>
        <w:rPr>
          <w:rFonts w:asciiTheme="majorHAnsi" w:hAnsiTheme="majorHAnsi" w:cstheme="majorHAnsi"/>
          <w:bCs/>
          <w:sz w:val="24"/>
          <w:szCs w:val="24"/>
        </w:rPr>
      </w:pPr>
    </w:p>
    <w:p w14:paraId="001C4B86" w14:textId="1032B866" w:rsidR="00FC3F6A" w:rsidRPr="001E2756" w:rsidRDefault="00D83A16"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clinical record for Patient #1 showed a progress note dated, 05/15/23 at 9:11 AM. The document showed </w:t>
      </w:r>
      <w:r w:rsidR="00054C73" w:rsidRPr="001E2756">
        <w:rPr>
          <w:rFonts w:asciiTheme="majorHAnsi" w:hAnsiTheme="majorHAnsi" w:cstheme="majorHAnsi"/>
          <w:bCs/>
          <w:sz w:val="24"/>
          <w:szCs w:val="24"/>
        </w:rPr>
        <w:t xml:space="preserve">that </w:t>
      </w:r>
      <w:r w:rsidR="00B321D0"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was medicated with an additional 2</w:t>
      </w:r>
      <w:r w:rsidR="00CC2509">
        <w:rPr>
          <w:rFonts w:asciiTheme="majorHAnsi" w:hAnsiTheme="majorHAnsi" w:cstheme="majorHAnsi"/>
          <w:bCs/>
          <w:sz w:val="24"/>
          <w:szCs w:val="24"/>
        </w:rPr>
        <w:t xml:space="preserve"> </w:t>
      </w:r>
      <w:r w:rsidRPr="001E2756">
        <w:rPr>
          <w:rFonts w:asciiTheme="majorHAnsi" w:hAnsiTheme="majorHAnsi" w:cstheme="majorHAnsi"/>
          <w:bCs/>
          <w:sz w:val="24"/>
          <w:szCs w:val="24"/>
        </w:rPr>
        <w:t>mg of Ativan and 500 mg of Robaxin</w:t>
      </w:r>
      <w:r w:rsidR="00054C73" w:rsidRPr="001E2756">
        <w:rPr>
          <w:rFonts w:asciiTheme="majorHAnsi" w:hAnsiTheme="majorHAnsi" w:cstheme="majorHAnsi"/>
          <w:bCs/>
          <w:sz w:val="24"/>
          <w:szCs w:val="24"/>
        </w:rPr>
        <w:t>, a medication used for muscle spasms/pain</w:t>
      </w:r>
      <w:r w:rsidRPr="001E2756">
        <w:rPr>
          <w:rFonts w:asciiTheme="majorHAnsi" w:hAnsiTheme="majorHAnsi" w:cstheme="majorHAnsi"/>
          <w:bCs/>
          <w:sz w:val="24"/>
          <w:szCs w:val="24"/>
        </w:rPr>
        <w:t>. The document showed</w:t>
      </w:r>
      <w:r w:rsidR="00054C73" w:rsidRPr="001E2756">
        <w:rPr>
          <w:rFonts w:asciiTheme="majorHAnsi" w:hAnsiTheme="majorHAnsi" w:cstheme="majorHAnsi"/>
          <w:bCs/>
          <w:sz w:val="24"/>
          <w:szCs w:val="24"/>
        </w:rPr>
        <w:t xml:space="preserve"> that</w:t>
      </w:r>
      <w:r w:rsidRPr="001E2756">
        <w:rPr>
          <w:rFonts w:asciiTheme="majorHAnsi" w:hAnsiTheme="majorHAnsi" w:cstheme="majorHAnsi"/>
          <w:bCs/>
          <w:sz w:val="24"/>
          <w:szCs w:val="24"/>
        </w:rPr>
        <w:t xml:space="preserve"> </w:t>
      </w:r>
      <w:r w:rsidR="00B321D0" w:rsidRPr="001E2756">
        <w:rPr>
          <w:rFonts w:asciiTheme="majorHAnsi" w:hAnsiTheme="majorHAnsi" w:cstheme="majorHAnsi"/>
          <w:bCs/>
          <w:sz w:val="24"/>
          <w:szCs w:val="24"/>
        </w:rPr>
        <w:t>the patient</w:t>
      </w:r>
      <w:r w:rsidRPr="001E2756">
        <w:rPr>
          <w:rFonts w:asciiTheme="majorHAnsi" w:hAnsiTheme="majorHAnsi" w:cstheme="majorHAnsi"/>
          <w:bCs/>
          <w:sz w:val="24"/>
          <w:szCs w:val="24"/>
        </w:rPr>
        <w:t xml:space="preserve"> reported they needed to go to urgent care and stated they had “very bad pain to my abdomen and right side. It started a week ago.” </w:t>
      </w:r>
      <w:r w:rsidR="00B321D0"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 xml:space="preserve">stated they usually go to urgent care and </w:t>
      </w:r>
      <w:r w:rsidR="00207036" w:rsidRPr="001E2756">
        <w:rPr>
          <w:rFonts w:asciiTheme="majorHAnsi" w:hAnsiTheme="majorHAnsi" w:cstheme="majorHAnsi"/>
          <w:bCs/>
          <w:sz w:val="24"/>
          <w:szCs w:val="24"/>
        </w:rPr>
        <w:t>are</w:t>
      </w:r>
      <w:r w:rsidRPr="001E2756">
        <w:rPr>
          <w:rFonts w:asciiTheme="majorHAnsi" w:hAnsiTheme="majorHAnsi" w:cstheme="majorHAnsi"/>
          <w:bCs/>
          <w:sz w:val="24"/>
          <w:szCs w:val="24"/>
        </w:rPr>
        <w:t xml:space="preserve"> prescribed medications for the pain. The progress note showed that the nurse took the </w:t>
      </w:r>
      <w:r w:rsidR="00B321D0" w:rsidRPr="001E2756">
        <w:rPr>
          <w:rFonts w:asciiTheme="majorHAnsi" w:hAnsiTheme="majorHAnsi" w:cstheme="majorHAnsi"/>
          <w:bCs/>
          <w:sz w:val="24"/>
          <w:szCs w:val="24"/>
        </w:rPr>
        <w:t xml:space="preserve">patient’s </w:t>
      </w:r>
      <w:r w:rsidRPr="001E2756">
        <w:rPr>
          <w:rFonts w:asciiTheme="majorHAnsi" w:hAnsiTheme="majorHAnsi" w:cstheme="majorHAnsi"/>
          <w:bCs/>
          <w:sz w:val="24"/>
          <w:szCs w:val="24"/>
        </w:rPr>
        <w:t>vita</w:t>
      </w:r>
      <w:r w:rsidR="00207036" w:rsidRPr="001E2756">
        <w:rPr>
          <w:rFonts w:asciiTheme="majorHAnsi" w:hAnsiTheme="majorHAnsi" w:cstheme="majorHAnsi"/>
          <w:bCs/>
          <w:sz w:val="24"/>
          <w:szCs w:val="24"/>
        </w:rPr>
        <w:t>l signs</w:t>
      </w:r>
      <w:r w:rsidR="00B321D0" w:rsidRPr="001E2756">
        <w:rPr>
          <w:rFonts w:asciiTheme="majorHAnsi" w:hAnsiTheme="majorHAnsi" w:cstheme="majorHAnsi"/>
          <w:bCs/>
          <w:sz w:val="24"/>
          <w:szCs w:val="24"/>
        </w:rPr>
        <w:t xml:space="preserve"> </w:t>
      </w:r>
      <w:r w:rsidR="00207036" w:rsidRPr="001E2756">
        <w:rPr>
          <w:rFonts w:asciiTheme="majorHAnsi" w:hAnsiTheme="majorHAnsi" w:cstheme="majorHAnsi"/>
          <w:bCs/>
          <w:sz w:val="24"/>
          <w:szCs w:val="24"/>
        </w:rPr>
        <w:t xml:space="preserve">and </w:t>
      </w:r>
      <w:r w:rsidR="00B321D0" w:rsidRPr="001E2756">
        <w:rPr>
          <w:rFonts w:asciiTheme="majorHAnsi" w:hAnsiTheme="majorHAnsi" w:cstheme="majorHAnsi"/>
          <w:bCs/>
          <w:sz w:val="24"/>
          <w:szCs w:val="24"/>
        </w:rPr>
        <w:t xml:space="preserve">told the patient they would email the ARNP. </w:t>
      </w:r>
    </w:p>
    <w:p w14:paraId="44CBBE9B" w14:textId="77777777" w:rsidR="00B321D0" w:rsidRPr="001E2756" w:rsidRDefault="00B321D0" w:rsidP="00B15F29">
      <w:pPr>
        <w:pStyle w:val="NoSpacing"/>
        <w:ind w:right="288"/>
        <w:rPr>
          <w:rFonts w:asciiTheme="majorHAnsi" w:hAnsiTheme="majorHAnsi" w:cstheme="majorHAnsi"/>
          <w:bCs/>
          <w:sz w:val="24"/>
          <w:szCs w:val="24"/>
        </w:rPr>
      </w:pPr>
    </w:p>
    <w:p w14:paraId="4083CF40" w14:textId="3D2A3EAF" w:rsidR="00FC3F6A" w:rsidRPr="001E2756" w:rsidRDefault="00FC3F6A"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clinical record for Patient #1 showed a progress note dated 05/15/23. The note showed that at 11:00 AM, </w:t>
      </w:r>
      <w:r w:rsidR="00B321D0"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had a CIWA score of 20 and a COWS score of 11.</w:t>
      </w:r>
      <w:r w:rsidR="00073DCC" w:rsidRPr="001E2756">
        <w:rPr>
          <w:rFonts w:asciiTheme="majorHAnsi" w:hAnsiTheme="majorHAnsi" w:cstheme="majorHAnsi"/>
          <w:bCs/>
          <w:sz w:val="24"/>
          <w:szCs w:val="24"/>
        </w:rPr>
        <w:t xml:space="preserve"> </w:t>
      </w:r>
      <w:r w:rsidR="00B321D0" w:rsidRPr="001E2756">
        <w:rPr>
          <w:rFonts w:asciiTheme="majorHAnsi" w:hAnsiTheme="majorHAnsi" w:cstheme="majorHAnsi"/>
          <w:bCs/>
          <w:sz w:val="24"/>
          <w:szCs w:val="24"/>
        </w:rPr>
        <w:t xml:space="preserve">The patient </w:t>
      </w:r>
      <w:r w:rsidR="00073DCC" w:rsidRPr="001E2756">
        <w:rPr>
          <w:rFonts w:asciiTheme="majorHAnsi" w:hAnsiTheme="majorHAnsi" w:cstheme="majorHAnsi"/>
          <w:bCs/>
          <w:sz w:val="24"/>
          <w:szCs w:val="24"/>
        </w:rPr>
        <w:t xml:space="preserve">had a temperature of 99.0 and reported hearing voices and seeing flashes. </w:t>
      </w:r>
      <w:r w:rsidR="00B321D0" w:rsidRPr="001E2756">
        <w:rPr>
          <w:rFonts w:asciiTheme="majorHAnsi" w:hAnsiTheme="majorHAnsi" w:cstheme="majorHAnsi"/>
          <w:bCs/>
          <w:sz w:val="24"/>
          <w:szCs w:val="24"/>
        </w:rPr>
        <w:t xml:space="preserve">The patient </w:t>
      </w:r>
      <w:r w:rsidR="00073DCC" w:rsidRPr="001E2756">
        <w:rPr>
          <w:rFonts w:asciiTheme="majorHAnsi" w:hAnsiTheme="majorHAnsi" w:cstheme="majorHAnsi"/>
          <w:bCs/>
          <w:sz w:val="24"/>
          <w:szCs w:val="24"/>
        </w:rPr>
        <w:t xml:space="preserve">stated they wanted to see a doctor for </w:t>
      </w:r>
      <w:r w:rsidR="00021249">
        <w:rPr>
          <w:rFonts w:asciiTheme="majorHAnsi" w:hAnsiTheme="majorHAnsi" w:cstheme="majorHAnsi"/>
          <w:bCs/>
          <w:sz w:val="24"/>
          <w:szCs w:val="24"/>
        </w:rPr>
        <w:t>S</w:t>
      </w:r>
      <w:r w:rsidR="00073DCC" w:rsidRPr="001E2756">
        <w:rPr>
          <w:rFonts w:asciiTheme="majorHAnsi" w:hAnsiTheme="majorHAnsi" w:cstheme="majorHAnsi"/>
          <w:bCs/>
          <w:sz w:val="24"/>
          <w:szCs w:val="24"/>
        </w:rPr>
        <w:t xml:space="preserve">uboxone. </w:t>
      </w:r>
      <w:r w:rsidR="00043E0D" w:rsidRPr="001E2756">
        <w:rPr>
          <w:rFonts w:asciiTheme="majorHAnsi" w:hAnsiTheme="majorHAnsi" w:cstheme="majorHAnsi"/>
          <w:bCs/>
          <w:sz w:val="24"/>
          <w:szCs w:val="24"/>
        </w:rPr>
        <w:t xml:space="preserve">The nurse informed </w:t>
      </w:r>
      <w:r w:rsidR="00054C73" w:rsidRPr="001E2756">
        <w:rPr>
          <w:rFonts w:asciiTheme="majorHAnsi" w:hAnsiTheme="majorHAnsi" w:cstheme="majorHAnsi"/>
          <w:bCs/>
          <w:sz w:val="24"/>
          <w:szCs w:val="24"/>
        </w:rPr>
        <w:t xml:space="preserve">the patient </w:t>
      </w:r>
      <w:r w:rsidR="00043E0D" w:rsidRPr="001E2756">
        <w:rPr>
          <w:rFonts w:asciiTheme="majorHAnsi" w:hAnsiTheme="majorHAnsi" w:cstheme="majorHAnsi"/>
          <w:bCs/>
          <w:sz w:val="24"/>
          <w:szCs w:val="24"/>
        </w:rPr>
        <w:t xml:space="preserve">that they would notify the ARNP. </w:t>
      </w:r>
      <w:r w:rsidR="00054C73" w:rsidRPr="001E2756">
        <w:rPr>
          <w:rFonts w:asciiTheme="majorHAnsi" w:hAnsiTheme="majorHAnsi" w:cstheme="majorHAnsi"/>
          <w:bCs/>
          <w:sz w:val="24"/>
          <w:szCs w:val="24"/>
        </w:rPr>
        <w:t xml:space="preserve">The patient </w:t>
      </w:r>
      <w:r w:rsidR="00043E0D" w:rsidRPr="001E2756">
        <w:rPr>
          <w:rFonts w:asciiTheme="majorHAnsi" w:hAnsiTheme="majorHAnsi" w:cstheme="majorHAnsi"/>
          <w:bCs/>
          <w:sz w:val="24"/>
          <w:szCs w:val="24"/>
        </w:rPr>
        <w:t xml:space="preserve">reported that current medications were helping with symptom relief and requested the addition of </w:t>
      </w:r>
      <w:r w:rsidR="00021249">
        <w:rPr>
          <w:rFonts w:asciiTheme="majorHAnsi" w:hAnsiTheme="majorHAnsi" w:cstheme="majorHAnsi"/>
          <w:bCs/>
          <w:sz w:val="24"/>
          <w:szCs w:val="24"/>
        </w:rPr>
        <w:t>S</w:t>
      </w:r>
      <w:r w:rsidR="00043E0D" w:rsidRPr="001E2756">
        <w:rPr>
          <w:rFonts w:asciiTheme="majorHAnsi" w:hAnsiTheme="majorHAnsi" w:cstheme="majorHAnsi"/>
          <w:bCs/>
          <w:sz w:val="24"/>
          <w:szCs w:val="24"/>
        </w:rPr>
        <w:t xml:space="preserve">uboxone. The progress note showed that the ARNP was notified of </w:t>
      </w:r>
      <w:r w:rsidR="00054C73" w:rsidRPr="001E2756">
        <w:rPr>
          <w:rFonts w:asciiTheme="majorHAnsi" w:hAnsiTheme="majorHAnsi" w:cstheme="majorHAnsi"/>
          <w:bCs/>
          <w:sz w:val="24"/>
          <w:szCs w:val="24"/>
        </w:rPr>
        <w:t xml:space="preserve">the patient’s </w:t>
      </w:r>
      <w:r w:rsidR="00043E0D" w:rsidRPr="001E2756">
        <w:rPr>
          <w:rFonts w:asciiTheme="majorHAnsi" w:hAnsiTheme="majorHAnsi" w:cstheme="majorHAnsi"/>
          <w:bCs/>
          <w:sz w:val="24"/>
          <w:szCs w:val="24"/>
        </w:rPr>
        <w:t xml:space="preserve">CIWA </w:t>
      </w:r>
      <w:r w:rsidR="00054C73" w:rsidRPr="001E2756">
        <w:rPr>
          <w:rFonts w:asciiTheme="majorHAnsi" w:hAnsiTheme="majorHAnsi" w:cstheme="majorHAnsi"/>
          <w:bCs/>
          <w:sz w:val="24"/>
          <w:szCs w:val="24"/>
        </w:rPr>
        <w:t>score</w:t>
      </w:r>
      <w:r w:rsidR="00043E0D" w:rsidRPr="001E2756">
        <w:rPr>
          <w:rFonts w:asciiTheme="majorHAnsi" w:hAnsiTheme="majorHAnsi" w:cstheme="majorHAnsi"/>
          <w:bCs/>
          <w:sz w:val="24"/>
          <w:szCs w:val="24"/>
        </w:rPr>
        <w:t xml:space="preserve"> and that </w:t>
      </w:r>
      <w:r w:rsidR="00054C73" w:rsidRPr="001E2756">
        <w:rPr>
          <w:rFonts w:asciiTheme="majorHAnsi" w:hAnsiTheme="majorHAnsi" w:cstheme="majorHAnsi"/>
          <w:bCs/>
          <w:sz w:val="24"/>
          <w:szCs w:val="24"/>
        </w:rPr>
        <w:t xml:space="preserve">the patient </w:t>
      </w:r>
      <w:r w:rsidR="00043E0D" w:rsidRPr="001E2756">
        <w:rPr>
          <w:rFonts w:asciiTheme="majorHAnsi" w:hAnsiTheme="majorHAnsi" w:cstheme="majorHAnsi"/>
          <w:bCs/>
          <w:sz w:val="24"/>
          <w:szCs w:val="24"/>
        </w:rPr>
        <w:t>reque</w:t>
      </w:r>
      <w:r w:rsidR="00054C73" w:rsidRPr="001E2756">
        <w:rPr>
          <w:rFonts w:asciiTheme="majorHAnsi" w:hAnsiTheme="majorHAnsi" w:cstheme="majorHAnsi"/>
          <w:bCs/>
          <w:sz w:val="24"/>
          <w:szCs w:val="24"/>
        </w:rPr>
        <w:t>sted</w:t>
      </w:r>
      <w:r w:rsidR="00043E0D" w:rsidRPr="001E2756">
        <w:rPr>
          <w:rFonts w:asciiTheme="majorHAnsi" w:hAnsiTheme="majorHAnsi" w:cstheme="majorHAnsi"/>
          <w:bCs/>
          <w:sz w:val="24"/>
          <w:szCs w:val="24"/>
        </w:rPr>
        <w:t xml:space="preserve"> </w:t>
      </w:r>
      <w:r w:rsidR="00043E0D" w:rsidRPr="001E2756">
        <w:rPr>
          <w:rFonts w:asciiTheme="majorHAnsi" w:hAnsiTheme="majorHAnsi" w:cstheme="majorHAnsi"/>
          <w:bCs/>
          <w:sz w:val="24"/>
          <w:szCs w:val="24"/>
        </w:rPr>
        <w:lastRenderedPageBreak/>
        <w:t xml:space="preserve">an order for </w:t>
      </w:r>
      <w:r w:rsidR="00021249">
        <w:rPr>
          <w:rFonts w:asciiTheme="majorHAnsi" w:hAnsiTheme="majorHAnsi" w:cstheme="majorHAnsi"/>
          <w:bCs/>
          <w:sz w:val="24"/>
          <w:szCs w:val="24"/>
        </w:rPr>
        <w:t>S</w:t>
      </w:r>
      <w:r w:rsidR="00043E0D" w:rsidRPr="001E2756">
        <w:rPr>
          <w:rFonts w:asciiTheme="majorHAnsi" w:hAnsiTheme="majorHAnsi" w:cstheme="majorHAnsi"/>
          <w:bCs/>
          <w:sz w:val="24"/>
          <w:szCs w:val="24"/>
        </w:rPr>
        <w:t>uboxone.</w:t>
      </w:r>
      <w:r w:rsidR="00054C73" w:rsidRPr="001E2756">
        <w:rPr>
          <w:rFonts w:asciiTheme="majorHAnsi" w:hAnsiTheme="majorHAnsi" w:cstheme="majorHAnsi"/>
          <w:bCs/>
          <w:sz w:val="24"/>
          <w:szCs w:val="24"/>
        </w:rPr>
        <w:t xml:space="preserve"> The patient </w:t>
      </w:r>
      <w:r w:rsidR="00043E0D" w:rsidRPr="001E2756">
        <w:rPr>
          <w:rFonts w:asciiTheme="majorHAnsi" w:hAnsiTheme="majorHAnsi" w:cstheme="majorHAnsi"/>
          <w:bCs/>
          <w:sz w:val="24"/>
          <w:szCs w:val="24"/>
        </w:rPr>
        <w:t xml:space="preserve">was given 4 mg of Ativan, 10 mg of Valium, 300 mg of </w:t>
      </w:r>
      <w:r w:rsidR="00021249">
        <w:rPr>
          <w:rFonts w:asciiTheme="majorHAnsi" w:hAnsiTheme="majorHAnsi" w:cstheme="majorHAnsi"/>
          <w:bCs/>
          <w:sz w:val="24"/>
          <w:szCs w:val="24"/>
        </w:rPr>
        <w:t>G</w:t>
      </w:r>
      <w:r w:rsidR="00043E0D" w:rsidRPr="001E2756">
        <w:rPr>
          <w:rFonts w:asciiTheme="majorHAnsi" w:hAnsiTheme="majorHAnsi" w:cstheme="majorHAnsi"/>
          <w:bCs/>
          <w:sz w:val="24"/>
          <w:szCs w:val="24"/>
        </w:rPr>
        <w:t xml:space="preserve">abapentin, 50 mg of </w:t>
      </w:r>
      <w:r w:rsidR="00021249">
        <w:rPr>
          <w:rFonts w:asciiTheme="majorHAnsi" w:hAnsiTheme="majorHAnsi" w:cstheme="majorHAnsi"/>
          <w:bCs/>
          <w:sz w:val="24"/>
          <w:szCs w:val="24"/>
        </w:rPr>
        <w:t>H</w:t>
      </w:r>
      <w:r w:rsidR="00043E0D" w:rsidRPr="001E2756">
        <w:rPr>
          <w:rFonts w:asciiTheme="majorHAnsi" w:hAnsiTheme="majorHAnsi" w:cstheme="majorHAnsi"/>
          <w:bCs/>
          <w:sz w:val="24"/>
          <w:szCs w:val="24"/>
        </w:rPr>
        <w:t>ydroxyzine</w:t>
      </w:r>
      <w:r w:rsidR="00A911EB" w:rsidRPr="001E2756">
        <w:rPr>
          <w:rFonts w:asciiTheme="majorHAnsi" w:hAnsiTheme="majorHAnsi" w:cstheme="majorHAnsi"/>
          <w:bCs/>
          <w:sz w:val="24"/>
          <w:szCs w:val="24"/>
        </w:rPr>
        <w:t>,</w:t>
      </w:r>
      <w:r w:rsidR="00043E0D" w:rsidRPr="001E2756">
        <w:rPr>
          <w:rFonts w:asciiTheme="majorHAnsi" w:hAnsiTheme="majorHAnsi" w:cstheme="majorHAnsi"/>
          <w:bCs/>
          <w:sz w:val="24"/>
          <w:szCs w:val="24"/>
        </w:rPr>
        <w:t xml:space="preserve"> and 4 mg of Zofran. </w:t>
      </w:r>
    </w:p>
    <w:p w14:paraId="005A979B" w14:textId="77777777" w:rsidR="00A911EB" w:rsidRPr="001E2756" w:rsidRDefault="00A911EB" w:rsidP="00B15F29">
      <w:pPr>
        <w:pStyle w:val="NoSpacing"/>
        <w:ind w:right="288"/>
        <w:rPr>
          <w:rFonts w:asciiTheme="majorHAnsi" w:hAnsiTheme="majorHAnsi" w:cstheme="majorHAnsi"/>
          <w:bCs/>
          <w:sz w:val="24"/>
          <w:szCs w:val="24"/>
        </w:rPr>
      </w:pPr>
    </w:p>
    <w:p w14:paraId="1CFEE456" w14:textId="004DAB02" w:rsidR="00A911EB" w:rsidRPr="001E2756" w:rsidRDefault="00A911EB"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clinical record for Patient #1 showed a progress note dated 05/15/23 at 12:08 PM. The progress note showed </w:t>
      </w:r>
      <w:r w:rsidR="00054C73"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 xml:space="preserve">was given 40 mg of </w:t>
      </w:r>
      <w:r w:rsidR="009C45F6">
        <w:rPr>
          <w:rFonts w:asciiTheme="majorHAnsi" w:hAnsiTheme="majorHAnsi" w:cstheme="majorHAnsi"/>
          <w:bCs/>
          <w:sz w:val="24"/>
          <w:szCs w:val="24"/>
        </w:rPr>
        <w:t>Famotidine</w:t>
      </w:r>
      <w:r w:rsidRPr="001E2756">
        <w:rPr>
          <w:rFonts w:asciiTheme="majorHAnsi" w:hAnsiTheme="majorHAnsi" w:cstheme="majorHAnsi"/>
          <w:bCs/>
          <w:sz w:val="24"/>
          <w:szCs w:val="24"/>
        </w:rPr>
        <w:t xml:space="preserve"> and 8 mg of </w:t>
      </w:r>
      <w:r w:rsidR="009C45F6">
        <w:rPr>
          <w:rFonts w:asciiTheme="majorHAnsi" w:hAnsiTheme="majorHAnsi" w:cstheme="majorHAnsi"/>
          <w:bCs/>
          <w:sz w:val="24"/>
          <w:szCs w:val="24"/>
        </w:rPr>
        <w:t>Suboxone</w:t>
      </w:r>
      <w:r w:rsidRPr="001E2756">
        <w:rPr>
          <w:rFonts w:asciiTheme="majorHAnsi" w:hAnsiTheme="majorHAnsi" w:cstheme="majorHAnsi"/>
          <w:bCs/>
          <w:sz w:val="24"/>
          <w:szCs w:val="24"/>
        </w:rPr>
        <w:t xml:space="preserve">. </w:t>
      </w:r>
    </w:p>
    <w:p w14:paraId="78CAD999" w14:textId="77777777" w:rsidR="00DF58EC" w:rsidRPr="001E2756" w:rsidRDefault="00DF58EC" w:rsidP="00B15F29">
      <w:pPr>
        <w:pStyle w:val="NoSpacing"/>
        <w:ind w:right="288"/>
        <w:rPr>
          <w:rFonts w:asciiTheme="majorHAnsi" w:hAnsiTheme="majorHAnsi" w:cstheme="majorHAnsi"/>
          <w:bCs/>
          <w:sz w:val="24"/>
          <w:szCs w:val="24"/>
        </w:rPr>
      </w:pPr>
    </w:p>
    <w:p w14:paraId="4D10487E" w14:textId="5FC3864F" w:rsidR="00DF58EC" w:rsidRPr="001E2756" w:rsidRDefault="00DF58EC"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clinical record for Patient #1 showed a progress note dated 05/15/23 at 1:20 PM. The note showed that </w:t>
      </w:r>
      <w:r w:rsidR="00054C73"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requested more Ativan. The note showed that</w:t>
      </w:r>
      <w:r w:rsidR="00054C73" w:rsidRPr="001E2756">
        <w:rPr>
          <w:rFonts w:asciiTheme="majorHAnsi" w:hAnsiTheme="majorHAnsi" w:cstheme="majorHAnsi"/>
          <w:bCs/>
          <w:sz w:val="24"/>
          <w:szCs w:val="24"/>
        </w:rPr>
        <w:t xml:space="preserve"> the patient </w:t>
      </w:r>
      <w:r w:rsidRPr="001E2756">
        <w:rPr>
          <w:rFonts w:asciiTheme="majorHAnsi" w:hAnsiTheme="majorHAnsi" w:cstheme="majorHAnsi"/>
          <w:bCs/>
          <w:sz w:val="24"/>
          <w:szCs w:val="24"/>
        </w:rPr>
        <w:t xml:space="preserve">had their eyes half closed and they presented with slow speech. The nurse informed </w:t>
      </w:r>
      <w:r w:rsidR="00054C73"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that the Ativan was ordered at Q4 hours</w:t>
      </w:r>
      <w:r w:rsidR="00054C73" w:rsidRPr="001E2756">
        <w:rPr>
          <w:rFonts w:asciiTheme="majorHAnsi" w:hAnsiTheme="majorHAnsi" w:cstheme="majorHAnsi"/>
          <w:bCs/>
          <w:sz w:val="24"/>
          <w:szCs w:val="24"/>
        </w:rPr>
        <w:t xml:space="preserve">, which </w:t>
      </w:r>
      <w:r w:rsidR="00021249">
        <w:rPr>
          <w:rFonts w:asciiTheme="majorHAnsi" w:hAnsiTheme="majorHAnsi" w:cstheme="majorHAnsi"/>
          <w:bCs/>
          <w:sz w:val="24"/>
          <w:szCs w:val="24"/>
        </w:rPr>
        <w:t>wa</w:t>
      </w:r>
      <w:r w:rsidR="00054C73" w:rsidRPr="001E2756">
        <w:rPr>
          <w:rFonts w:asciiTheme="majorHAnsi" w:hAnsiTheme="majorHAnsi" w:cstheme="majorHAnsi"/>
          <w:bCs/>
          <w:sz w:val="24"/>
          <w:szCs w:val="24"/>
        </w:rPr>
        <w:t xml:space="preserve">s every four hours, </w:t>
      </w:r>
      <w:r w:rsidRPr="001E2756">
        <w:rPr>
          <w:rFonts w:asciiTheme="majorHAnsi" w:hAnsiTheme="majorHAnsi" w:cstheme="majorHAnsi"/>
          <w:bCs/>
          <w:sz w:val="24"/>
          <w:szCs w:val="24"/>
        </w:rPr>
        <w:t>and it had only been two hours since their last dose.</w:t>
      </w:r>
      <w:r w:rsidR="00054C73" w:rsidRPr="001E2756">
        <w:rPr>
          <w:rFonts w:asciiTheme="majorHAnsi" w:hAnsiTheme="majorHAnsi" w:cstheme="majorHAnsi"/>
          <w:bCs/>
          <w:sz w:val="24"/>
          <w:szCs w:val="24"/>
        </w:rPr>
        <w:t xml:space="preserve"> The patient </w:t>
      </w:r>
      <w:r w:rsidRPr="001E2756">
        <w:rPr>
          <w:rFonts w:asciiTheme="majorHAnsi" w:hAnsiTheme="majorHAnsi" w:cstheme="majorHAnsi"/>
          <w:bCs/>
          <w:sz w:val="24"/>
          <w:szCs w:val="24"/>
        </w:rPr>
        <w:t xml:space="preserve">appeared to go back to sleep. </w:t>
      </w:r>
    </w:p>
    <w:p w14:paraId="144694F5" w14:textId="77777777" w:rsidR="00D016DE" w:rsidRPr="001E2756" w:rsidRDefault="00D016DE" w:rsidP="00B15F29">
      <w:pPr>
        <w:pStyle w:val="NoSpacing"/>
        <w:ind w:right="288"/>
        <w:rPr>
          <w:rFonts w:asciiTheme="majorHAnsi" w:hAnsiTheme="majorHAnsi" w:cstheme="majorHAnsi"/>
          <w:bCs/>
          <w:sz w:val="24"/>
          <w:szCs w:val="24"/>
        </w:rPr>
      </w:pPr>
    </w:p>
    <w:p w14:paraId="78F18123" w14:textId="179550A1" w:rsidR="00FA1A45" w:rsidRPr="001E2756" w:rsidRDefault="00D016DE"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A review of the clinical record for Patient #1 showed a progress note dated 05/15/23</w:t>
      </w:r>
      <w:r w:rsidR="000218DF" w:rsidRPr="001E2756">
        <w:rPr>
          <w:rFonts w:asciiTheme="majorHAnsi" w:hAnsiTheme="majorHAnsi" w:cstheme="majorHAnsi"/>
          <w:bCs/>
          <w:sz w:val="24"/>
          <w:szCs w:val="24"/>
        </w:rPr>
        <w:t xml:space="preserve"> at 1:39 PM</w:t>
      </w:r>
      <w:r w:rsidRPr="001E2756">
        <w:rPr>
          <w:rFonts w:asciiTheme="majorHAnsi" w:hAnsiTheme="majorHAnsi" w:cstheme="majorHAnsi"/>
          <w:bCs/>
          <w:sz w:val="24"/>
          <w:szCs w:val="24"/>
        </w:rPr>
        <w:t xml:space="preserve">. The document showed that </w:t>
      </w:r>
      <w:r w:rsidR="00054C73"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 xml:space="preserve">was diagnosed with Alcohol withdrawal, </w:t>
      </w:r>
      <w:r w:rsidR="00BF44F2">
        <w:rPr>
          <w:rFonts w:asciiTheme="majorHAnsi" w:hAnsiTheme="majorHAnsi" w:cstheme="majorHAnsi"/>
          <w:bCs/>
          <w:sz w:val="24"/>
          <w:szCs w:val="24"/>
        </w:rPr>
        <w:t>Alcohol Use Disorder (</w:t>
      </w:r>
      <w:r w:rsidRPr="001E2756">
        <w:rPr>
          <w:rFonts w:asciiTheme="majorHAnsi" w:hAnsiTheme="majorHAnsi" w:cstheme="majorHAnsi"/>
          <w:bCs/>
          <w:sz w:val="24"/>
          <w:szCs w:val="24"/>
        </w:rPr>
        <w:t>AUD</w:t>
      </w:r>
      <w:r w:rsidR="00BF44F2">
        <w:rPr>
          <w:rFonts w:asciiTheme="majorHAnsi" w:hAnsiTheme="majorHAnsi" w:cstheme="majorHAnsi"/>
          <w:bCs/>
          <w:sz w:val="24"/>
          <w:szCs w:val="24"/>
        </w:rPr>
        <w:t>)</w:t>
      </w:r>
      <w:r w:rsidRPr="001E2756">
        <w:rPr>
          <w:rFonts w:asciiTheme="majorHAnsi" w:hAnsiTheme="majorHAnsi" w:cstheme="majorHAnsi"/>
          <w:bCs/>
          <w:sz w:val="24"/>
          <w:szCs w:val="24"/>
        </w:rPr>
        <w:t xml:space="preserve">, severe, Opioid withdrawal, </w:t>
      </w:r>
      <w:r w:rsidR="0065348B">
        <w:rPr>
          <w:rFonts w:asciiTheme="majorHAnsi" w:hAnsiTheme="majorHAnsi" w:cstheme="majorHAnsi"/>
          <w:bCs/>
          <w:sz w:val="24"/>
          <w:szCs w:val="24"/>
        </w:rPr>
        <w:t>Opioid Use Disorder (</w:t>
      </w:r>
      <w:r w:rsidRPr="001E2756">
        <w:rPr>
          <w:rFonts w:asciiTheme="majorHAnsi" w:hAnsiTheme="majorHAnsi" w:cstheme="majorHAnsi"/>
          <w:bCs/>
          <w:sz w:val="24"/>
          <w:szCs w:val="24"/>
        </w:rPr>
        <w:t>OUD</w:t>
      </w:r>
      <w:r w:rsidR="0065348B">
        <w:rPr>
          <w:rFonts w:asciiTheme="majorHAnsi" w:hAnsiTheme="majorHAnsi" w:cstheme="majorHAnsi"/>
          <w:bCs/>
          <w:sz w:val="24"/>
          <w:szCs w:val="24"/>
        </w:rPr>
        <w:t>)</w:t>
      </w:r>
      <w:r w:rsidRPr="001E2756">
        <w:rPr>
          <w:rFonts w:asciiTheme="majorHAnsi" w:hAnsiTheme="majorHAnsi" w:cstheme="majorHAnsi"/>
          <w:bCs/>
          <w:sz w:val="24"/>
          <w:szCs w:val="24"/>
        </w:rPr>
        <w:t xml:space="preserve">, severe, Methamphetamine withdrawal, and </w:t>
      </w:r>
      <w:commentRangeStart w:id="3"/>
      <w:commentRangeStart w:id="4"/>
      <w:r w:rsidRPr="001E2756">
        <w:rPr>
          <w:rFonts w:asciiTheme="majorHAnsi" w:hAnsiTheme="majorHAnsi" w:cstheme="majorHAnsi"/>
          <w:bCs/>
          <w:sz w:val="24"/>
          <w:szCs w:val="24"/>
        </w:rPr>
        <w:t xml:space="preserve">Stimulant Use Disorder (SUD). </w:t>
      </w:r>
      <w:commentRangeEnd w:id="3"/>
      <w:r w:rsidR="0065348B">
        <w:rPr>
          <w:rStyle w:val="CommentReference"/>
          <w:rFonts w:ascii="Times New Roman" w:eastAsia="Times New Roman" w:hAnsi="Times New Roman" w:cs="Times New Roman"/>
        </w:rPr>
        <w:commentReference w:id="3"/>
      </w:r>
      <w:commentRangeEnd w:id="4"/>
      <w:r w:rsidR="00F376B9">
        <w:rPr>
          <w:rStyle w:val="CommentReference"/>
          <w:rFonts w:ascii="Times New Roman" w:eastAsia="Times New Roman" w:hAnsi="Times New Roman" w:cs="Times New Roman"/>
        </w:rPr>
        <w:commentReference w:id="4"/>
      </w:r>
      <w:r w:rsidR="009B1492" w:rsidRPr="001E2756">
        <w:rPr>
          <w:rFonts w:asciiTheme="majorHAnsi" w:hAnsiTheme="majorHAnsi" w:cstheme="majorHAnsi"/>
          <w:bCs/>
          <w:sz w:val="24"/>
          <w:szCs w:val="24"/>
        </w:rPr>
        <w:t xml:space="preserve">The document showed that </w:t>
      </w:r>
      <w:r w:rsidR="00054C73" w:rsidRPr="001E2756">
        <w:rPr>
          <w:rFonts w:asciiTheme="majorHAnsi" w:hAnsiTheme="majorHAnsi" w:cstheme="majorHAnsi"/>
          <w:bCs/>
          <w:sz w:val="24"/>
          <w:szCs w:val="24"/>
        </w:rPr>
        <w:t xml:space="preserve">the patient </w:t>
      </w:r>
      <w:r w:rsidR="009B1492" w:rsidRPr="001E2756">
        <w:rPr>
          <w:rFonts w:asciiTheme="majorHAnsi" w:hAnsiTheme="majorHAnsi" w:cstheme="majorHAnsi"/>
          <w:bCs/>
          <w:sz w:val="24"/>
          <w:szCs w:val="24"/>
        </w:rPr>
        <w:t>was previously admitted to the facility on 04/21/23 following an inpatient hospital admission for acute intoxication and esophagitis, which is an inflammation or irritation of the esophagus.</w:t>
      </w:r>
      <w:r w:rsidR="008E54A8" w:rsidRPr="001E2756">
        <w:rPr>
          <w:rFonts w:asciiTheme="majorHAnsi" w:hAnsiTheme="majorHAnsi" w:cstheme="majorHAnsi"/>
          <w:bCs/>
          <w:sz w:val="24"/>
          <w:szCs w:val="24"/>
        </w:rPr>
        <w:t xml:space="preserve"> </w:t>
      </w:r>
      <w:r w:rsidR="00054C73" w:rsidRPr="001E2756">
        <w:rPr>
          <w:rFonts w:asciiTheme="majorHAnsi" w:hAnsiTheme="majorHAnsi" w:cstheme="majorHAnsi"/>
          <w:bCs/>
          <w:sz w:val="24"/>
          <w:szCs w:val="24"/>
        </w:rPr>
        <w:t xml:space="preserve">The patient </w:t>
      </w:r>
      <w:r w:rsidR="008E54A8" w:rsidRPr="001E2756">
        <w:rPr>
          <w:rFonts w:asciiTheme="majorHAnsi" w:hAnsiTheme="majorHAnsi" w:cstheme="majorHAnsi"/>
          <w:bCs/>
          <w:sz w:val="24"/>
          <w:szCs w:val="24"/>
        </w:rPr>
        <w:t xml:space="preserve">tested positive for COVID-19 and left treatment on 05/01/23. </w:t>
      </w:r>
      <w:r w:rsidR="00054C73" w:rsidRPr="001E2756">
        <w:rPr>
          <w:rFonts w:asciiTheme="majorHAnsi" w:hAnsiTheme="majorHAnsi" w:cstheme="majorHAnsi"/>
          <w:bCs/>
          <w:sz w:val="24"/>
          <w:szCs w:val="24"/>
        </w:rPr>
        <w:t xml:space="preserve">The patient </w:t>
      </w:r>
      <w:r w:rsidR="008E54A8" w:rsidRPr="001E2756">
        <w:rPr>
          <w:rFonts w:asciiTheme="majorHAnsi" w:hAnsiTheme="majorHAnsi" w:cstheme="majorHAnsi"/>
          <w:bCs/>
          <w:sz w:val="24"/>
          <w:szCs w:val="24"/>
        </w:rPr>
        <w:t xml:space="preserve">attended one Intensive Outpatient (IOP) virtual session. </w:t>
      </w:r>
      <w:r w:rsidR="00054C73" w:rsidRPr="001E2756">
        <w:rPr>
          <w:rFonts w:asciiTheme="majorHAnsi" w:hAnsiTheme="majorHAnsi" w:cstheme="majorHAnsi"/>
          <w:bCs/>
          <w:sz w:val="24"/>
          <w:szCs w:val="24"/>
        </w:rPr>
        <w:t xml:space="preserve">The patient </w:t>
      </w:r>
      <w:r w:rsidR="001774B6" w:rsidRPr="001E2756">
        <w:rPr>
          <w:rFonts w:asciiTheme="majorHAnsi" w:hAnsiTheme="majorHAnsi" w:cstheme="majorHAnsi"/>
          <w:bCs/>
          <w:sz w:val="24"/>
          <w:szCs w:val="24"/>
        </w:rPr>
        <w:t xml:space="preserve">reported that they had personal problems and that they relapsed </w:t>
      </w:r>
      <w:r w:rsidR="00C13065" w:rsidRPr="001E2756">
        <w:rPr>
          <w:rFonts w:asciiTheme="majorHAnsi" w:hAnsiTheme="majorHAnsi" w:cstheme="majorHAnsi"/>
          <w:bCs/>
          <w:sz w:val="24"/>
          <w:szCs w:val="24"/>
        </w:rPr>
        <w:t>with</w:t>
      </w:r>
      <w:r w:rsidR="001774B6" w:rsidRPr="001E2756">
        <w:rPr>
          <w:rFonts w:asciiTheme="majorHAnsi" w:hAnsiTheme="majorHAnsi" w:cstheme="majorHAnsi"/>
          <w:bCs/>
          <w:sz w:val="24"/>
          <w:szCs w:val="24"/>
        </w:rPr>
        <w:t xml:space="preserve"> alcohol, methamphetamine, and fentanyl. </w:t>
      </w:r>
      <w:r w:rsidR="00054C73" w:rsidRPr="001E2756">
        <w:rPr>
          <w:rFonts w:asciiTheme="majorHAnsi" w:hAnsiTheme="majorHAnsi" w:cstheme="majorHAnsi"/>
          <w:bCs/>
          <w:sz w:val="24"/>
          <w:szCs w:val="24"/>
        </w:rPr>
        <w:t xml:space="preserve">The patient </w:t>
      </w:r>
      <w:r w:rsidR="001774B6" w:rsidRPr="001E2756">
        <w:rPr>
          <w:rFonts w:asciiTheme="majorHAnsi" w:hAnsiTheme="majorHAnsi" w:cstheme="majorHAnsi"/>
          <w:bCs/>
          <w:sz w:val="24"/>
          <w:szCs w:val="24"/>
        </w:rPr>
        <w:t>attempted to be readmitted to the facility on 05/14/23</w:t>
      </w:r>
      <w:r w:rsidR="00C13065" w:rsidRPr="001E2756">
        <w:rPr>
          <w:rFonts w:asciiTheme="majorHAnsi" w:hAnsiTheme="majorHAnsi" w:cstheme="majorHAnsi"/>
          <w:bCs/>
          <w:sz w:val="24"/>
          <w:szCs w:val="24"/>
        </w:rPr>
        <w:t xml:space="preserve">. They had a BAL of 0.4507 and presented with ataxia, which is poor muscle control, and agitation. </w:t>
      </w:r>
      <w:r w:rsidR="00054C73" w:rsidRPr="001E2756">
        <w:rPr>
          <w:rFonts w:asciiTheme="majorHAnsi" w:hAnsiTheme="majorHAnsi" w:cstheme="majorHAnsi"/>
          <w:bCs/>
          <w:sz w:val="24"/>
          <w:szCs w:val="24"/>
        </w:rPr>
        <w:t xml:space="preserve">The patient </w:t>
      </w:r>
      <w:r w:rsidR="00C13065" w:rsidRPr="001E2756">
        <w:rPr>
          <w:rFonts w:asciiTheme="majorHAnsi" w:hAnsiTheme="majorHAnsi" w:cstheme="majorHAnsi"/>
          <w:bCs/>
          <w:sz w:val="24"/>
          <w:szCs w:val="24"/>
        </w:rPr>
        <w:t xml:space="preserve">was sent to the local </w:t>
      </w:r>
      <w:r w:rsidR="001774B6" w:rsidRPr="001E2756">
        <w:rPr>
          <w:rFonts w:asciiTheme="majorHAnsi" w:hAnsiTheme="majorHAnsi" w:cstheme="majorHAnsi"/>
          <w:bCs/>
          <w:sz w:val="24"/>
          <w:szCs w:val="24"/>
        </w:rPr>
        <w:t>emergency room (ER) for medical clearance.</w:t>
      </w:r>
      <w:r w:rsidR="008C6032" w:rsidRPr="001E2756">
        <w:rPr>
          <w:rFonts w:asciiTheme="majorHAnsi" w:hAnsiTheme="majorHAnsi" w:cstheme="majorHAnsi"/>
          <w:bCs/>
          <w:sz w:val="24"/>
          <w:szCs w:val="24"/>
        </w:rPr>
        <w:t xml:space="preserve"> The document showed that the ER treated Patient #1 with routine lab workup for acute intoxication, they were given Ativan, Librium, and IV </w:t>
      </w:r>
      <w:r w:rsidR="0065348B">
        <w:rPr>
          <w:rFonts w:asciiTheme="majorHAnsi" w:hAnsiTheme="majorHAnsi" w:cstheme="majorHAnsi"/>
          <w:bCs/>
          <w:sz w:val="24"/>
          <w:szCs w:val="24"/>
        </w:rPr>
        <w:t>T</w:t>
      </w:r>
      <w:r w:rsidR="008C6032" w:rsidRPr="001E2756">
        <w:rPr>
          <w:rFonts w:asciiTheme="majorHAnsi" w:hAnsiTheme="majorHAnsi" w:cstheme="majorHAnsi"/>
          <w:bCs/>
          <w:sz w:val="24"/>
          <w:szCs w:val="24"/>
        </w:rPr>
        <w:t xml:space="preserve">hiamine. Patient #1 was then </w:t>
      </w:r>
      <w:r w:rsidR="00054C73" w:rsidRPr="001E2756">
        <w:rPr>
          <w:rFonts w:asciiTheme="majorHAnsi" w:hAnsiTheme="majorHAnsi" w:cstheme="majorHAnsi"/>
          <w:bCs/>
          <w:sz w:val="24"/>
          <w:szCs w:val="24"/>
        </w:rPr>
        <w:t xml:space="preserve">medically </w:t>
      </w:r>
      <w:r w:rsidR="008C6032" w:rsidRPr="001E2756">
        <w:rPr>
          <w:rFonts w:asciiTheme="majorHAnsi" w:hAnsiTheme="majorHAnsi" w:cstheme="majorHAnsi"/>
          <w:bCs/>
          <w:sz w:val="24"/>
          <w:szCs w:val="24"/>
        </w:rPr>
        <w:t xml:space="preserve">cleared </w:t>
      </w:r>
      <w:r w:rsidR="00054C73" w:rsidRPr="001E2756">
        <w:rPr>
          <w:rFonts w:asciiTheme="majorHAnsi" w:hAnsiTheme="majorHAnsi" w:cstheme="majorHAnsi"/>
          <w:bCs/>
          <w:sz w:val="24"/>
          <w:szCs w:val="24"/>
        </w:rPr>
        <w:t>for admission to the facility.</w:t>
      </w:r>
      <w:r w:rsidR="008C6032" w:rsidRPr="001E2756">
        <w:rPr>
          <w:rFonts w:asciiTheme="majorHAnsi" w:hAnsiTheme="majorHAnsi" w:cstheme="majorHAnsi"/>
          <w:bCs/>
          <w:sz w:val="24"/>
          <w:szCs w:val="24"/>
        </w:rPr>
        <w:t xml:space="preserve"> </w:t>
      </w:r>
      <w:r w:rsidR="001774B6" w:rsidRPr="001E2756">
        <w:rPr>
          <w:rFonts w:asciiTheme="majorHAnsi" w:hAnsiTheme="majorHAnsi" w:cstheme="majorHAnsi"/>
          <w:bCs/>
          <w:sz w:val="24"/>
          <w:szCs w:val="24"/>
        </w:rPr>
        <w:t xml:space="preserve"> </w:t>
      </w:r>
    </w:p>
    <w:p w14:paraId="7A488BD0" w14:textId="77777777" w:rsidR="00720BA8" w:rsidRPr="001E2756" w:rsidRDefault="00720BA8" w:rsidP="00B15F29">
      <w:pPr>
        <w:pStyle w:val="NoSpacing"/>
        <w:ind w:right="288"/>
        <w:rPr>
          <w:rFonts w:asciiTheme="majorHAnsi" w:hAnsiTheme="majorHAnsi" w:cstheme="majorHAnsi"/>
          <w:bCs/>
          <w:sz w:val="24"/>
          <w:szCs w:val="24"/>
        </w:rPr>
      </w:pPr>
    </w:p>
    <w:p w14:paraId="4FEC8A5C" w14:textId="1F9B4E7F" w:rsidR="00720BA8" w:rsidRPr="001E2756" w:rsidRDefault="00720BA8" w:rsidP="00B15F29">
      <w:pPr>
        <w:pStyle w:val="NoSpacing"/>
        <w:ind w:right="288"/>
        <w:rPr>
          <w:rFonts w:asciiTheme="majorHAnsi" w:hAnsiTheme="majorHAnsi" w:cstheme="majorHAnsi"/>
          <w:bCs/>
          <w:sz w:val="24"/>
          <w:szCs w:val="24"/>
        </w:rPr>
      </w:pPr>
      <w:commentRangeStart w:id="5"/>
      <w:commentRangeStart w:id="6"/>
      <w:r w:rsidRPr="001E2756">
        <w:rPr>
          <w:rFonts w:asciiTheme="majorHAnsi" w:hAnsiTheme="majorHAnsi" w:cstheme="majorHAnsi"/>
          <w:bCs/>
          <w:sz w:val="24"/>
          <w:szCs w:val="24"/>
        </w:rPr>
        <w:t xml:space="preserve">The </w:t>
      </w:r>
      <w:ins w:id="7" w:author="Earnest, Dawn M (DOH)" w:date="2025-01-03T11:07:00Z" w16du:dateUtc="2025-01-03T19:07:00Z">
        <w:r w:rsidR="00E749A8">
          <w:rPr>
            <w:rFonts w:asciiTheme="majorHAnsi" w:hAnsiTheme="majorHAnsi" w:cstheme="majorHAnsi"/>
            <w:bCs/>
            <w:sz w:val="24"/>
            <w:szCs w:val="24"/>
          </w:rPr>
          <w:t xml:space="preserve">progress note, dated 05/15/12, </w:t>
        </w:r>
      </w:ins>
      <w:r w:rsidRPr="001E2756">
        <w:rPr>
          <w:rFonts w:asciiTheme="majorHAnsi" w:hAnsiTheme="majorHAnsi" w:cstheme="majorHAnsi"/>
          <w:bCs/>
          <w:sz w:val="24"/>
          <w:szCs w:val="24"/>
        </w:rPr>
        <w:t xml:space="preserve">showed </w:t>
      </w:r>
      <w:commentRangeEnd w:id="5"/>
      <w:r w:rsidR="0065348B">
        <w:rPr>
          <w:rStyle w:val="CommentReference"/>
          <w:rFonts w:ascii="Times New Roman" w:eastAsia="Times New Roman" w:hAnsi="Times New Roman" w:cs="Times New Roman"/>
        </w:rPr>
        <w:commentReference w:id="5"/>
      </w:r>
      <w:commentRangeEnd w:id="6"/>
      <w:r w:rsidR="00F376B9">
        <w:rPr>
          <w:rStyle w:val="CommentReference"/>
          <w:rFonts w:ascii="Times New Roman" w:eastAsia="Times New Roman" w:hAnsi="Times New Roman" w:cs="Times New Roman"/>
        </w:rPr>
        <w:commentReference w:id="6"/>
      </w:r>
      <w:r w:rsidRPr="001E2756">
        <w:rPr>
          <w:rFonts w:asciiTheme="majorHAnsi" w:hAnsiTheme="majorHAnsi" w:cstheme="majorHAnsi"/>
          <w:bCs/>
          <w:sz w:val="24"/>
          <w:szCs w:val="24"/>
        </w:rPr>
        <w:t xml:space="preserve">that on day two of admission, Patient #1 reported improvement in their symptoms. </w:t>
      </w:r>
      <w:r w:rsidR="00054C73"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 xml:space="preserve">had a CIWA score of 15 and a COWS score of 12. </w:t>
      </w:r>
      <w:r w:rsidR="00054C73"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reported symptoms of nausea, runny nose, muscle aches</w:t>
      </w:r>
      <w:r w:rsidR="006A44FF" w:rsidRPr="001E2756">
        <w:rPr>
          <w:rFonts w:asciiTheme="majorHAnsi" w:hAnsiTheme="majorHAnsi" w:cstheme="majorHAnsi"/>
          <w:bCs/>
          <w:sz w:val="24"/>
          <w:szCs w:val="24"/>
        </w:rPr>
        <w:t>,</w:t>
      </w:r>
      <w:r w:rsidRPr="001E2756">
        <w:rPr>
          <w:rFonts w:asciiTheme="majorHAnsi" w:hAnsiTheme="majorHAnsi" w:cstheme="majorHAnsi"/>
          <w:bCs/>
          <w:sz w:val="24"/>
          <w:szCs w:val="24"/>
        </w:rPr>
        <w:t xml:space="preserve"> and </w:t>
      </w:r>
      <w:r w:rsidR="00F36D64">
        <w:rPr>
          <w:rFonts w:asciiTheme="majorHAnsi" w:hAnsiTheme="majorHAnsi" w:cstheme="majorHAnsi"/>
          <w:bCs/>
          <w:sz w:val="24"/>
          <w:szCs w:val="24"/>
        </w:rPr>
        <w:t>Fentanyl</w:t>
      </w:r>
      <w:r w:rsidRPr="001E2756">
        <w:rPr>
          <w:rFonts w:asciiTheme="majorHAnsi" w:hAnsiTheme="majorHAnsi" w:cstheme="majorHAnsi"/>
          <w:bCs/>
          <w:sz w:val="24"/>
          <w:szCs w:val="24"/>
        </w:rPr>
        <w:t xml:space="preserve"> withdrawal. </w:t>
      </w:r>
      <w:r w:rsidR="00054C73" w:rsidRPr="001E2756">
        <w:rPr>
          <w:rFonts w:asciiTheme="majorHAnsi" w:hAnsiTheme="majorHAnsi" w:cstheme="majorHAnsi"/>
          <w:bCs/>
          <w:sz w:val="24"/>
          <w:szCs w:val="24"/>
        </w:rPr>
        <w:t xml:space="preserve">The patient </w:t>
      </w:r>
      <w:r w:rsidR="006A44FF" w:rsidRPr="001E2756">
        <w:rPr>
          <w:rFonts w:asciiTheme="majorHAnsi" w:hAnsiTheme="majorHAnsi" w:cstheme="majorHAnsi"/>
          <w:bCs/>
          <w:sz w:val="24"/>
          <w:szCs w:val="24"/>
        </w:rPr>
        <w:t xml:space="preserve">requested to restart Suboxone. </w:t>
      </w:r>
      <w:r w:rsidR="00487DA1" w:rsidRPr="001E2756">
        <w:rPr>
          <w:rFonts w:asciiTheme="majorHAnsi" w:hAnsiTheme="majorHAnsi" w:cstheme="majorHAnsi"/>
          <w:bCs/>
          <w:sz w:val="24"/>
          <w:szCs w:val="24"/>
        </w:rPr>
        <w:t xml:space="preserve">The ARNP completed a review of </w:t>
      </w:r>
      <w:r w:rsidR="00054C73" w:rsidRPr="001E2756">
        <w:rPr>
          <w:rFonts w:asciiTheme="majorHAnsi" w:hAnsiTheme="majorHAnsi" w:cstheme="majorHAnsi"/>
          <w:bCs/>
          <w:sz w:val="24"/>
          <w:szCs w:val="24"/>
        </w:rPr>
        <w:t>symptoms,</w:t>
      </w:r>
      <w:r w:rsidR="00487DA1" w:rsidRPr="001E2756">
        <w:rPr>
          <w:rFonts w:asciiTheme="majorHAnsi" w:hAnsiTheme="majorHAnsi" w:cstheme="majorHAnsi"/>
          <w:bCs/>
          <w:sz w:val="24"/>
          <w:szCs w:val="24"/>
        </w:rPr>
        <w:t xml:space="preserve"> and </w:t>
      </w:r>
      <w:r w:rsidR="00054C73" w:rsidRPr="001E2756">
        <w:rPr>
          <w:rFonts w:asciiTheme="majorHAnsi" w:hAnsiTheme="majorHAnsi" w:cstheme="majorHAnsi"/>
          <w:bCs/>
          <w:sz w:val="24"/>
          <w:szCs w:val="24"/>
        </w:rPr>
        <w:t xml:space="preserve">the patient </w:t>
      </w:r>
      <w:r w:rsidR="00487DA1" w:rsidRPr="001E2756">
        <w:rPr>
          <w:rFonts w:asciiTheme="majorHAnsi" w:hAnsiTheme="majorHAnsi" w:cstheme="majorHAnsi"/>
          <w:bCs/>
          <w:sz w:val="24"/>
          <w:szCs w:val="24"/>
        </w:rPr>
        <w:t>presented as alert and oriented and showed signs of being fatigued. The ARNP described the plan for</w:t>
      </w:r>
      <w:r w:rsidR="00054C73" w:rsidRPr="001E2756">
        <w:rPr>
          <w:rFonts w:asciiTheme="majorHAnsi" w:hAnsiTheme="majorHAnsi" w:cstheme="majorHAnsi"/>
          <w:bCs/>
          <w:sz w:val="24"/>
          <w:szCs w:val="24"/>
        </w:rPr>
        <w:t xml:space="preserve"> the patient </w:t>
      </w:r>
      <w:r w:rsidR="00487DA1" w:rsidRPr="001E2756">
        <w:rPr>
          <w:rFonts w:asciiTheme="majorHAnsi" w:hAnsiTheme="majorHAnsi" w:cstheme="majorHAnsi"/>
          <w:bCs/>
          <w:sz w:val="24"/>
          <w:szCs w:val="24"/>
        </w:rPr>
        <w:t xml:space="preserve">to include continued alcohol withdrawal protocol with </w:t>
      </w:r>
      <w:r w:rsidR="0065348B">
        <w:rPr>
          <w:rFonts w:asciiTheme="majorHAnsi" w:hAnsiTheme="majorHAnsi" w:cstheme="majorHAnsi"/>
          <w:bCs/>
          <w:sz w:val="24"/>
          <w:szCs w:val="24"/>
        </w:rPr>
        <w:t>V</w:t>
      </w:r>
      <w:r w:rsidR="00487DA1" w:rsidRPr="001E2756">
        <w:rPr>
          <w:rFonts w:asciiTheme="majorHAnsi" w:hAnsiTheme="majorHAnsi" w:cstheme="majorHAnsi"/>
          <w:bCs/>
          <w:sz w:val="24"/>
          <w:szCs w:val="24"/>
        </w:rPr>
        <w:t>alium taper</w:t>
      </w:r>
      <w:r w:rsidR="00054C73" w:rsidRPr="001E2756">
        <w:rPr>
          <w:rFonts w:asciiTheme="majorHAnsi" w:hAnsiTheme="majorHAnsi" w:cstheme="majorHAnsi"/>
          <w:bCs/>
          <w:sz w:val="24"/>
          <w:szCs w:val="24"/>
        </w:rPr>
        <w:t xml:space="preserve">, </w:t>
      </w:r>
      <w:r w:rsidR="00487DA1" w:rsidRPr="001E2756">
        <w:rPr>
          <w:rFonts w:asciiTheme="majorHAnsi" w:hAnsiTheme="majorHAnsi" w:cstheme="majorHAnsi"/>
          <w:bCs/>
          <w:sz w:val="24"/>
          <w:szCs w:val="24"/>
        </w:rPr>
        <w:t>increased CIWA-driven Ativan</w:t>
      </w:r>
      <w:r w:rsidR="0065348B">
        <w:rPr>
          <w:rFonts w:asciiTheme="majorHAnsi" w:hAnsiTheme="majorHAnsi" w:cstheme="majorHAnsi"/>
          <w:bCs/>
          <w:sz w:val="24"/>
          <w:szCs w:val="24"/>
        </w:rPr>
        <w:t>,</w:t>
      </w:r>
      <w:r w:rsidR="00487DA1" w:rsidRPr="001E2756">
        <w:rPr>
          <w:rFonts w:asciiTheme="majorHAnsi" w:hAnsiTheme="majorHAnsi" w:cstheme="majorHAnsi"/>
          <w:bCs/>
          <w:sz w:val="24"/>
          <w:szCs w:val="24"/>
        </w:rPr>
        <w:t xml:space="preserve"> and </w:t>
      </w:r>
      <w:r w:rsidR="00054C73" w:rsidRPr="001E2756">
        <w:rPr>
          <w:rFonts w:asciiTheme="majorHAnsi" w:hAnsiTheme="majorHAnsi" w:cstheme="majorHAnsi"/>
          <w:bCs/>
          <w:sz w:val="24"/>
          <w:szCs w:val="24"/>
        </w:rPr>
        <w:t>continued</w:t>
      </w:r>
      <w:r w:rsidR="00487DA1" w:rsidRPr="001E2756">
        <w:rPr>
          <w:rFonts w:asciiTheme="majorHAnsi" w:hAnsiTheme="majorHAnsi" w:cstheme="majorHAnsi"/>
          <w:bCs/>
          <w:sz w:val="24"/>
          <w:szCs w:val="24"/>
        </w:rPr>
        <w:t xml:space="preserve"> COWS scoring QID, which </w:t>
      </w:r>
      <w:r w:rsidR="00BF5E6A" w:rsidRPr="001E2756">
        <w:rPr>
          <w:rFonts w:asciiTheme="majorHAnsi" w:hAnsiTheme="majorHAnsi" w:cstheme="majorHAnsi"/>
          <w:bCs/>
          <w:sz w:val="24"/>
          <w:szCs w:val="24"/>
        </w:rPr>
        <w:t>is</w:t>
      </w:r>
      <w:r w:rsidR="00487DA1" w:rsidRPr="001E2756">
        <w:rPr>
          <w:rFonts w:asciiTheme="majorHAnsi" w:hAnsiTheme="majorHAnsi" w:cstheme="majorHAnsi"/>
          <w:bCs/>
          <w:sz w:val="24"/>
          <w:szCs w:val="24"/>
        </w:rPr>
        <w:t xml:space="preserve"> four times per day. </w:t>
      </w:r>
      <w:r w:rsidR="00BF5E6A" w:rsidRPr="001E2756">
        <w:rPr>
          <w:rFonts w:asciiTheme="majorHAnsi" w:hAnsiTheme="majorHAnsi" w:cstheme="majorHAnsi"/>
          <w:bCs/>
          <w:sz w:val="24"/>
          <w:szCs w:val="24"/>
        </w:rPr>
        <w:t xml:space="preserve">The plan </w:t>
      </w:r>
      <w:r w:rsidR="0065348B">
        <w:rPr>
          <w:rFonts w:asciiTheme="majorHAnsi" w:hAnsiTheme="majorHAnsi" w:cstheme="majorHAnsi"/>
          <w:bCs/>
          <w:sz w:val="24"/>
          <w:szCs w:val="24"/>
        </w:rPr>
        <w:t>included</w:t>
      </w:r>
      <w:r w:rsidR="0065348B" w:rsidRPr="001E2756">
        <w:rPr>
          <w:rFonts w:asciiTheme="majorHAnsi" w:hAnsiTheme="majorHAnsi" w:cstheme="majorHAnsi"/>
          <w:bCs/>
          <w:sz w:val="24"/>
          <w:szCs w:val="24"/>
        </w:rPr>
        <w:t xml:space="preserve"> </w:t>
      </w:r>
      <w:r w:rsidR="00BF5E6A" w:rsidRPr="001E2756">
        <w:rPr>
          <w:rFonts w:asciiTheme="majorHAnsi" w:hAnsiTheme="majorHAnsi" w:cstheme="majorHAnsi"/>
          <w:bCs/>
          <w:sz w:val="24"/>
          <w:szCs w:val="24"/>
        </w:rPr>
        <w:t>8</w:t>
      </w:r>
      <w:r w:rsidR="00CC2509">
        <w:rPr>
          <w:rFonts w:asciiTheme="majorHAnsi" w:hAnsiTheme="majorHAnsi" w:cstheme="majorHAnsi"/>
          <w:bCs/>
          <w:sz w:val="24"/>
          <w:szCs w:val="24"/>
        </w:rPr>
        <w:t xml:space="preserve"> </w:t>
      </w:r>
      <w:r w:rsidR="00BF5E6A" w:rsidRPr="001E2756">
        <w:rPr>
          <w:rFonts w:asciiTheme="majorHAnsi" w:hAnsiTheme="majorHAnsi" w:cstheme="majorHAnsi"/>
          <w:bCs/>
          <w:sz w:val="24"/>
          <w:szCs w:val="24"/>
        </w:rPr>
        <w:t xml:space="preserve">mg of Suboxone for opioid withdrawal and two additional doses as needed. </w:t>
      </w:r>
      <w:r w:rsidR="001777B6" w:rsidRPr="001E2756">
        <w:rPr>
          <w:rFonts w:asciiTheme="majorHAnsi" w:hAnsiTheme="majorHAnsi" w:cstheme="majorHAnsi"/>
          <w:bCs/>
          <w:sz w:val="24"/>
          <w:szCs w:val="24"/>
        </w:rPr>
        <w:t xml:space="preserve">Patient #1 denied alcohol cravings at the time of the assessment. The ARNP ordered 40 mg of </w:t>
      </w:r>
      <w:r w:rsidR="0065348B">
        <w:rPr>
          <w:rFonts w:asciiTheme="majorHAnsi" w:hAnsiTheme="majorHAnsi" w:cstheme="majorHAnsi"/>
          <w:bCs/>
          <w:sz w:val="24"/>
          <w:szCs w:val="24"/>
        </w:rPr>
        <w:t>F</w:t>
      </w:r>
      <w:r w:rsidR="001777B6" w:rsidRPr="001E2756">
        <w:rPr>
          <w:rFonts w:asciiTheme="majorHAnsi" w:hAnsiTheme="majorHAnsi" w:cstheme="majorHAnsi"/>
          <w:bCs/>
          <w:sz w:val="24"/>
          <w:szCs w:val="24"/>
        </w:rPr>
        <w:t xml:space="preserve">amotidine for esophagitis maintenance. </w:t>
      </w:r>
    </w:p>
    <w:p w14:paraId="331DEFAF" w14:textId="77777777" w:rsidR="001777B6" w:rsidRPr="001E2756" w:rsidRDefault="001777B6" w:rsidP="00B15F29">
      <w:pPr>
        <w:pStyle w:val="NoSpacing"/>
        <w:ind w:right="288"/>
        <w:rPr>
          <w:rFonts w:asciiTheme="majorHAnsi" w:hAnsiTheme="majorHAnsi" w:cstheme="majorHAnsi"/>
          <w:bCs/>
          <w:sz w:val="24"/>
          <w:szCs w:val="24"/>
        </w:rPr>
      </w:pPr>
    </w:p>
    <w:p w14:paraId="51DAC4C4" w14:textId="7E842F3C" w:rsidR="001777B6" w:rsidRPr="001E2756" w:rsidRDefault="001777B6"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A review of the clinical record for Patient #1 showed a progress note dated, 05/15/23 at 5:36 PM.</w:t>
      </w:r>
      <w:r w:rsidR="00964E6D" w:rsidRPr="001E2756">
        <w:rPr>
          <w:rFonts w:asciiTheme="majorHAnsi" w:hAnsiTheme="majorHAnsi" w:cstheme="majorHAnsi"/>
          <w:bCs/>
          <w:sz w:val="24"/>
          <w:szCs w:val="24"/>
        </w:rPr>
        <w:t xml:space="preserve"> </w:t>
      </w:r>
      <w:r w:rsidR="00054C73" w:rsidRPr="001E2756">
        <w:rPr>
          <w:rFonts w:asciiTheme="majorHAnsi" w:hAnsiTheme="majorHAnsi" w:cstheme="majorHAnsi"/>
          <w:bCs/>
          <w:sz w:val="24"/>
          <w:szCs w:val="24"/>
        </w:rPr>
        <w:t>The patient</w:t>
      </w:r>
      <w:r w:rsidR="00964E6D" w:rsidRPr="001E2756">
        <w:rPr>
          <w:rFonts w:asciiTheme="majorHAnsi" w:hAnsiTheme="majorHAnsi" w:cstheme="majorHAnsi"/>
          <w:bCs/>
          <w:sz w:val="24"/>
          <w:szCs w:val="24"/>
        </w:rPr>
        <w:t xml:space="preserve"> had a CIWA of 24 and presented as trimerous, sweaty, and complained of having a headache and nausea.</w:t>
      </w:r>
      <w:r w:rsidR="006D0B7F" w:rsidRPr="001E2756">
        <w:rPr>
          <w:rFonts w:asciiTheme="majorHAnsi" w:hAnsiTheme="majorHAnsi" w:cstheme="majorHAnsi"/>
          <w:bCs/>
          <w:sz w:val="24"/>
          <w:szCs w:val="24"/>
        </w:rPr>
        <w:t xml:space="preserve"> The document showed that Patient #1 was medicated with 4 mg of Ativan, 8</w:t>
      </w:r>
      <w:r w:rsidR="00CC2509">
        <w:rPr>
          <w:rFonts w:asciiTheme="majorHAnsi" w:hAnsiTheme="majorHAnsi" w:cstheme="majorHAnsi"/>
          <w:bCs/>
          <w:sz w:val="24"/>
          <w:szCs w:val="24"/>
        </w:rPr>
        <w:t xml:space="preserve"> </w:t>
      </w:r>
      <w:r w:rsidR="006D0B7F" w:rsidRPr="001E2756">
        <w:rPr>
          <w:rFonts w:asciiTheme="majorHAnsi" w:hAnsiTheme="majorHAnsi" w:cstheme="majorHAnsi"/>
          <w:bCs/>
          <w:sz w:val="24"/>
          <w:szCs w:val="24"/>
        </w:rPr>
        <w:t xml:space="preserve">mg of Suboxone, 10 mg of Valium, 50 mg of Hydroxyzine, and 4 mg of Zofran. </w:t>
      </w:r>
      <w:r w:rsidR="00964E6D" w:rsidRPr="001E2756">
        <w:rPr>
          <w:rFonts w:asciiTheme="majorHAnsi" w:hAnsiTheme="majorHAnsi" w:cstheme="majorHAnsi"/>
          <w:bCs/>
          <w:sz w:val="24"/>
          <w:szCs w:val="24"/>
        </w:rPr>
        <w:t xml:space="preserve"> </w:t>
      </w:r>
      <w:r w:rsidRPr="001E2756">
        <w:rPr>
          <w:rFonts w:asciiTheme="majorHAnsi" w:hAnsiTheme="majorHAnsi" w:cstheme="majorHAnsi"/>
          <w:bCs/>
          <w:sz w:val="24"/>
          <w:szCs w:val="24"/>
        </w:rPr>
        <w:t xml:space="preserve"> </w:t>
      </w:r>
    </w:p>
    <w:p w14:paraId="093A8879" w14:textId="77777777" w:rsidR="00EE1185" w:rsidRPr="001E2756" w:rsidRDefault="00EE1185" w:rsidP="00B15F29">
      <w:pPr>
        <w:pStyle w:val="NoSpacing"/>
        <w:ind w:right="288"/>
        <w:rPr>
          <w:rFonts w:asciiTheme="majorHAnsi" w:hAnsiTheme="majorHAnsi" w:cstheme="majorHAnsi"/>
          <w:bCs/>
          <w:sz w:val="24"/>
          <w:szCs w:val="24"/>
        </w:rPr>
      </w:pPr>
    </w:p>
    <w:p w14:paraId="759F24C1" w14:textId="2BC569D0" w:rsidR="00EE1185" w:rsidRPr="001E2756" w:rsidRDefault="00EE1185"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clinical record for </w:t>
      </w:r>
      <w:r w:rsidR="00054C73" w:rsidRPr="001E2756">
        <w:rPr>
          <w:rFonts w:asciiTheme="majorHAnsi" w:hAnsiTheme="majorHAnsi" w:cstheme="majorHAnsi"/>
          <w:bCs/>
          <w:sz w:val="24"/>
          <w:szCs w:val="24"/>
        </w:rPr>
        <w:t xml:space="preserve">Patient #1 </w:t>
      </w:r>
      <w:r w:rsidRPr="001E2756">
        <w:rPr>
          <w:rFonts w:asciiTheme="majorHAnsi" w:hAnsiTheme="majorHAnsi" w:cstheme="majorHAnsi"/>
          <w:bCs/>
          <w:sz w:val="24"/>
          <w:szCs w:val="24"/>
        </w:rPr>
        <w:t xml:space="preserve">showed a progress note </w:t>
      </w:r>
      <w:r w:rsidR="00336CB6" w:rsidRPr="001E2756">
        <w:rPr>
          <w:rFonts w:asciiTheme="majorHAnsi" w:hAnsiTheme="majorHAnsi" w:cstheme="majorHAnsi"/>
          <w:bCs/>
          <w:sz w:val="24"/>
          <w:szCs w:val="24"/>
        </w:rPr>
        <w:t>dated</w:t>
      </w:r>
      <w:r w:rsidRPr="001E2756">
        <w:rPr>
          <w:rFonts w:asciiTheme="majorHAnsi" w:hAnsiTheme="majorHAnsi" w:cstheme="majorHAnsi"/>
          <w:bCs/>
          <w:sz w:val="24"/>
          <w:szCs w:val="24"/>
        </w:rPr>
        <w:t xml:space="preserve"> 05/15/23 at 6:54 PM. The document showed </w:t>
      </w:r>
      <w:r w:rsidR="00054C73"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was medicated with 4</w:t>
      </w:r>
      <w:r w:rsidR="00CB5A3D">
        <w:rPr>
          <w:rFonts w:asciiTheme="majorHAnsi" w:hAnsiTheme="majorHAnsi" w:cstheme="majorHAnsi"/>
          <w:bCs/>
          <w:sz w:val="24"/>
          <w:szCs w:val="24"/>
        </w:rPr>
        <w:t xml:space="preserve"> </w:t>
      </w:r>
      <w:r w:rsidRPr="001E2756">
        <w:rPr>
          <w:rFonts w:asciiTheme="majorHAnsi" w:hAnsiTheme="majorHAnsi" w:cstheme="majorHAnsi"/>
          <w:bCs/>
          <w:sz w:val="24"/>
          <w:szCs w:val="24"/>
        </w:rPr>
        <w:t>m</w:t>
      </w:r>
      <w:r w:rsidR="00CB5A3D">
        <w:rPr>
          <w:rFonts w:asciiTheme="majorHAnsi" w:hAnsiTheme="majorHAnsi" w:cstheme="majorHAnsi"/>
          <w:bCs/>
          <w:sz w:val="24"/>
          <w:szCs w:val="24"/>
        </w:rPr>
        <w:t>g</w:t>
      </w:r>
      <w:r w:rsidRPr="001E2756">
        <w:rPr>
          <w:rFonts w:asciiTheme="majorHAnsi" w:hAnsiTheme="majorHAnsi" w:cstheme="majorHAnsi"/>
          <w:bCs/>
          <w:sz w:val="24"/>
          <w:szCs w:val="24"/>
        </w:rPr>
        <w:t xml:space="preserve"> of Zofran and 500 mg of Robaxin. </w:t>
      </w:r>
      <w:r w:rsidR="009565BF" w:rsidRPr="001E2756">
        <w:rPr>
          <w:rFonts w:asciiTheme="majorHAnsi" w:hAnsiTheme="majorHAnsi" w:cstheme="majorHAnsi"/>
          <w:bCs/>
          <w:sz w:val="24"/>
          <w:szCs w:val="24"/>
        </w:rPr>
        <w:t>The patient</w:t>
      </w:r>
      <w:r w:rsidRPr="001E2756">
        <w:rPr>
          <w:rFonts w:asciiTheme="majorHAnsi" w:hAnsiTheme="majorHAnsi" w:cstheme="majorHAnsi"/>
          <w:bCs/>
          <w:sz w:val="24"/>
          <w:szCs w:val="24"/>
        </w:rPr>
        <w:t xml:space="preserve"> requested Suboxone. The note showed that </w:t>
      </w:r>
      <w:r w:rsidR="009565BF" w:rsidRPr="001E2756">
        <w:rPr>
          <w:rFonts w:asciiTheme="majorHAnsi" w:hAnsiTheme="majorHAnsi" w:cstheme="majorHAnsi"/>
          <w:bCs/>
          <w:sz w:val="24"/>
          <w:szCs w:val="24"/>
        </w:rPr>
        <w:t xml:space="preserve">the patient </w:t>
      </w:r>
      <w:r w:rsidRPr="001E2756">
        <w:rPr>
          <w:rFonts w:asciiTheme="majorHAnsi" w:hAnsiTheme="majorHAnsi" w:cstheme="majorHAnsi"/>
          <w:bCs/>
          <w:sz w:val="24"/>
          <w:szCs w:val="24"/>
        </w:rPr>
        <w:t xml:space="preserve">was provided education on the use of non-pharmacological interventions, hydration, and rest. </w:t>
      </w:r>
      <w:r w:rsidR="009565BF" w:rsidRPr="001E2756">
        <w:rPr>
          <w:rFonts w:asciiTheme="majorHAnsi" w:hAnsiTheme="majorHAnsi" w:cstheme="majorHAnsi"/>
          <w:bCs/>
          <w:sz w:val="24"/>
          <w:szCs w:val="24"/>
        </w:rPr>
        <w:t xml:space="preserve">The patient </w:t>
      </w:r>
      <w:r w:rsidR="00B178CC" w:rsidRPr="001E2756">
        <w:rPr>
          <w:rFonts w:asciiTheme="majorHAnsi" w:hAnsiTheme="majorHAnsi" w:cstheme="majorHAnsi"/>
          <w:bCs/>
          <w:sz w:val="24"/>
          <w:szCs w:val="24"/>
        </w:rPr>
        <w:t xml:space="preserve">continued to present with </w:t>
      </w:r>
      <w:r w:rsidR="009565BF" w:rsidRPr="001E2756">
        <w:rPr>
          <w:rFonts w:asciiTheme="majorHAnsi" w:hAnsiTheme="majorHAnsi" w:cstheme="majorHAnsi"/>
          <w:bCs/>
          <w:sz w:val="24"/>
          <w:szCs w:val="24"/>
        </w:rPr>
        <w:t>h</w:t>
      </w:r>
      <w:r w:rsidR="00B178CC" w:rsidRPr="001E2756">
        <w:rPr>
          <w:rFonts w:asciiTheme="majorHAnsi" w:hAnsiTheme="majorHAnsi" w:cstheme="majorHAnsi"/>
          <w:bCs/>
          <w:sz w:val="24"/>
          <w:szCs w:val="24"/>
        </w:rPr>
        <w:t xml:space="preserve">igh CIWA scores. </w:t>
      </w:r>
      <w:r w:rsidR="009565BF" w:rsidRPr="001E2756">
        <w:rPr>
          <w:rFonts w:asciiTheme="majorHAnsi" w:hAnsiTheme="majorHAnsi" w:cstheme="majorHAnsi"/>
          <w:bCs/>
          <w:sz w:val="24"/>
          <w:szCs w:val="24"/>
        </w:rPr>
        <w:lastRenderedPageBreak/>
        <w:t>The patient</w:t>
      </w:r>
      <w:r w:rsidR="00B178CC" w:rsidRPr="001E2756">
        <w:rPr>
          <w:rFonts w:asciiTheme="majorHAnsi" w:hAnsiTheme="majorHAnsi" w:cstheme="majorHAnsi"/>
          <w:bCs/>
          <w:sz w:val="24"/>
          <w:szCs w:val="24"/>
        </w:rPr>
        <w:t xml:space="preserve"> continued to require high volumes of medications for the detox protocol. The note showed </w:t>
      </w:r>
      <w:r w:rsidR="009565BF" w:rsidRPr="001E2756">
        <w:rPr>
          <w:rFonts w:asciiTheme="majorHAnsi" w:hAnsiTheme="majorHAnsi" w:cstheme="majorHAnsi"/>
          <w:bCs/>
          <w:sz w:val="24"/>
          <w:szCs w:val="24"/>
        </w:rPr>
        <w:t>the patient</w:t>
      </w:r>
      <w:r w:rsidR="00B178CC" w:rsidRPr="001E2756">
        <w:rPr>
          <w:rFonts w:asciiTheme="majorHAnsi" w:hAnsiTheme="majorHAnsi" w:cstheme="majorHAnsi"/>
          <w:bCs/>
          <w:sz w:val="24"/>
          <w:szCs w:val="24"/>
        </w:rPr>
        <w:t xml:space="preserve"> need</w:t>
      </w:r>
      <w:r w:rsidR="009565BF" w:rsidRPr="001E2756">
        <w:rPr>
          <w:rFonts w:asciiTheme="majorHAnsi" w:hAnsiTheme="majorHAnsi" w:cstheme="majorHAnsi"/>
          <w:bCs/>
          <w:sz w:val="24"/>
          <w:szCs w:val="24"/>
        </w:rPr>
        <w:t>ed</w:t>
      </w:r>
      <w:r w:rsidR="00B178CC" w:rsidRPr="001E2756">
        <w:rPr>
          <w:rFonts w:asciiTheme="majorHAnsi" w:hAnsiTheme="majorHAnsi" w:cstheme="majorHAnsi"/>
          <w:bCs/>
          <w:sz w:val="24"/>
          <w:szCs w:val="24"/>
        </w:rPr>
        <w:t xml:space="preserve"> further time to “detox, stabilize, &amp; clear.” </w:t>
      </w:r>
    </w:p>
    <w:p w14:paraId="72EFACB4" w14:textId="77777777" w:rsidR="003F24D7" w:rsidRPr="001E2756" w:rsidRDefault="003F24D7" w:rsidP="00B15F29">
      <w:pPr>
        <w:pStyle w:val="NoSpacing"/>
        <w:ind w:right="288"/>
        <w:rPr>
          <w:rFonts w:asciiTheme="majorHAnsi" w:hAnsiTheme="majorHAnsi" w:cstheme="majorHAnsi"/>
          <w:bCs/>
          <w:sz w:val="24"/>
          <w:szCs w:val="24"/>
        </w:rPr>
      </w:pPr>
    </w:p>
    <w:p w14:paraId="61646903" w14:textId="1A2E202E" w:rsidR="003F24D7" w:rsidRPr="001E2756" w:rsidRDefault="003F24D7" w:rsidP="003F24D7">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clinical record for Patient #1 showed a progress note dated 05/15/23 at 10:59 PM. The progress note showed that the staff Registered Nurse (RN) provided an update to the ARNP about </w:t>
      </w:r>
      <w:r w:rsidR="009565BF" w:rsidRPr="001E2756">
        <w:rPr>
          <w:rFonts w:asciiTheme="majorHAnsi" w:hAnsiTheme="majorHAnsi" w:cstheme="majorHAnsi"/>
          <w:bCs/>
          <w:sz w:val="24"/>
          <w:szCs w:val="24"/>
        </w:rPr>
        <w:t>the patient’s</w:t>
      </w:r>
      <w:r w:rsidRPr="001E2756">
        <w:rPr>
          <w:rFonts w:asciiTheme="majorHAnsi" w:hAnsiTheme="majorHAnsi" w:cstheme="majorHAnsi"/>
          <w:bCs/>
          <w:sz w:val="24"/>
          <w:szCs w:val="24"/>
        </w:rPr>
        <w:t xml:space="preserve"> CIWA and COW</w:t>
      </w:r>
      <w:r w:rsidR="00CB5A3D">
        <w:rPr>
          <w:rFonts w:asciiTheme="majorHAnsi" w:hAnsiTheme="majorHAnsi" w:cstheme="majorHAnsi"/>
          <w:bCs/>
          <w:sz w:val="24"/>
          <w:szCs w:val="24"/>
        </w:rPr>
        <w:t>S</w:t>
      </w:r>
      <w:r w:rsidRPr="001E2756">
        <w:rPr>
          <w:rFonts w:asciiTheme="majorHAnsi" w:hAnsiTheme="majorHAnsi" w:cstheme="majorHAnsi"/>
          <w:bCs/>
          <w:sz w:val="24"/>
          <w:szCs w:val="24"/>
        </w:rPr>
        <w:t xml:space="preserve"> scores. The document </w:t>
      </w:r>
      <w:r w:rsidR="009565BF" w:rsidRPr="001E2756">
        <w:rPr>
          <w:rFonts w:asciiTheme="majorHAnsi" w:hAnsiTheme="majorHAnsi" w:cstheme="majorHAnsi"/>
          <w:bCs/>
          <w:sz w:val="24"/>
          <w:szCs w:val="24"/>
        </w:rPr>
        <w:t>indicated that</w:t>
      </w:r>
      <w:r w:rsidRPr="001E2756">
        <w:rPr>
          <w:rFonts w:asciiTheme="majorHAnsi" w:hAnsiTheme="majorHAnsi" w:cstheme="majorHAnsi"/>
          <w:bCs/>
          <w:sz w:val="24"/>
          <w:szCs w:val="24"/>
        </w:rPr>
        <w:t xml:space="preserve"> the ARNP provided orders to administer the ordered medications and continue with symptom monitoring. </w:t>
      </w:r>
    </w:p>
    <w:p w14:paraId="552E3A74" w14:textId="77777777" w:rsidR="0051446D" w:rsidRPr="001E2756" w:rsidRDefault="0051446D" w:rsidP="003F24D7">
      <w:pPr>
        <w:pStyle w:val="NoSpacing"/>
        <w:ind w:right="288"/>
        <w:rPr>
          <w:rFonts w:asciiTheme="majorHAnsi" w:hAnsiTheme="majorHAnsi" w:cstheme="majorHAnsi"/>
          <w:bCs/>
          <w:sz w:val="24"/>
          <w:szCs w:val="24"/>
        </w:rPr>
      </w:pPr>
    </w:p>
    <w:p w14:paraId="3CC228B0" w14:textId="6F00C1D7" w:rsidR="0051446D" w:rsidRPr="001E2756" w:rsidRDefault="0051446D" w:rsidP="003F24D7">
      <w:pPr>
        <w:pStyle w:val="NoSpacing"/>
        <w:ind w:right="288"/>
        <w:rPr>
          <w:rFonts w:asciiTheme="majorHAnsi" w:hAnsiTheme="majorHAnsi" w:cstheme="majorHAnsi"/>
          <w:bCs/>
          <w:sz w:val="24"/>
          <w:szCs w:val="24"/>
        </w:rPr>
      </w:pPr>
      <w:commentRangeStart w:id="8"/>
      <w:commentRangeStart w:id="9"/>
      <w:r w:rsidRPr="001E2756">
        <w:rPr>
          <w:rFonts w:asciiTheme="majorHAnsi" w:hAnsiTheme="majorHAnsi" w:cstheme="majorHAnsi"/>
          <w:bCs/>
          <w:sz w:val="24"/>
          <w:szCs w:val="24"/>
        </w:rPr>
        <w:t>A review of the clinical record for Patient #1 showed a progress note dated 05/16/23 at 4:35</w:t>
      </w:r>
      <w:r w:rsidR="00CA7537" w:rsidRPr="001E2756">
        <w:rPr>
          <w:rFonts w:asciiTheme="majorHAnsi" w:hAnsiTheme="majorHAnsi" w:cstheme="majorHAnsi"/>
          <w:bCs/>
          <w:sz w:val="24"/>
          <w:szCs w:val="24"/>
        </w:rPr>
        <w:t xml:space="preserve"> </w:t>
      </w:r>
      <w:r w:rsidR="004A7482" w:rsidRPr="001E2756">
        <w:rPr>
          <w:rFonts w:asciiTheme="majorHAnsi" w:hAnsiTheme="majorHAnsi" w:cstheme="majorHAnsi"/>
          <w:bCs/>
          <w:sz w:val="24"/>
          <w:szCs w:val="24"/>
        </w:rPr>
        <w:t>AM</w:t>
      </w:r>
      <w:r w:rsidRPr="001E2756">
        <w:rPr>
          <w:rFonts w:asciiTheme="majorHAnsi" w:hAnsiTheme="majorHAnsi" w:cstheme="majorHAnsi"/>
          <w:bCs/>
          <w:sz w:val="24"/>
          <w:szCs w:val="24"/>
        </w:rPr>
        <w:t xml:space="preserve">. The progress note showed that the patient remained on detox protocol. The patient had been transported to the hospital when they were found unresponsive </w:t>
      </w:r>
      <w:r w:rsidR="009565BF" w:rsidRPr="001E2756">
        <w:rPr>
          <w:rFonts w:asciiTheme="majorHAnsi" w:hAnsiTheme="majorHAnsi" w:cstheme="majorHAnsi"/>
          <w:bCs/>
          <w:sz w:val="24"/>
          <w:szCs w:val="24"/>
        </w:rPr>
        <w:t xml:space="preserve">in their home </w:t>
      </w:r>
      <w:r w:rsidRPr="001E2756">
        <w:rPr>
          <w:rFonts w:asciiTheme="majorHAnsi" w:hAnsiTheme="majorHAnsi" w:cstheme="majorHAnsi"/>
          <w:bCs/>
          <w:sz w:val="24"/>
          <w:szCs w:val="24"/>
        </w:rPr>
        <w:t xml:space="preserve">on 05/14/23. The patient had a high BAC upon </w:t>
      </w:r>
      <w:r w:rsidR="009565BF" w:rsidRPr="001E2756">
        <w:rPr>
          <w:rFonts w:asciiTheme="majorHAnsi" w:hAnsiTheme="majorHAnsi" w:cstheme="majorHAnsi"/>
          <w:bCs/>
          <w:sz w:val="24"/>
          <w:szCs w:val="24"/>
        </w:rPr>
        <w:t>admission</w:t>
      </w:r>
      <w:r w:rsidRPr="001E2756">
        <w:rPr>
          <w:rFonts w:asciiTheme="majorHAnsi" w:hAnsiTheme="majorHAnsi" w:cstheme="majorHAnsi"/>
          <w:bCs/>
          <w:sz w:val="24"/>
          <w:szCs w:val="24"/>
        </w:rPr>
        <w:t xml:space="preserve"> to the facility. The patient presented with high CIWA scores of 25 and 24. The document showed that the patient had a CIWA score of 13 at 4:30 AM. The patient continued to utilize a high </w:t>
      </w:r>
      <w:r w:rsidR="001E5EF1" w:rsidRPr="001E2756">
        <w:rPr>
          <w:rFonts w:asciiTheme="majorHAnsi" w:hAnsiTheme="majorHAnsi" w:cstheme="majorHAnsi"/>
          <w:bCs/>
          <w:sz w:val="24"/>
          <w:szCs w:val="24"/>
        </w:rPr>
        <w:t>volume</w:t>
      </w:r>
      <w:r w:rsidRPr="001E2756">
        <w:rPr>
          <w:rFonts w:asciiTheme="majorHAnsi" w:hAnsiTheme="majorHAnsi" w:cstheme="majorHAnsi"/>
          <w:bCs/>
          <w:sz w:val="24"/>
          <w:szCs w:val="24"/>
        </w:rPr>
        <w:t xml:space="preserve"> of medications for their detox protocol. The medications</w:t>
      </w:r>
      <w:r w:rsidR="004A7482" w:rsidRPr="001E2756">
        <w:rPr>
          <w:rFonts w:asciiTheme="majorHAnsi" w:hAnsiTheme="majorHAnsi" w:cstheme="majorHAnsi"/>
          <w:bCs/>
          <w:sz w:val="24"/>
          <w:szCs w:val="24"/>
        </w:rPr>
        <w:t xml:space="preserve"> administered </w:t>
      </w:r>
      <w:r w:rsidRPr="001E2756">
        <w:rPr>
          <w:rFonts w:asciiTheme="majorHAnsi" w:hAnsiTheme="majorHAnsi" w:cstheme="majorHAnsi"/>
          <w:bCs/>
          <w:sz w:val="24"/>
          <w:szCs w:val="24"/>
        </w:rPr>
        <w:t xml:space="preserve">can cause sedation and cognitive cloudiness. The document showed the patient required further time to detox and stabilize.  </w:t>
      </w:r>
      <w:commentRangeEnd w:id="8"/>
      <w:r w:rsidR="00CB5A3D">
        <w:rPr>
          <w:rStyle w:val="CommentReference"/>
          <w:rFonts w:ascii="Times New Roman" w:eastAsia="Times New Roman" w:hAnsi="Times New Roman" w:cs="Times New Roman"/>
        </w:rPr>
        <w:commentReference w:id="8"/>
      </w:r>
      <w:commentRangeEnd w:id="9"/>
      <w:r w:rsidR="00F376B9">
        <w:rPr>
          <w:rStyle w:val="CommentReference"/>
          <w:rFonts w:ascii="Times New Roman" w:eastAsia="Times New Roman" w:hAnsi="Times New Roman" w:cs="Times New Roman"/>
        </w:rPr>
        <w:commentReference w:id="9"/>
      </w:r>
    </w:p>
    <w:p w14:paraId="69AF06FD" w14:textId="25F73A21" w:rsidR="00182D27" w:rsidRPr="001E2756" w:rsidRDefault="00182D27" w:rsidP="00B15F29">
      <w:pPr>
        <w:pStyle w:val="NoSpacing"/>
        <w:ind w:right="288"/>
        <w:rPr>
          <w:rFonts w:asciiTheme="majorHAnsi" w:hAnsiTheme="majorHAnsi" w:cstheme="majorHAnsi"/>
          <w:bCs/>
          <w:sz w:val="24"/>
          <w:szCs w:val="24"/>
        </w:rPr>
      </w:pPr>
    </w:p>
    <w:p w14:paraId="322F5B5F" w14:textId="046A02F1" w:rsidR="00182D27" w:rsidRPr="001E2756" w:rsidRDefault="00182D27"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A review of the clinical record for Patient #1 showed a document titled, “Treatment Summary</w:t>
      </w:r>
      <w:r w:rsidR="00EC3709" w:rsidRPr="001E2756">
        <w:rPr>
          <w:rFonts w:asciiTheme="majorHAnsi" w:hAnsiTheme="majorHAnsi" w:cstheme="majorHAnsi"/>
          <w:bCs/>
          <w:sz w:val="24"/>
          <w:szCs w:val="24"/>
        </w:rPr>
        <w:t>,”</w:t>
      </w:r>
      <w:r w:rsidRPr="001E2756">
        <w:rPr>
          <w:rFonts w:asciiTheme="majorHAnsi" w:hAnsiTheme="majorHAnsi" w:cstheme="majorHAnsi"/>
          <w:bCs/>
          <w:sz w:val="24"/>
          <w:szCs w:val="24"/>
        </w:rPr>
        <w:t xml:space="preserve"> </w:t>
      </w:r>
      <w:commentRangeStart w:id="10"/>
      <w:commentRangeStart w:id="11"/>
      <w:r w:rsidRPr="001E2756">
        <w:rPr>
          <w:rFonts w:asciiTheme="majorHAnsi" w:hAnsiTheme="majorHAnsi" w:cstheme="majorHAnsi"/>
          <w:bCs/>
          <w:sz w:val="24"/>
          <w:szCs w:val="24"/>
        </w:rPr>
        <w:t xml:space="preserve">dated </w:t>
      </w:r>
      <w:commentRangeEnd w:id="10"/>
      <w:r w:rsidR="00F155E4">
        <w:rPr>
          <w:rStyle w:val="CommentReference"/>
          <w:rFonts w:ascii="Times New Roman" w:eastAsia="Times New Roman" w:hAnsi="Times New Roman" w:cs="Times New Roman"/>
        </w:rPr>
        <w:commentReference w:id="10"/>
      </w:r>
      <w:commentRangeEnd w:id="11"/>
      <w:r w:rsidR="00F376B9">
        <w:rPr>
          <w:rStyle w:val="CommentReference"/>
          <w:rFonts w:ascii="Times New Roman" w:eastAsia="Times New Roman" w:hAnsi="Times New Roman" w:cs="Times New Roman"/>
        </w:rPr>
        <w:commentReference w:id="11"/>
      </w:r>
      <w:r w:rsidRPr="001E2756">
        <w:rPr>
          <w:rFonts w:asciiTheme="majorHAnsi" w:hAnsiTheme="majorHAnsi" w:cstheme="majorHAnsi"/>
          <w:bCs/>
          <w:sz w:val="24"/>
          <w:szCs w:val="24"/>
        </w:rPr>
        <w:t>06/05/23 at 9:20 AM. The document showed that</w:t>
      </w:r>
      <w:r w:rsidR="00CA7537" w:rsidRPr="001E2756">
        <w:rPr>
          <w:rFonts w:asciiTheme="majorHAnsi" w:hAnsiTheme="majorHAnsi" w:cstheme="majorHAnsi"/>
          <w:bCs/>
          <w:sz w:val="24"/>
          <w:szCs w:val="24"/>
        </w:rPr>
        <w:t xml:space="preserve"> the patient </w:t>
      </w:r>
      <w:r w:rsidRPr="001E2756">
        <w:rPr>
          <w:rFonts w:asciiTheme="majorHAnsi" w:hAnsiTheme="majorHAnsi" w:cstheme="majorHAnsi"/>
          <w:bCs/>
          <w:sz w:val="24"/>
          <w:szCs w:val="24"/>
        </w:rPr>
        <w:t xml:space="preserve">was admitted to the facility on 04/21/23 and had a Leave of Absence (LOA) on 04/29/23 after having a positive COVID test result. </w:t>
      </w:r>
      <w:r w:rsidR="00CB37A3" w:rsidRPr="001E2756">
        <w:rPr>
          <w:rFonts w:asciiTheme="majorHAnsi" w:hAnsiTheme="majorHAnsi" w:cstheme="majorHAnsi"/>
          <w:bCs/>
          <w:sz w:val="24"/>
          <w:szCs w:val="24"/>
        </w:rPr>
        <w:t xml:space="preserve">The document showed that during their nine days in treatment, Patient #1 was highly engaged in treatment. The document showed that Patient #1 will continue to work on the “inpatient phase” of their treatment after they return from their LOA. </w:t>
      </w:r>
    </w:p>
    <w:p w14:paraId="1B9159E1" w14:textId="1A3D7555" w:rsidR="00BB3A8A" w:rsidDel="0037164A" w:rsidRDefault="00BB3A8A" w:rsidP="00BB3A8A">
      <w:pPr>
        <w:pStyle w:val="NormalWeb"/>
        <w:rPr>
          <w:del w:id="12" w:author="Earnest, Dawn M (DOH)" w:date="2025-01-03T11:10:00Z" w16du:dateUtc="2025-01-03T19:10:00Z"/>
          <w:rFonts w:asciiTheme="majorHAnsi" w:hAnsiTheme="majorHAnsi" w:cstheme="majorHAnsi"/>
        </w:rPr>
      </w:pPr>
      <w:r w:rsidRPr="001E2756">
        <w:rPr>
          <w:rFonts w:asciiTheme="majorHAnsi" w:hAnsiTheme="majorHAnsi" w:cstheme="majorHAnsi"/>
        </w:rPr>
        <w:t>A review of the clinical record for Patient #1 showed attendance notes from 05/14/23 through 05/16/23. The document</w:t>
      </w:r>
      <w:r w:rsidR="00BB52E3">
        <w:rPr>
          <w:rFonts w:asciiTheme="majorHAnsi" w:hAnsiTheme="majorHAnsi" w:cstheme="majorHAnsi"/>
        </w:rPr>
        <w:t>s</w:t>
      </w:r>
      <w:r w:rsidRPr="001E2756">
        <w:rPr>
          <w:rFonts w:asciiTheme="majorHAnsi" w:hAnsiTheme="majorHAnsi" w:cstheme="majorHAnsi"/>
        </w:rPr>
        <w:t xml:space="preserve"> showed that on 05/15/23 the patient attended a group session at 10:50 AM. At 1:00 PM, the patient was observed sleeping. At 2:32 PM, the patient attended another group session. The document showed that at 5:53 PM, the patient missed dinner.</w:t>
      </w:r>
      <w:ins w:id="13" w:author="Earnest, Dawn M (DOH)" w:date="2025-01-03T11:10:00Z" w16du:dateUtc="2025-01-03T19:10:00Z">
        <w:r w:rsidR="00E853FD">
          <w:rPr>
            <w:rFonts w:asciiTheme="majorHAnsi" w:hAnsiTheme="majorHAnsi" w:cstheme="majorHAnsi"/>
          </w:rPr>
          <w:t xml:space="preserve"> </w:t>
        </w:r>
      </w:ins>
    </w:p>
    <w:p w14:paraId="72BF329A" w14:textId="77777777" w:rsidR="0037164A" w:rsidRPr="001E2756" w:rsidRDefault="0037164A" w:rsidP="00BB3A8A">
      <w:pPr>
        <w:pStyle w:val="NormalWeb"/>
        <w:rPr>
          <w:ins w:id="14" w:author="McKinney, Sean M (DOH)" w:date="2025-01-13T14:41:00Z" w16du:dateUtc="2025-01-13T22:41:00Z"/>
          <w:rFonts w:asciiTheme="majorHAnsi" w:hAnsiTheme="majorHAnsi" w:cstheme="majorHAnsi"/>
        </w:rPr>
      </w:pPr>
    </w:p>
    <w:p w14:paraId="3231BB92" w14:textId="0057A252" w:rsidR="00BB3A8A" w:rsidRPr="001E2756" w:rsidRDefault="00BB3A8A" w:rsidP="00BB3A8A">
      <w:pPr>
        <w:pStyle w:val="NormalWeb"/>
        <w:rPr>
          <w:rFonts w:asciiTheme="majorHAnsi" w:hAnsiTheme="majorHAnsi" w:cstheme="majorHAnsi"/>
        </w:rPr>
      </w:pPr>
      <w:commentRangeStart w:id="15"/>
      <w:commentRangeStart w:id="16"/>
      <w:r w:rsidRPr="001E2756">
        <w:rPr>
          <w:rFonts w:asciiTheme="majorHAnsi" w:hAnsiTheme="majorHAnsi" w:cstheme="majorHAnsi"/>
        </w:rPr>
        <w:t>On 05/16/23, the document showed that the patient missed breakfast and was still sleeping at both 10:35 AM and 11:15 AM. At 7:50 AM on the same day, staff attempted to alert the patient for breakfast but documented that the patient was still asleep. Staff also attempted to alert the patient for a lecture at 9:00 AM, but the patient was again documented as still sleeping. The document showed that staff attempted to wake the patient for an appointment at 9:30 AM but found the patient still asleep. At 10:30 AM, staff tried to alert the patient to attend a group session but documented that the patient was still asleep and “was in the same position.” Staff also documented that they had been “instructed by nursing not to wake the patient. At 12:45 PM, staff documented that the patient had missed lunch.</w:t>
      </w:r>
      <w:commentRangeEnd w:id="15"/>
      <w:r w:rsidR="00BB52E3">
        <w:rPr>
          <w:rStyle w:val="CommentReference"/>
        </w:rPr>
        <w:commentReference w:id="15"/>
      </w:r>
      <w:commentRangeEnd w:id="16"/>
      <w:r w:rsidR="008C53E3">
        <w:rPr>
          <w:rStyle w:val="CommentReference"/>
        </w:rPr>
        <w:commentReference w:id="16"/>
      </w:r>
    </w:p>
    <w:p w14:paraId="0759AEC5" w14:textId="77777777" w:rsidR="00BB3A8A" w:rsidRPr="001E2756" w:rsidRDefault="00BB3A8A" w:rsidP="00BB3A8A">
      <w:pPr>
        <w:pStyle w:val="NoSpacing"/>
        <w:ind w:right="288"/>
        <w:rPr>
          <w:rFonts w:asciiTheme="majorHAnsi" w:hAnsiTheme="majorHAnsi" w:cstheme="majorHAnsi"/>
          <w:bCs/>
          <w:sz w:val="24"/>
          <w:szCs w:val="24"/>
        </w:rPr>
      </w:pPr>
      <w:bookmarkStart w:id="17" w:name="_Hlk184974231"/>
      <w:r w:rsidRPr="001E2756">
        <w:rPr>
          <w:rFonts w:asciiTheme="majorHAnsi" w:hAnsiTheme="majorHAnsi" w:cstheme="majorHAnsi"/>
          <w:bCs/>
          <w:sz w:val="24"/>
          <w:szCs w:val="24"/>
        </w:rPr>
        <w:t>A review of the clinical record for Patient #1 showed a progress note dated 05/16/24 at 12:31 PM. The note showed that staff found the patient lying in bed with no pulse or breathing detected. Staff started chest compression and 911 was called. The ARNP assisted with masked breathing. Staff continued to provide chest compressions until paramedics arrived and took over Cardiopulmonary Resuscitation (CPR</w:t>
      </w:r>
      <w:bookmarkEnd w:id="17"/>
      <w:r w:rsidRPr="001E2756">
        <w:rPr>
          <w:rFonts w:asciiTheme="majorHAnsi" w:hAnsiTheme="majorHAnsi" w:cstheme="majorHAnsi"/>
          <w:bCs/>
          <w:sz w:val="24"/>
          <w:szCs w:val="24"/>
        </w:rPr>
        <w:t>).</w:t>
      </w:r>
    </w:p>
    <w:p w14:paraId="169269CD" w14:textId="77777777" w:rsidR="00BB3A8A" w:rsidRPr="001E2756" w:rsidRDefault="00BB3A8A" w:rsidP="00BB3A8A">
      <w:pPr>
        <w:pStyle w:val="NoSpacing"/>
        <w:ind w:right="288"/>
        <w:rPr>
          <w:rFonts w:asciiTheme="majorHAnsi" w:hAnsiTheme="majorHAnsi" w:cstheme="majorHAnsi"/>
          <w:bCs/>
          <w:sz w:val="24"/>
          <w:szCs w:val="24"/>
        </w:rPr>
      </w:pPr>
    </w:p>
    <w:p w14:paraId="09F193B9" w14:textId="77777777" w:rsidR="00BB3A8A" w:rsidRPr="001E2756" w:rsidRDefault="00BB3A8A" w:rsidP="00BB3A8A">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lastRenderedPageBreak/>
        <w:t xml:space="preserve">A review of the clinical record for Patient #1 showed a document titled, “Discharge Note dated,” 05/16/24. The document showed Patient #1 was discharged from the facility for “medical reasons.” </w:t>
      </w:r>
    </w:p>
    <w:p w14:paraId="13BCE72B" w14:textId="77777777" w:rsidR="00BB3A8A" w:rsidRPr="001E2756" w:rsidRDefault="00BB3A8A" w:rsidP="00BB3A8A">
      <w:pPr>
        <w:pStyle w:val="NoSpacing"/>
        <w:ind w:right="288"/>
        <w:rPr>
          <w:rFonts w:asciiTheme="majorHAnsi" w:hAnsiTheme="majorHAnsi" w:cstheme="majorHAnsi"/>
          <w:bCs/>
          <w:sz w:val="24"/>
          <w:szCs w:val="24"/>
        </w:rPr>
      </w:pPr>
    </w:p>
    <w:p w14:paraId="50FD109F" w14:textId="77777777" w:rsidR="00BB3A8A" w:rsidRPr="001E2756" w:rsidRDefault="00BB3A8A" w:rsidP="00BB3A8A">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 xml:space="preserve">A review of the clinical record for Patient #1 showed a document titled, “Discharge Summary – Medical,” dated 05/13/23 to 05/16/23. The document showed Patient #1 was admitted on 05/13/23 and discharged from care on 05/16/23. The patient entered treatment on 05/14/23 for SUD treatment. At the time of admission, the patient had a BAC of .406. The patient was admitted to the facility after being medically cleared at a local hospital. Patient #1 was cleared and admitted to the facility for ASAM level 3.7 withdrawal management. The document showed Patient #1 was placed on opiate and alcohol withdrawal protocols and monitored by facility staff.  </w:t>
      </w:r>
    </w:p>
    <w:p w14:paraId="07221034" w14:textId="77777777" w:rsidR="00287779" w:rsidRPr="001E2756" w:rsidRDefault="00287779" w:rsidP="00B15F29">
      <w:pPr>
        <w:pStyle w:val="NoSpacing"/>
        <w:ind w:right="288"/>
        <w:rPr>
          <w:rFonts w:asciiTheme="majorHAnsi" w:hAnsiTheme="majorHAnsi" w:cstheme="majorHAnsi"/>
          <w:bCs/>
          <w:sz w:val="24"/>
          <w:szCs w:val="24"/>
        </w:rPr>
      </w:pPr>
    </w:p>
    <w:p w14:paraId="5B5D8D31" w14:textId="6E0F5CC0" w:rsidR="00D548B0" w:rsidRPr="001E2756" w:rsidRDefault="00D548B0" w:rsidP="00B15F29">
      <w:pPr>
        <w:pStyle w:val="NoSpacing"/>
        <w:ind w:right="288"/>
        <w:rPr>
          <w:rFonts w:asciiTheme="majorHAnsi" w:hAnsiTheme="majorHAnsi" w:cstheme="majorHAnsi"/>
          <w:bCs/>
          <w:sz w:val="24"/>
          <w:szCs w:val="24"/>
        </w:rPr>
      </w:pPr>
      <w:r w:rsidRPr="001E2756">
        <w:rPr>
          <w:rFonts w:asciiTheme="majorHAnsi" w:hAnsiTheme="majorHAnsi" w:cstheme="majorHAnsi"/>
          <w:bCs/>
          <w:sz w:val="24"/>
          <w:szCs w:val="24"/>
        </w:rPr>
        <w:t>A review of the facility document titled, “[Facility] Incident/Accident Report”, dated 05/16/23, showed that the incident occurred on 05/16/23 at 10:45 AM. The document showed that Patient #1 was found in their bed with no pulse, and they were not breathing. Facility</w:t>
      </w:r>
      <w:r w:rsidR="003C6F94" w:rsidRPr="001E2756">
        <w:rPr>
          <w:rFonts w:asciiTheme="majorHAnsi" w:hAnsiTheme="majorHAnsi" w:cstheme="majorHAnsi"/>
          <w:bCs/>
          <w:sz w:val="24"/>
          <w:szCs w:val="24"/>
        </w:rPr>
        <w:t xml:space="preserve"> staff started CPR and called 911. A facility ARNP assisted in using the </w:t>
      </w:r>
      <w:r w:rsidR="0027746B" w:rsidRPr="001E2756">
        <w:rPr>
          <w:rFonts w:asciiTheme="majorHAnsi" w:hAnsiTheme="majorHAnsi" w:cstheme="majorHAnsi"/>
          <w:bCs/>
          <w:sz w:val="24"/>
          <w:szCs w:val="24"/>
        </w:rPr>
        <w:t xml:space="preserve">Artificial Manual Breathing Unit (AMBU) </w:t>
      </w:r>
      <w:r w:rsidR="003C6F94" w:rsidRPr="001E2756">
        <w:rPr>
          <w:rFonts w:asciiTheme="majorHAnsi" w:hAnsiTheme="majorHAnsi" w:cstheme="majorHAnsi"/>
          <w:bCs/>
          <w:sz w:val="24"/>
          <w:szCs w:val="24"/>
        </w:rPr>
        <w:t>bag to assist with breathing.</w:t>
      </w:r>
      <w:r w:rsidR="003C5E50" w:rsidRPr="001E2756">
        <w:rPr>
          <w:rFonts w:asciiTheme="majorHAnsi" w:hAnsiTheme="majorHAnsi" w:cstheme="majorHAnsi"/>
          <w:bCs/>
          <w:sz w:val="24"/>
          <w:szCs w:val="24"/>
        </w:rPr>
        <w:t xml:space="preserve"> Seven rounds of compression were administered, and the paramedics arrived and took over chest compressions. The document showed that this was a sentinel event and the facility completed a debriefing of the incident.  </w:t>
      </w:r>
      <w:r w:rsidR="003C6F94" w:rsidRPr="001E2756">
        <w:rPr>
          <w:rFonts w:asciiTheme="majorHAnsi" w:hAnsiTheme="majorHAnsi" w:cstheme="majorHAnsi"/>
          <w:bCs/>
          <w:sz w:val="24"/>
          <w:szCs w:val="24"/>
        </w:rPr>
        <w:t xml:space="preserve"> </w:t>
      </w:r>
    </w:p>
    <w:p w14:paraId="6078DB38" w14:textId="2995ADDB" w:rsidR="009E52D6" w:rsidRPr="001E2756" w:rsidRDefault="009E52D6" w:rsidP="00B15F29">
      <w:pPr>
        <w:pStyle w:val="NoSpacing"/>
        <w:ind w:right="288"/>
        <w:rPr>
          <w:rFonts w:asciiTheme="majorHAnsi" w:hAnsiTheme="majorHAnsi" w:cstheme="majorHAnsi"/>
          <w:bCs/>
          <w:sz w:val="24"/>
          <w:szCs w:val="24"/>
        </w:rPr>
      </w:pPr>
    </w:p>
    <w:p w14:paraId="2672B3F6" w14:textId="4A890424" w:rsidR="00FA1A45" w:rsidDel="00C93413" w:rsidRDefault="00FA1A45" w:rsidP="00B15F29">
      <w:pPr>
        <w:pStyle w:val="NoSpacing"/>
        <w:ind w:right="288"/>
        <w:rPr>
          <w:del w:id="18" w:author="McKinney, Sean M (DOH)" w:date="2025-01-13T14:41:00Z" w16du:dateUtc="2025-01-13T22:41:00Z"/>
          <w:rFonts w:asciiTheme="majorHAnsi" w:hAnsiTheme="majorHAnsi" w:cstheme="majorHAnsi"/>
          <w:bCs/>
          <w:sz w:val="24"/>
          <w:szCs w:val="24"/>
        </w:rPr>
      </w:pPr>
      <w:r w:rsidRPr="001E2756">
        <w:rPr>
          <w:rFonts w:asciiTheme="majorHAnsi" w:hAnsiTheme="majorHAnsi" w:cstheme="majorHAnsi"/>
          <w:bCs/>
          <w:sz w:val="24"/>
          <w:szCs w:val="24"/>
        </w:rPr>
        <w:t xml:space="preserve">A review of the Autopsy Report 23-01513, dated 08/15/23, showed that the pathological diagnosis for Patient #1 was chronic ethanolism, obesity, and evidence of medical therapy including endotracheal intubation. The document showed Patient #1 had a history of </w:t>
      </w:r>
      <w:r w:rsidR="00FB3589" w:rsidRPr="001E2756">
        <w:rPr>
          <w:rFonts w:asciiTheme="majorHAnsi" w:hAnsiTheme="majorHAnsi" w:cstheme="majorHAnsi"/>
          <w:bCs/>
          <w:sz w:val="24"/>
          <w:szCs w:val="24"/>
        </w:rPr>
        <w:t>withdrawal-related</w:t>
      </w:r>
      <w:r w:rsidRPr="001E2756">
        <w:rPr>
          <w:rFonts w:asciiTheme="majorHAnsi" w:hAnsiTheme="majorHAnsi" w:cstheme="majorHAnsi"/>
          <w:bCs/>
          <w:sz w:val="24"/>
          <w:szCs w:val="24"/>
        </w:rPr>
        <w:t xml:space="preserve"> seizures and was found unresponsive in the </w:t>
      </w:r>
      <w:r w:rsidR="00F149DE">
        <w:rPr>
          <w:rFonts w:asciiTheme="majorHAnsi" w:hAnsiTheme="majorHAnsi" w:cstheme="majorHAnsi"/>
          <w:bCs/>
          <w:sz w:val="24"/>
          <w:szCs w:val="24"/>
        </w:rPr>
        <w:t>[facility]</w:t>
      </w:r>
      <w:r w:rsidR="00F149DE" w:rsidRPr="001E2756">
        <w:rPr>
          <w:rFonts w:asciiTheme="majorHAnsi" w:hAnsiTheme="majorHAnsi" w:cstheme="majorHAnsi"/>
          <w:bCs/>
          <w:sz w:val="24"/>
          <w:szCs w:val="24"/>
        </w:rPr>
        <w:t xml:space="preserve"> </w:t>
      </w:r>
      <w:r w:rsidR="0035510B" w:rsidRPr="001E2756">
        <w:rPr>
          <w:rFonts w:asciiTheme="majorHAnsi" w:hAnsiTheme="majorHAnsi" w:cstheme="majorHAnsi"/>
          <w:bCs/>
          <w:sz w:val="24"/>
          <w:szCs w:val="24"/>
        </w:rPr>
        <w:t xml:space="preserve">two days after their admission and had an elevated blood alcohol level. The cause of death was chronic </w:t>
      </w:r>
      <w:proofErr w:type="spellStart"/>
      <w:r w:rsidR="0035510B" w:rsidRPr="001E2756">
        <w:rPr>
          <w:rFonts w:asciiTheme="majorHAnsi" w:hAnsiTheme="majorHAnsi" w:cstheme="majorHAnsi"/>
          <w:bCs/>
          <w:sz w:val="24"/>
          <w:szCs w:val="24"/>
        </w:rPr>
        <w:t>ethanolism</w:t>
      </w:r>
      <w:proofErr w:type="spellEnd"/>
      <w:r w:rsidR="0035510B" w:rsidRPr="001E2756">
        <w:rPr>
          <w:rFonts w:asciiTheme="majorHAnsi" w:hAnsiTheme="majorHAnsi" w:cstheme="majorHAnsi"/>
          <w:bCs/>
          <w:sz w:val="24"/>
          <w:szCs w:val="24"/>
        </w:rPr>
        <w:t xml:space="preserve"> and the manner of death was natural. </w:t>
      </w:r>
    </w:p>
    <w:p w14:paraId="2C62A2FF" w14:textId="77777777" w:rsidR="008E47CF" w:rsidDel="00C93413" w:rsidRDefault="008E47CF" w:rsidP="00B15F29">
      <w:pPr>
        <w:pStyle w:val="NoSpacing"/>
        <w:ind w:right="288"/>
        <w:rPr>
          <w:del w:id="19" w:author="McKinney, Sean M (DOH)" w:date="2025-01-13T14:41:00Z" w16du:dateUtc="2025-01-13T22:41:00Z"/>
          <w:rFonts w:asciiTheme="majorHAnsi" w:hAnsiTheme="majorHAnsi" w:cstheme="majorHAnsi"/>
          <w:bCs/>
          <w:sz w:val="24"/>
          <w:szCs w:val="24"/>
        </w:rPr>
      </w:pPr>
    </w:p>
    <w:p w14:paraId="156871ED" w14:textId="77777777" w:rsidR="008E47CF" w:rsidDel="00C93413" w:rsidRDefault="008E47CF" w:rsidP="00B15F29">
      <w:pPr>
        <w:pStyle w:val="NoSpacing"/>
        <w:ind w:right="288"/>
        <w:rPr>
          <w:del w:id="20" w:author="McKinney, Sean M (DOH)" w:date="2025-01-13T14:41:00Z" w16du:dateUtc="2025-01-13T22:41:00Z"/>
          <w:rFonts w:asciiTheme="majorHAnsi" w:hAnsiTheme="majorHAnsi" w:cstheme="majorHAnsi"/>
          <w:bCs/>
          <w:sz w:val="24"/>
          <w:szCs w:val="24"/>
        </w:rPr>
      </w:pPr>
    </w:p>
    <w:p w14:paraId="5BFF7B6E" w14:textId="77777777" w:rsidR="008E47CF" w:rsidRPr="001E2756" w:rsidRDefault="008E47CF" w:rsidP="00B15F29">
      <w:pPr>
        <w:pStyle w:val="NoSpacing"/>
        <w:ind w:right="288"/>
        <w:rPr>
          <w:rFonts w:asciiTheme="majorHAnsi" w:hAnsiTheme="majorHAnsi" w:cstheme="majorHAnsi"/>
          <w:bCs/>
          <w:sz w:val="24"/>
          <w:szCs w:val="24"/>
        </w:rPr>
      </w:pPr>
    </w:p>
    <w:p w14:paraId="5A1AA53F" w14:textId="77777777" w:rsidR="007B3081" w:rsidRPr="008E47CF" w:rsidRDefault="007B3081" w:rsidP="00B15F29">
      <w:pPr>
        <w:pStyle w:val="NoSpacing"/>
        <w:ind w:right="288"/>
        <w:rPr>
          <w:rFonts w:asciiTheme="majorHAnsi" w:hAnsiTheme="majorHAnsi" w:cstheme="majorHAnsi"/>
          <w:b/>
          <w:sz w:val="24"/>
          <w:szCs w:val="24"/>
        </w:rPr>
      </w:pPr>
    </w:p>
    <w:p w14:paraId="58652312" w14:textId="4B4238F4" w:rsidR="00B15F29" w:rsidRPr="008E47CF" w:rsidRDefault="00B15F29" w:rsidP="00B15F29">
      <w:pPr>
        <w:pStyle w:val="NoSpacing"/>
        <w:ind w:right="288"/>
        <w:rPr>
          <w:rFonts w:asciiTheme="majorHAnsi" w:hAnsiTheme="majorHAnsi" w:cstheme="majorHAnsi"/>
          <w:b/>
          <w:sz w:val="24"/>
          <w:szCs w:val="24"/>
        </w:rPr>
      </w:pPr>
      <w:r w:rsidRPr="008E47CF">
        <w:rPr>
          <w:rFonts w:asciiTheme="majorHAnsi" w:hAnsiTheme="majorHAnsi" w:cstheme="majorHAnsi"/>
          <w:b/>
          <w:sz w:val="24"/>
          <w:szCs w:val="24"/>
        </w:rPr>
        <w:t>Conclusion/ Results of Investigation</w:t>
      </w:r>
      <w:r w:rsidR="00404EA1" w:rsidRPr="008E47CF">
        <w:rPr>
          <w:rFonts w:asciiTheme="majorHAnsi" w:hAnsiTheme="majorHAnsi" w:cstheme="majorHAnsi"/>
          <w:b/>
          <w:sz w:val="24"/>
          <w:szCs w:val="24"/>
        </w:rPr>
        <w:t xml:space="preserve"> </w:t>
      </w:r>
    </w:p>
    <w:p w14:paraId="3AFF4AF2" w14:textId="77777777" w:rsidR="00B15F29" w:rsidRPr="001E2756" w:rsidRDefault="00B15F29" w:rsidP="00B15F29">
      <w:pPr>
        <w:pStyle w:val="NoSpacing"/>
        <w:ind w:right="288" w:firstLine="720"/>
        <w:rPr>
          <w:rFonts w:asciiTheme="majorHAnsi" w:hAnsiTheme="majorHAnsi" w:cstheme="majorHAnsi"/>
          <w:b/>
          <w:sz w:val="24"/>
          <w:szCs w:val="24"/>
        </w:rPr>
      </w:pPr>
    </w:p>
    <w:p w14:paraId="6166704B" w14:textId="31364DAC" w:rsidR="00C101D0" w:rsidRPr="001E2756" w:rsidRDefault="00C101D0" w:rsidP="00C101D0">
      <w:pPr>
        <w:pStyle w:val="ListParagraph"/>
        <w:numPr>
          <w:ilvl w:val="0"/>
          <w:numId w:val="14"/>
        </w:numPr>
        <w:tabs>
          <w:tab w:val="left" w:pos="5682"/>
        </w:tabs>
        <w:rPr>
          <w:rFonts w:asciiTheme="majorHAnsi" w:hAnsiTheme="majorHAnsi" w:cstheme="majorHAnsi"/>
          <w:sz w:val="24"/>
          <w:szCs w:val="24"/>
        </w:rPr>
      </w:pPr>
      <w:r w:rsidRPr="001E2756">
        <w:rPr>
          <w:rFonts w:asciiTheme="majorHAnsi" w:hAnsiTheme="majorHAnsi" w:cstheme="majorHAnsi"/>
          <w:sz w:val="24"/>
          <w:szCs w:val="24"/>
        </w:rPr>
        <w:t xml:space="preserve">A potential violation of WAC 246-337-045, Governance and administration, by failing to adopt, periodically review, and update policies that govern the organization and functions of the facility including a policy addressing the provision of sufficient resources such as personnel, facilities,  equipment, and supplies to meet the needs of the population served; and by failing to ensure staff providing direct patient care, direct treatment, or managing patient safety are competent by training, experience, and capability. </w:t>
      </w:r>
      <w:r w:rsidRPr="001E2756">
        <w:rPr>
          <w:rFonts w:asciiTheme="majorHAnsi" w:hAnsiTheme="majorHAnsi" w:cstheme="majorHAnsi"/>
          <w:b/>
          <w:bCs/>
          <w:sz w:val="24"/>
          <w:szCs w:val="24"/>
        </w:rPr>
        <w:t>Substantiated</w:t>
      </w:r>
      <w:r w:rsidRPr="001E2756">
        <w:rPr>
          <w:rFonts w:asciiTheme="majorHAnsi" w:hAnsiTheme="majorHAnsi" w:cstheme="majorHAnsi"/>
          <w:sz w:val="24"/>
          <w:szCs w:val="24"/>
        </w:rPr>
        <w:t xml:space="preserve"> </w:t>
      </w:r>
      <w:r w:rsidRPr="001E2756">
        <w:rPr>
          <w:rFonts w:asciiTheme="majorHAnsi" w:hAnsiTheme="majorHAnsi" w:cstheme="majorHAnsi"/>
          <w:b/>
          <w:bCs/>
          <w:sz w:val="24"/>
          <w:szCs w:val="24"/>
        </w:rPr>
        <w:t>with current deficient practice or condition cited.</w:t>
      </w:r>
      <w:r w:rsidRPr="001E2756">
        <w:rPr>
          <w:rFonts w:asciiTheme="majorHAnsi" w:hAnsiTheme="majorHAnsi" w:cstheme="majorHAnsi"/>
          <w:sz w:val="24"/>
          <w:szCs w:val="24"/>
        </w:rPr>
        <w:t xml:space="preserve">   </w:t>
      </w:r>
    </w:p>
    <w:p w14:paraId="31EEDD91" w14:textId="753CE495" w:rsidR="00C101D0" w:rsidRPr="001E2756" w:rsidRDefault="00C101D0" w:rsidP="00C101D0">
      <w:pPr>
        <w:pStyle w:val="ListParagraph"/>
        <w:numPr>
          <w:ilvl w:val="0"/>
          <w:numId w:val="14"/>
        </w:numPr>
        <w:tabs>
          <w:tab w:val="left" w:pos="5682"/>
        </w:tabs>
        <w:rPr>
          <w:rFonts w:asciiTheme="majorHAnsi" w:hAnsiTheme="majorHAnsi" w:cstheme="majorHAnsi"/>
          <w:sz w:val="24"/>
          <w:szCs w:val="24"/>
        </w:rPr>
      </w:pPr>
      <w:r w:rsidRPr="001E2756">
        <w:rPr>
          <w:rFonts w:asciiTheme="majorHAnsi" w:hAnsiTheme="majorHAnsi" w:cstheme="majorHAnsi"/>
          <w:sz w:val="24"/>
          <w:szCs w:val="24"/>
        </w:rPr>
        <w:t xml:space="preserve">A potential violation of WAC 246-337-048, Quality improvement program, by failing to collect, measure, and assess data on policies and procedures, and outcomes related to patient care and the environment including the death of a patient; and by failing to implement and document changes or improvements made to prevent future occurrences of any serious or unanticipated patient outcome. </w:t>
      </w:r>
      <w:ins w:id="21" w:author="McKinney, Sean M (DOH)" w:date="2025-01-13T14:43:00Z" w16du:dateUtc="2025-01-13T22:43:00Z">
        <w:r w:rsidR="002E6545" w:rsidRPr="001E2756">
          <w:rPr>
            <w:rFonts w:asciiTheme="majorHAnsi" w:hAnsiTheme="majorHAnsi" w:cstheme="majorHAnsi"/>
            <w:b/>
            <w:bCs/>
            <w:sz w:val="24"/>
            <w:szCs w:val="24"/>
          </w:rPr>
          <w:t>Not Substantiated.</w:t>
        </w:r>
        <w:r w:rsidR="002E6545" w:rsidRPr="001E2756">
          <w:rPr>
            <w:rFonts w:asciiTheme="majorHAnsi" w:hAnsiTheme="majorHAnsi" w:cstheme="majorHAnsi"/>
            <w:sz w:val="24"/>
            <w:szCs w:val="24"/>
          </w:rPr>
          <w:t xml:space="preserve">   </w:t>
        </w:r>
      </w:ins>
    </w:p>
    <w:p w14:paraId="33B6C1DE" w14:textId="2A995F71" w:rsidR="00C101D0" w:rsidRPr="001E2756" w:rsidRDefault="00C101D0" w:rsidP="00C101D0">
      <w:pPr>
        <w:pStyle w:val="ListParagraph"/>
        <w:numPr>
          <w:ilvl w:val="0"/>
          <w:numId w:val="14"/>
        </w:numPr>
        <w:tabs>
          <w:tab w:val="left" w:pos="5682"/>
        </w:tabs>
        <w:rPr>
          <w:rFonts w:asciiTheme="majorHAnsi" w:hAnsiTheme="majorHAnsi" w:cstheme="majorHAnsi"/>
          <w:b/>
          <w:bCs/>
          <w:sz w:val="24"/>
          <w:szCs w:val="24"/>
        </w:rPr>
      </w:pPr>
      <w:r w:rsidRPr="001E2756">
        <w:rPr>
          <w:rFonts w:asciiTheme="majorHAnsi" w:hAnsiTheme="majorHAnsi" w:cstheme="majorHAnsi"/>
          <w:sz w:val="24"/>
          <w:szCs w:val="24"/>
        </w:rPr>
        <w:t xml:space="preserve">A potential violation of WAC 246-337-065, Safety and security, by failing to report to the department and other appropriate agencies, by the end of the next business day of the incident occurring, serious or undesirable outcomes that occur in the facility, including death. </w:t>
      </w:r>
      <w:r w:rsidRPr="001E2756">
        <w:rPr>
          <w:rFonts w:asciiTheme="majorHAnsi" w:hAnsiTheme="majorHAnsi" w:cstheme="majorHAnsi"/>
          <w:b/>
          <w:bCs/>
          <w:sz w:val="24"/>
          <w:szCs w:val="24"/>
        </w:rPr>
        <w:t xml:space="preserve">Substantiated with current deficient practice or condition cited.   </w:t>
      </w:r>
    </w:p>
    <w:p w14:paraId="0538325A" w14:textId="04325D35" w:rsidR="00C101D0" w:rsidRPr="001E2756" w:rsidRDefault="00C101D0" w:rsidP="00C101D0">
      <w:pPr>
        <w:pStyle w:val="ListParagraph"/>
        <w:numPr>
          <w:ilvl w:val="0"/>
          <w:numId w:val="14"/>
        </w:numPr>
        <w:tabs>
          <w:tab w:val="left" w:pos="5682"/>
        </w:tabs>
        <w:rPr>
          <w:rFonts w:asciiTheme="majorHAnsi" w:hAnsiTheme="majorHAnsi" w:cstheme="majorHAnsi"/>
          <w:sz w:val="24"/>
          <w:szCs w:val="24"/>
        </w:rPr>
      </w:pPr>
      <w:r w:rsidRPr="001E2756">
        <w:rPr>
          <w:rFonts w:asciiTheme="majorHAnsi" w:hAnsiTheme="majorHAnsi" w:cstheme="majorHAnsi"/>
          <w:sz w:val="24"/>
          <w:szCs w:val="24"/>
        </w:rPr>
        <w:lastRenderedPageBreak/>
        <w:t xml:space="preserve">A potential violation of WAC 246-337-075, Resident rights, by failing to ensure that patients have a safe and clean environment. </w:t>
      </w:r>
      <w:r w:rsidRPr="001E2756">
        <w:rPr>
          <w:rFonts w:asciiTheme="majorHAnsi" w:hAnsiTheme="majorHAnsi" w:cstheme="majorHAnsi"/>
          <w:b/>
          <w:bCs/>
          <w:sz w:val="24"/>
          <w:szCs w:val="24"/>
        </w:rPr>
        <w:t>Not Substantiated.</w:t>
      </w:r>
      <w:r w:rsidRPr="001E2756">
        <w:rPr>
          <w:rFonts w:asciiTheme="majorHAnsi" w:hAnsiTheme="majorHAnsi" w:cstheme="majorHAnsi"/>
          <w:sz w:val="24"/>
          <w:szCs w:val="24"/>
        </w:rPr>
        <w:t xml:space="preserve">   </w:t>
      </w:r>
    </w:p>
    <w:p w14:paraId="57F04BDC" w14:textId="174D988C" w:rsidR="00C101D0" w:rsidRPr="001E2756" w:rsidRDefault="00C101D0" w:rsidP="00C101D0">
      <w:pPr>
        <w:pStyle w:val="ListParagraph"/>
        <w:numPr>
          <w:ilvl w:val="0"/>
          <w:numId w:val="14"/>
        </w:numPr>
        <w:tabs>
          <w:tab w:val="left" w:pos="5682"/>
        </w:tabs>
        <w:rPr>
          <w:rFonts w:asciiTheme="majorHAnsi" w:hAnsiTheme="majorHAnsi" w:cstheme="majorHAnsi"/>
          <w:sz w:val="24"/>
          <w:szCs w:val="24"/>
        </w:rPr>
      </w:pPr>
      <w:r w:rsidRPr="001E2756">
        <w:rPr>
          <w:rFonts w:asciiTheme="majorHAnsi" w:hAnsiTheme="majorHAnsi" w:cstheme="majorHAnsi"/>
          <w:sz w:val="24"/>
          <w:szCs w:val="24"/>
        </w:rPr>
        <w:t xml:space="preserve">A potential violation of WAC 246-337-080, Resident care services, by failing to limit admission, transfer, discharge, and referral processes to patients for whom the Residential Treatment Facility (RFT) is qualified by staff, services, equipment, building design, and occupancy to give safe care; by failing to conduct a current health care screening of each patient upon admission; by failing to refer patients for health care provided outside of the RTF as needed; and by failing to provide access to a health assessment by a health care prescriber any time a patient exhibits signs or symptoms of an injury, illness or abnormality for which a medical diagnosis and treatment are indicated; by failing to address serious illness, medical emergencies, or threat to life, including the criteria for determining the degree of medical stability of patients. </w:t>
      </w:r>
      <w:r w:rsidRPr="001E2756">
        <w:rPr>
          <w:rFonts w:asciiTheme="majorHAnsi" w:hAnsiTheme="majorHAnsi" w:cstheme="majorHAnsi"/>
          <w:b/>
          <w:bCs/>
          <w:sz w:val="24"/>
          <w:szCs w:val="24"/>
        </w:rPr>
        <w:t>Substantiated with current deficient practice or condition cited.</w:t>
      </w:r>
      <w:r w:rsidRPr="001E2756">
        <w:rPr>
          <w:rFonts w:asciiTheme="majorHAnsi" w:hAnsiTheme="majorHAnsi" w:cstheme="majorHAnsi"/>
          <w:sz w:val="24"/>
          <w:szCs w:val="24"/>
        </w:rPr>
        <w:t xml:space="preserve">  </w:t>
      </w:r>
    </w:p>
    <w:p w14:paraId="389B145C" w14:textId="1F35B04D" w:rsidR="00C101D0" w:rsidRPr="001E2756" w:rsidRDefault="00C101D0" w:rsidP="00C101D0">
      <w:pPr>
        <w:pStyle w:val="ListParagraph"/>
        <w:numPr>
          <w:ilvl w:val="0"/>
          <w:numId w:val="14"/>
        </w:numPr>
        <w:tabs>
          <w:tab w:val="left" w:pos="5682"/>
        </w:tabs>
        <w:rPr>
          <w:rFonts w:asciiTheme="majorHAnsi" w:hAnsiTheme="majorHAnsi" w:cstheme="majorHAnsi"/>
          <w:sz w:val="24"/>
          <w:szCs w:val="24"/>
        </w:rPr>
      </w:pPr>
      <w:r w:rsidRPr="001E2756">
        <w:rPr>
          <w:rFonts w:asciiTheme="majorHAnsi" w:hAnsiTheme="majorHAnsi" w:cstheme="majorHAnsi"/>
          <w:sz w:val="24"/>
          <w:szCs w:val="24"/>
        </w:rPr>
        <w:t xml:space="preserve">A potential violation of WAC 246-337-100, Residents individual services plan, by failing to develop and implement </w:t>
      </w:r>
      <w:r w:rsidR="004D26A4">
        <w:rPr>
          <w:rFonts w:asciiTheme="majorHAnsi" w:hAnsiTheme="majorHAnsi" w:cstheme="majorHAnsi"/>
          <w:sz w:val="24"/>
          <w:szCs w:val="24"/>
        </w:rPr>
        <w:t>a personal</w:t>
      </w:r>
      <w:r w:rsidRPr="001E2756">
        <w:rPr>
          <w:rFonts w:asciiTheme="majorHAnsi" w:hAnsiTheme="majorHAnsi" w:cstheme="majorHAnsi"/>
          <w:sz w:val="24"/>
          <w:szCs w:val="24"/>
        </w:rPr>
        <w:t xml:space="preserve"> service plan for each patient. </w:t>
      </w:r>
      <w:r w:rsidRPr="001E2756">
        <w:rPr>
          <w:rFonts w:asciiTheme="majorHAnsi" w:hAnsiTheme="majorHAnsi" w:cstheme="majorHAnsi"/>
          <w:b/>
          <w:bCs/>
          <w:sz w:val="24"/>
          <w:szCs w:val="24"/>
        </w:rPr>
        <w:t>Not Substantiated.</w:t>
      </w:r>
      <w:r w:rsidRPr="001E2756">
        <w:rPr>
          <w:rFonts w:asciiTheme="majorHAnsi" w:hAnsiTheme="majorHAnsi" w:cstheme="majorHAnsi"/>
          <w:sz w:val="24"/>
          <w:szCs w:val="24"/>
        </w:rPr>
        <w:t xml:space="preserve">   </w:t>
      </w:r>
    </w:p>
    <w:p w14:paraId="4AFBCB23" w14:textId="2B916351" w:rsidR="00B15F29" w:rsidRPr="008E47CF" w:rsidRDefault="00725439" w:rsidP="00B15F29">
      <w:pPr>
        <w:pStyle w:val="NoSpacing"/>
        <w:ind w:right="288"/>
        <w:rPr>
          <w:rFonts w:asciiTheme="majorHAnsi" w:hAnsiTheme="majorHAnsi" w:cstheme="majorHAnsi"/>
          <w:b/>
          <w:sz w:val="24"/>
          <w:szCs w:val="24"/>
        </w:rPr>
      </w:pPr>
      <w:r w:rsidRPr="008E47CF">
        <w:rPr>
          <w:rFonts w:asciiTheme="majorHAnsi" w:hAnsiTheme="majorHAnsi" w:cstheme="majorHAnsi"/>
          <w:b/>
          <w:sz w:val="24"/>
          <w:szCs w:val="24"/>
        </w:rPr>
        <w:t xml:space="preserve">Actions: </w:t>
      </w:r>
    </w:p>
    <w:p w14:paraId="00E9FB61" w14:textId="77777777" w:rsidR="00DC1F02" w:rsidRPr="001E2756" w:rsidRDefault="00DC1F02" w:rsidP="00B15F29">
      <w:pPr>
        <w:pStyle w:val="NoSpacing"/>
        <w:ind w:right="288"/>
        <w:rPr>
          <w:rFonts w:asciiTheme="majorHAnsi" w:hAnsiTheme="majorHAnsi" w:cstheme="majorHAnsi"/>
          <w:b/>
          <w:sz w:val="24"/>
          <w:szCs w:val="24"/>
        </w:rPr>
      </w:pPr>
    </w:p>
    <w:p w14:paraId="5A9C8B55" w14:textId="42837ACC" w:rsidR="00B15F29" w:rsidRPr="001E2756" w:rsidRDefault="00EA31D5" w:rsidP="00B15F29">
      <w:pPr>
        <w:pStyle w:val="NoSpacing"/>
        <w:ind w:right="288"/>
        <w:rPr>
          <w:rFonts w:asciiTheme="majorHAnsi" w:hAnsiTheme="majorHAnsi" w:cstheme="majorHAnsi"/>
          <w:b/>
          <w:sz w:val="24"/>
          <w:szCs w:val="24"/>
        </w:rPr>
      </w:pPr>
      <w:sdt>
        <w:sdtPr>
          <w:rPr>
            <w:rFonts w:asciiTheme="majorHAnsi" w:hAnsiTheme="majorHAnsi" w:cstheme="majorHAnsi"/>
            <w:sz w:val="24"/>
            <w:szCs w:val="24"/>
          </w:rPr>
          <w:id w:val="641001469"/>
          <w:placeholder>
            <w:docPart w:val="87CF9A1C336D4F35986C1D665DAC566C"/>
          </w:placeholder>
          <w:dropDownList>
            <w:listItem w:value="Choose an item."/>
            <w:listItem w:displayText="No Statement of Deficiency, No Further Action Required" w:value="No Statement of Deficiency, No Further Action Required"/>
            <w:listItem w:displayText="Letter of No Deficiency" w:value="Letter of No Deficiency"/>
            <w:listItem w:displayText="Statement of Deficiency with Directed Plan of Correction" w:value="Statement of Deficiency with Directed Plan of Correction"/>
            <w:listItem w:displayText="Referred Statement of Deficiency to Office of Investigative and Legal Services" w:value="Referred Statement of Deficiency to Office of Investigative and Legal Services"/>
            <w:listItem w:displayText="Memo to File" w:value="Memo to File"/>
            <w:listItem w:displayText="Statement of Deficiency, Plan of Correction Reviewed" w:value="Statement of Deficiency, Plan of Correction Reviewed"/>
            <w:listItem w:displayText="Statement of Deficiency - No Plan of Correction Required" w:value="Statement of Deficiency - No Plan of Correction Required"/>
            <w:listItem w:displayText="Statement of Deficiency, Plan of Correction Reviewed, On-site Re-visit" w:value="Statement of Deficiency, Plan of Correction Reviewed, On-site Re-visit"/>
          </w:dropDownList>
        </w:sdtPr>
        <w:sdtEndPr>
          <w:rPr>
            <w:b/>
          </w:rPr>
        </w:sdtEndPr>
        <w:sdtContent>
          <w:r w:rsidR="00C101D0" w:rsidRPr="001E2756">
            <w:rPr>
              <w:rFonts w:asciiTheme="majorHAnsi" w:hAnsiTheme="majorHAnsi" w:cstheme="majorHAnsi"/>
              <w:sz w:val="24"/>
              <w:szCs w:val="24"/>
            </w:rPr>
            <w:t>Statement of Deficiency, Plan of Correction Reviewed</w:t>
          </w:r>
        </w:sdtContent>
      </w:sdt>
      <w:r w:rsidR="00B15F29" w:rsidRPr="001E2756">
        <w:rPr>
          <w:rFonts w:asciiTheme="majorHAnsi" w:hAnsiTheme="majorHAnsi" w:cstheme="majorHAnsi"/>
          <w:sz w:val="24"/>
          <w:szCs w:val="24"/>
        </w:rPr>
        <w:fldChar w:fldCharType="begin"/>
      </w:r>
      <w:r w:rsidR="00B15F29" w:rsidRPr="001E2756">
        <w:rPr>
          <w:rFonts w:asciiTheme="majorHAnsi" w:hAnsiTheme="majorHAnsi" w:cstheme="majorHAnsi"/>
          <w:sz w:val="24"/>
          <w:szCs w:val="24"/>
        </w:rPr>
        <w:instrText xml:space="preserve"> TA \l "</w:instrText>
      </w:r>
      <w:r w:rsidR="00B15F29" w:rsidRPr="001E2756">
        <w:rPr>
          <w:rStyle w:val="PlaceholderText"/>
          <w:rFonts w:asciiTheme="majorHAnsi" w:hAnsiTheme="majorHAnsi" w:cstheme="majorHAnsi"/>
          <w:sz w:val="24"/>
          <w:szCs w:val="24"/>
        </w:rPr>
        <w:instrText>Choose an item.</w:instrText>
      </w:r>
      <w:r w:rsidR="00B15F29" w:rsidRPr="001E2756">
        <w:rPr>
          <w:rFonts w:asciiTheme="majorHAnsi" w:hAnsiTheme="majorHAnsi" w:cstheme="majorHAnsi"/>
          <w:sz w:val="24"/>
          <w:szCs w:val="24"/>
        </w:rPr>
        <w:instrText xml:space="preserve">" \s "&lt;Choose an item.&gt;" \c 1 </w:instrText>
      </w:r>
      <w:r w:rsidR="00B15F29" w:rsidRPr="001E2756">
        <w:rPr>
          <w:rFonts w:asciiTheme="majorHAnsi" w:hAnsiTheme="majorHAnsi" w:cstheme="majorHAnsi"/>
          <w:sz w:val="24"/>
          <w:szCs w:val="24"/>
        </w:rPr>
        <w:fldChar w:fldCharType="end"/>
      </w:r>
    </w:p>
    <w:p w14:paraId="59450238" w14:textId="3C7F00F1" w:rsidR="00596F44" w:rsidRPr="001E2756" w:rsidRDefault="00EA31D5" w:rsidP="00B15F29">
      <w:pPr>
        <w:pStyle w:val="NoSpacing"/>
        <w:ind w:right="288"/>
        <w:rPr>
          <w:rFonts w:asciiTheme="majorHAnsi" w:hAnsiTheme="majorHAnsi" w:cstheme="majorHAnsi"/>
          <w:b/>
          <w:sz w:val="24"/>
          <w:szCs w:val="24"/>
        </w:rPr>
      </w:pPr>
      <w:sdt>
        <w:sdtPr>
          <w:rPr>
            <w:rFonts w:asciiTheme="majorHAnsi" w:hAnsiTheme="majorHAnsi" w:cstheme="majorHAnsi"/>
            <w:sz w:val="24"/>
            <w:szCs w:val="24"/>
          </w:rPr>
          <w:id w:val="-1980365651"/>
          <w:placeholder>
            <w:docPart w:val="492CEE4318E14770BEA19B10D4BB394C"/>
          </w:placeholder>
          <w:dropDownList>
            <w:listItem w:value="Choose an item."/>
            <w:listItem w:displayText="Referred to Medical Commission" w:value="Referred to Medical Commission"/>
            <w:listItem w:displayText="Referred to Nursing Commission" w:value="Referred to Nursing Commission"/>
            <w:listItem w:displayText="Referred to Office of Investigative and Legal Services" w:value="Referred to Office of Investigative and Legal Services"/>
            <w:listItem w:displayText="Referred to Health Care Authority" w:value="Referred to Health Care Authority"/>
            <w:listItem w:displayText="Referred back to Case Management Team" w:value="Referred back to Case Management Team"/>
            <w:listItem w:displayText="No Additional Referrals Needed" w:value="No Additional Referrals Needed"/>
            <w:listItem w:displayText="Referrred to Commission on Accreditation of Rehabilitation Facilities" w:value="Referrred to Commission on Accreditation of Rehabilitation Facilities"/>
            <w:listItem w:displayText="Referred to Joint Commission" w:value="Referred to Joint Commission"/>
            <w:listItem w:displayText="Referred to Council on Accreditation" w:value="Referred to Council on Accreditation"/>
          </w:dropDownList>
        </w:sdtPr>
        <w:sdtEndPr/>
        <w:sdtContent>
          <w:r w:rsidR="00C101D0" w:rsidRPr="001E2756">
            <w:rPr>
              <w:rFonts w:asciiTheme="majorHAnsi" w:hAnsiTheme="majorHAnsi" w:cstheme="majorHAnsi"/>
              <w:sz w:val="24"/>
              <w:szCs w:val="24"/>
            </w:rPr>
            <w:t>No Additional Referrals Needed</w:t>
          </w:r>
        </w:sdtContent>
      </w:sdt>
      <w:r w:rsidR="00AD4E45" w:rsidRPr="001E2756">
        <w:rPr>
          <w:rFonts w:asciiTheme="majorHAnsi" w:hAnsiTheme="majorHAnsi" w:cstheme="majorHAnsi"/>
          <w:sz w:val="24"/>
          <w:szCs w:val="24"/>
        </w:rPr>
        <w:fldChar w:fldCharType="begin"/>
      </w:r>
      <w:r w:rsidR="00AD4E45" w:rsidRPr="008E47CF">
        <w:rPr>
          <w:rFonts w:asciiTheme="majorHAnsi" w:hAnsiTheme="majorHAnsi" w:cstheme="majorHAnsi"/>
          <w:sz w:val="24"/>
          <w:szCs w:val="24"/>
        </w:rPr>
        <w:instrText xml:space="preserve"> TA \l "</w:instrText>
      </w:r>
      <w:r w:rsidR="00AD4E45" w:rsidRPr="008E47CF">
        <w:rPr>
          <w:rStyle w:val="PlaceholderText"/>
          <w:rFonts w:asciiTheme="majorHAnsi" w:hAnsiTheme="majorHAnsi" w:cstheme="majorHAnsi"/>
          <w:sz w:val="24"/>
          <w:szCs w:val="24"/>
        </w:rPr>
        <w:instrText>Choose an item.</w:instrText>
      </w:r>
      <w:r w:rsidR="00AD4E45" w:rsidRPr="008E47CF">
        <w:rPr>
          <w:rFonts w:asciiTheme="majorHAnsi" w:hAnsiTheme="majorHAnsi" w:cstheme="majorHAnsi"/>
          <w:sz w:val="24"/>
          <w:szCs w:val="24"/>
        </w:rPr>
        <w:instrText xml:space="preserve">" \s "&lt;Choose an item.&gt;" \c 1 </w:instrText>
      </w:r>
      <w:r w:rsidR="00AD4E45" w:rsidRPr="001E2756">
        <w:rPr>
          <w:rFonts w:asciiTheme="majorHAnsi" w:hAnsiTheme="majorHAnsi" w:cstheme="majorHAnsi"/>
          <w:sz w:val="24"/>
          <w:szCs w:val="24"/>
        </w:rPr>
        <w:fldChar w:fldCharType="end"/>
      </w:r>
    </w:p>
    <w:p w14:paraId="4EB8A043" w14:textId="77777777" w:rsidR="00F24A65" w:rsidRPr="001E2756" w:rsidRDefault="00F24A65">
      <w:pPr>
        <w:rPr>
          <w:rFonts w:asciiTheme="majorHAnsi" w:hAnsiTheme="majorHAnsi" w:cstheme="majorHAnsi"/>
        </w:rPr>
      </w:pPr>
    </w:p>
    <w:p w14:paraId="11303F5E" w14:textId="77777777" w:rsidR="00F24A65" w:rsidRPr="001E2756" w:rsidRDefault="00F24A65">
      <w:pPr>
        <w:rPr>
          <w:rFonts w:asciiTheme="majorHAnsi" w:hAnsiTheme="majorHAnsi" w:cstheme="majorHAnsi"/>
        </w:rPr>
      </w:pPr>
    </w:p>
    <w:sectPr w:rsidR="00F24A65" w:rsidRPr="001E2756" w:rsidSect="00FB0471">
      <w:headerReference w:type="default" r:id="rId16"/>
      <w:footerReference w:type="default" r:id="rId17"/>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cKinney, Sean M (DOH)" w:date="2025-01-13T14:45:00Z" w:initials="SM">
    <w:p w14:paraId="60A83093" w14:textId="77777777" w:rsidR="00EA31D5" w:rsidRDefault="00EA31D5" w:rsidP="00EA31D5">
      <w:pPr>
        <w:pStyle w:val="CommentText"/>
      </w:pPr>
      <w:r>
        <w:rPr>
          <w:rStyle w:val="CommentReference"/>
        </w:rPr>
        <w:annotationRef/>
      </w:r>
      <w:r>
        <w:t xml:space="preserve">Great Job! The report flows well and is well-written. </w:t>
      </w:r>
    </w:p>
  </w:comment>
  <w:comment w:id="3" w:author="McKinney, Sean M (DOH)" w:date="2024-12-23T14:11:00Z" w:initials="SM">
    <w:p w14:paraId="15768ABC" w14:textId="471542C1" w:rsidR="0065348B" w:rsidRDefault="0065348B" w:rsidP="0065348B">
      <w:pPr>
        <w:pStyle w:val="CommentText"/>
      </w:pPr>
      <w:r>
        <w:rPr>
          <w:rStyle w:val="CommentReference"/>
        </w:rPr>
        <w:annotationRef/>
      </w:r>
      <w:r>
        <w:t>Was there a mild, moderate, or severe for the SUD?</w:t>
      </w:r>
    </w:p>
  </w:comment>
  <w:comment w:id="4" w:author="Earnest, Dawn M (DOH)" w:date="2024-12-23T16:02:00Z" w:initials="DE">
    <w:p w14:paraId="7554D6AE" w14:textId="77777777" w:rsidR="00F36D64" w:rsidRDefault="00F376B9" w:rsidP="00F36D64">
      <w:pPr>
        <w:pStyle w:val="CommentText"/>
      </w:pPr>
      <w:r>
        <w:rPr>
          <w:rStyle w:val="CommentReference"/>
        </w:rPr>
        <w:annotationRef/>
      </w:r>
      <w:r w:rsidR="00F36D64">
        <w:t xml:space="preserve">No </w:t>
      </w:r>
    </w:p>
  </w:comment>
  <w:comment w:id="5" w:author="McKinney, Sean M (DOH)" w:date="2024-12-23T14:13:00Z" w:initials="SM">
    <w:p w14:paraId="64EDA090" w14:textId="6890D702" w:rsidR="0065348B" w:rsidRDefault="0065348B" w:rsidP="0065348B">
      <w:pPr>
        <w:pStyle w:val="CommentText"/>
      </w:pPr>
      <w:r>
        <w:rPr>
          <w:rStyle w:val="CommentReference"/>
        </w:rPr>
        <w:annotationRef/>
      </w:r>
      <w:r>
        <w:t>What document?</w:t>
      </w:r>
    </w:p>
  </w:comment>
  <w:comment w:id="6" w:author="Earnest, Dawn M (DOH)" w:date="2024-12-23T16:02:00Z" w:initials="DE">
    <w:p w14:paraId="0883C0B8" w14:textId="77777777" w:rsidR="00E749A8" w:rsidRDefault="00F376B9" w:rsidP="00E749A8">
      <w:pPr>
        <w:pStyle w:val="CommentText"/>
      </w:pPr>
      <w:r>
        <w:rPr>
          <w:rStyle w:val="CommentReference"/>
        </w:rPr>
        <w:annotationRef/>
      </w:r>
      <w:r w:rsidR="00E749A8">
        <w:t xml:space="preserve">The above document. I didn’t want it to be one whole paragraph. </w:t>
      </w:r>
    </w:p>
  </w:comment>
  <w:comment w:id="8" w:author="McKinney, Sean M (DOH)" w:date="2024-12-23T14:31:00Z" w:initials="SM">
    <w:p w14:paraId="683C58BE" w14:textId="71FD7F01" w:rsidR="00CB5A3D" w:rsidRDefault="00CB5A3D" w:rsidP="00CB5A3D">
      <w:pPr>
        <w:pStyle w:val="CommentText"/>
      </w:pPr>
      <w:r>
        <w:rPr>
          <w:rStyle w:val="CommentReference"/>
        </w:rPr>
        <w:annotationRef/>
      </w:r>
      <w:r>
        <w:t>This section seems out of place. Most of the information is captured in other sections, I would either remove this section or move it up to when the pt admitted to the facility.</w:t>
      </w:r>
    </w:p>
  </w:comment>
  <w:comment w:id="9" w:author="Earnest, Dawn M (DOH)" w:date="2024-12-23T16:03:00Z" w:initials="DE">
    <w:p w14:paraId="0A06A7A0" w14:textId="77777777" w:rsidR="00F376B9" w:rsidRDefault="00F376B9" w:rsidP="00F376B9">
      <w:pPr>
        <w:pStyle w:val="CommentText"/>
      </w:pPr>
      <w:r>
        <w:rPr>
          <w:rStyle w:val="CommentReference"/>
        </w:rPr>
        <w:annotationRef/>
      </w:r>
      <w:r>
        <w:t xml:space="preserve">I want to leave it as it was a note that documented information from the day that the patient passed away. </w:t>
      </w:r>
    </w:p>
  </w:comment>
  <w:comment w:id="10" w:author="McKinney, Sean M (DOH)" w:date="2024-12-23T14:35:00Z" w:initials="SM">
    <w:p w14:paraId="46B150A1" w14:textId="77777777" w:rsidR="00F155E4" w:rsidRDefault="00F155E4" w:rsidP="00F155E4">
      <w:pPr>
        <w:pStyle w:val="CommentText"/>
      </w:pPr>
      <w:r>
        <w:rPr>
          <w:rStyle w:val="CommentReference"/>
        </w:rPr>
        <w:annotationRef/>
      </w:r>
      <w:r>
        <w:t>Tx summary after the pt expired?</w:t>
      </w:r>
    </w:p>
  </w:comment>
  <w:comment w:id="11" w:author="Earnest, Dawn M (DOH)" w:date="2024-12-23T16:04:00Z" w:initials="DE">
    <w:p w14:paraId="4C9CE457" w14:textId="77777777" w:rsidR="00F376B9" w:rsidRDefault="00F376B9" w:rsidP="00F376B9">
      <w:pPr>
        <w:pStyle w:val="CommentText"/>
      </w:pPr>
      <w:r>
        <w:rPr>
          <w:rStyle w:val="CommentReference"/>
        </w:rPr>
        <w:annotationRef/>
      </w:r>
      <w:r>
        <w:t xml:space="preserve">Yes. It was added after the death of the patient when they closed the patient record out. </w:t>
      </w:r>
    </w:p>
  </w:comment>
  <w:comment w:id="15" w:author="McKinney, Sean M (DOH)" w:date="2024-12-23T14:48:00Z" w:initials="SM">
    <w:p w14:paraId="5E81CB8C" w14:textId="77777777" w:rsidR="00BB52E3" w:rsidRDefault="00BB52E3" w:rsidP="00BB52E3">
      <w:pPr>
        <w:pStyle w:val="CommentText"/>
      </w:pPr>
      <w:r>
        <w:rPr>
          <w:rStyle w:val="CommentReference"/>
        </w:rPr>
        <w:annotationRef/>
      </w:r>
      <w:r>
        <w:t>Most of this information is captured in the section above; consider removing this section</w:t>
      </w:r>
    </w:p>
  </w:comment>
  <w:comment w:id="16" w:author="Earnest, Dawn M (DOH)" w:date="2025-01-03T11:09:00Z" w:initials="DE">
    <w:p w14:paraId="632572CD" w14:textId="77777777" w:rsidR="008C53E3" w:rsidRDefault="008C53E3" w:rsidP="008C53E3">
      <w:pPr>
        <w:pStyle w:val="CommentText"/>
      </w:pPr>
      <w:r>
        <w:rPr>
          <w:rStyle w:val="CommentReference"/>
        </w:rPr>
        <w:annotationRef/>
      </w:r>
      <w:r>
        <w:t xml:space="preserve">I removed the other section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A83093" w15:done="0"/>
  <w15:commentEx w15:paraId="15768ABC" w15:done="0"/>
  <w15:commentEx w15:paraId="7554D6AE" w15:paraIdParent="15768ABC" w15:done="0"/>
  <w15:commentEx w15:paraId="64EDA090" w15:done="0"/>
  <w15:commentEx w15:paraId="0883C0B8" w15:paraIdParent="64EDA090" w15:done="0"/>
  <w15:commentEx w15:paraId="683C58BE" w15:done="0"/>
  <w15:commentEx w15:paraId="0A06A7A0" w15:paraIdParent="683C58BE" w15:done="0"/>
  <w15:commentEx w15:paraId="46B150A1" w15:done="0"/>
  <w15:commentEx w15:paraId="4C9CE457" w15:paraIdParent="46B150A1" w15:done="0"/>
  <w15:commentEx w15:paraId="5E81CB8C" w15:done="0"/>
  <w15:commentEx w15:paraId="632572CD" w15:paraIdParent="5E81CB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BACDB2" w16cex:dateUtc="2025-01-13T22:45:00Z"/>
  <w16cex:commentExtensible w16cex:durableId="0952F699" w16cex:dateUtc="2024-12-23T22:11:00Z"/>
  <w16cex:commentExtensible w16cex:durableId="4895330A" w16cex:dateUtc="2024-12-24T00:02:00Z"/>
  <w16cex:commentExtensible w16cex:durableId="5EB3D925" w16cex:dateUtc="2024-12-23T22:13:00Z"/>
  <w16cex:commentExtensible w16cex:durableId="250E6538" w16cex:dateUtc="2024-12-24T00:02:00Z"/>
  <w16cex:commentExtensible w16cex:durableId="1122E8FC" w16cex:dateUtc="2024-12-23T22:31:00Z"/>
  <w16cex:commentExtensible w16cex:durableId="0D1DBB59" w16cex:dateUtc="2024-12-24T00:03:00Z"/>
  <w16cex:commentExtensible w16cex:durableId="2B8EDAC6" w16cex:dateUtc="2024-12-23T22:35:00Z"/>
  <w16cex:commentExtensible w16cex:durableId="3E9E9F91" w16cex:dateUtc="2024-12-24T00:04:00Z"/>
  <w16cex:commentExtensible w16cex:durableId="1F70B56E" w16cex:dateUtc="2024-12-23T22:48:00Z"/>
  <w16cex:commentExtensible w16cex:durableId="2ACFB273" w16cex:dateUtc="2025-01-03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A83093" w16cid:durableId="4EBACDB2"/>
  <w16cid:commentId w16cid:paraId="15768ABC" w16cid:durableId="0952F699"/>
  <w16cid:commentId w16cid:paraId="7554D6AE" w16cid:durableId="4895330A"/>
  <w16cid:commentId w16cid:paraId="64EDA090" w16cid:durableId="5EB3D925"/>
  <w16cid:commentId w16cid:paraId="0883C0B8" w16cid:durableId="250E6538"/>
  <w16cid:commentId w16cid:paraId="683C58BE" w16cid:durableId="1122E8FC"/>
  <w16cid:commentId w16cid:paraId="0A06A7A0" w16cid:durableId="0D1DBB59"/>
  <w16cid:commentId w16cid:paraId="46B150A1" w16cid:durableId="2B8EDAC6"/>
  <w16cid:commentId w16cid:paraId="4C9CE457" w16cid:durableId="3E9E9F91"/>
  <w16cid:commentId w16cid:paraId="5E81CB8C" w16cid:durableId="1F70B56E"/>
  <w16cid:commentId w16cid:paraId="632572CD" w16cid:durableId="2ACFB2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5AE41" w14:textId="77777777" w:rsidR="00855D30" w:rsidRDefault="00855D30">
      <w:r>
        <w:separator/>
      </w:r>
    </w:p>
  </w:endnote>
  <w:endnote w:type="continuationSeparator" w:id="0">
    <w:p w14:paraId="4322B102" w14:textId="77777777" w:rsidR="00855D30" w:rsidRDefault="00855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600641"/>
      <w:docPartObj>
        <w:docPartGallery w:val="Page Numbers (Bottom of Page)"/>
        <w:docPartUnique/>
      </w:docPartObj>
    </w:sdtPr>
    <w:sdtEndPr>
      <w:rPr>
        <w:noProof/>
      </w:rPr>
    </w:sdtEndPr>
    <w:sdtContent>
      <w:p w14:paraId="575B0033" w14:textId="447C8DBF" w:rsidR="00B15F29" w:rsidRDefault="00B15F29">
        <w:pPr>
          <w:pStyle w:val="Footer"/>
          <w:jc w:val="center"/>
        </w:pPr>
        <w:r>
          <w:fldChar w:fldCharType="begin"/>
        </w:r>
        <w:r>
          <w:instrText xml:space="preserve"> PAGE   \* MERGEFORMAT </w:instrText>
        </w:r>
        <w:r>
          <w:fldChar w:fldCharType="separate"/>
        </w:r>
        <w:r w:rsidR="00673D69">
          <w:rPr>
            <w:noProof/>
          </w:rPr>
          <w:t>1</w:t>
        </w:r>
        <w:r>
          <w:rPr>
            <w:noProof/>
          </w:rPr>
          <w:fldChar w:fldCharType="end"/>
        </w:r>
      </w:p>
    </w:sdtContent>
  </w:sdt>
  <w:p w14:paraId="03DC9500" w14:textId="77777777" w:rsidR="00B15F29" w:rsidRDefault="00B15F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3CF9C" w14:textId="77777777" w:rsidR="00855D30" w:rsidRDefault="00855D30">
      <w:r>
        <w:separator/>
      </w:r>
    </w:p>
  </w:footnote>
  <w:footnote w:type="continuationSeparator" w:id="0">
    <w:p w14:paraId="05CAA7BD" w14:textId="77777777" w:rsidR="00855D30" w:rsidRDefault="00855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DC06" w14:textId="5E752844" w:rsidR="00B15F29" w:rsidRPr="00BE3493" w:rsidRDefault="00EA31D5" w:rsidP="00B15F29">
    <w:pPr>
      <w:pStyle w:val="NoSpacing"/>
      <w:rPr>
        <w:rFonts w:asciiTheme="majorHAnsi" w:hAnsiTheme="majorHAnsi" w:cstheme="majorHAnsi"/>
      </w:rPr>
    </w:pPr>
    <w:sdt>
      <w:sdtPr>
        <w:rPr>
          <w:rFonts w:ascii="Arial" w:hAnsi="Arial" w:cs="Arial"/>
        </w:rPr>
        <w:id w:val="-1676181479"/>
        <w:docPartObj>
          <w:docPartGallery w:val="Watermarks"/>
          <w:docPartUnique/>
        </w:docPartObj>
      </w:sdtPr>
      <w:sdtEndPr/>
      <w:sdtContent>
        <w:r>
          <w:rPr>
            <w:rFonts w:ascii="Arial" w:hAnsi="Arial" w:cs="Arial"/>
            <w:noProof/>
          </w:rPr>
          <w:pict w14:anchorId="4AF634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15F29" w:rsidRPr="00BE3493">
      <w:rPr>
        <w:rFonts w:asciiTheme="majorHAnsi" w:hAnsiTheme="majorHAnsi" w:cstheme="majorHAnsi"/>
      </w:rPr>
      <w:t>Facility Name</w:t>
    </w:r>
    <w:r w:rsidR="0048103A" w:rsidRPr="00BE3493">
      <w:rPr>
        <w:rFonts w:asciiTheme="majorHAnsi" w:hAnsiTheme="majorHAnsi" w:cstheme="majorHAnsi"/>
      </w:rPr>
      <w:t xml:space="preserve">: </w:t>
    </w:r>
    <w:r w:rsidR="00AB4F41" w:rsidRPr="00BE3493">
      <w:rPr>
        <w:rFonts w:asciiTheme="majorHAnsi" w:hAnsiTheme="majorHAnsi" w:cstheme="majorHAnsi"/>
      </w:rPr>
      <w:t>Lakeside Milam</w:t>
    </w:r>
  </w:p>
  <w:p w14:paraId="36FC346D" w14:textId="24225E5A" w:rsidR="00AB4F41" w:rsidRPr="00BE3493" w:rsidRDefault="008F4E24" w:rsidP="001F0BC3">
    <w:pPr>
      <w:pStyle w:val="NoSpacing"/>
      <w:rPr>
        <w:rFonts w:asciiTheme="majorHAnsi" w:hAnsiTheme="majorHAnsi" w:cstheme="majorHAnsi"/>
      </w:rPr>
    </w:pPr>
    <w:r w:rsidRPr="00BE3493">
      <w:rPr>
        <w:rFonts w:asciiTheme="majorHAnsi" w:hAnsiTheme="majorHAnsi" w:cstheme="majorHAnsi"/>
      </w:rPr>
      <w:t xml:space="preserve">Case/Intake Number: </w:t>
    </w:r>
    <w:r w:rsidR="00AB4F41" w:rsidRPr="00BE3493">
      <w:rPr>
        <w:rFonts w:asciiTheme="majorHAnsi" w:hAnsiTheme="majorHAnsi" w:cstheme="majorHAnsi"/>
      </w:rPr>
      <w:t>2023-14574</w:t>
    </w:r>
    <w:r w:rsidR="00285AAE" w:rsidRPr="00BE3493">
      <w:rPr>
        <w:rFonts w:asciiTheme="majorHAnsi" w:hAnsiTheme="majorHAnsi" w:cstheme="majorHAnsi"/>
      </w:rPr>
      <w:t xml:space="preserve"> RTF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020B"/>
    <w:multiLevelType w:val="hybridMultilevel"/>
    <w:tmpl w:val="20F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51DF3"/>
    <w:multiLevelType w:val="hybridMultilevel"/>
    <w:tmpl w:val="37ECA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E63F7"/>
    <w:multiLevelType w:val="hybridMultilevel"/>
    <w:tmpl w:val="624EDE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376A70"/>
    <w:multiLevelType w:val="hybridMultilevel"/>
    <w:tmpl w:val="38184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34B54"/>
    <w:multiLevelType w:val="hybridMultilevel"/>
    <w:tmpl w:val="A58A4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2D4669"/>
    <w:multiLevelType w:val="hybridMultilevel"/>
    <w:tmpl w:val="9D1E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AE0CE6"/>
    <w:multiLevelType w:val="hybridMultilevel"/>
    <w:tmpl w:val="BB24C502"/>
    <w:lvl w:ilvl="0" w:tplc="575A8558">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239C4E91"/>
    <w:multiLevelType w:val="hybridMultilevel"/>
    <w:tmpl w:val="26C6C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2724D"/>
    <w:multiLevelType w:val="hybridMultilevel"/>
    <w:tmpl w:val="729EB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9A48CE"/>
    <w:multiLevelType w:val="hybridMultilevel"/>
    <w:tmpl w:val="AB72C632"/>
    <w:lvl w:ilvl="0" w:tplc="2608515E">
      <w:start w:val="1"/>
      <w:numFmt w:val="bullet"/>
      <w:lvlText w:val=""/>
      <w:lvlJc w:val="left"/>
      <w:pPr>
        <w:ind w:left="720" w:hanging="360"/>
      </w:pPr>
      <w:rPr>
        <w:rFonts w:ascii="Symbol" w:hAnsi="Symbol"/>
      </w:rPr>
    </w:lvl>
    <w:lvl w:ilvl="1" w:tplc="19BE0BC6">
      <w:start w:val="1"/>
      <w:numFmt w:val="bullet"/>
      <w:lvlText w:val=""/>
      <w:lvlJc w:val="left"/>
      <w:pPr>
        <w:ind w:left="720" w:hanging="360"/>
      </w:pPr>
      <w:rPr>
        <w:rFonts w:ascii="Symbol" w:hAnsi="Symbol"/>
      </w:rPr>
    </w:lvl>
    <w:lvl w:ilvl="2" w:tplc="22D82A5A">
      <w:start w:val="1"/>
      <w:numFmt w:val="bullet"/>
      <w:lvlText w:val=""/>
      <w:lvlJc w:val="left"/>
      <w:pPr>
        <w:ind w:left="720" w:hanging="360"/>
      </w:pPr>
      <w:rPr>
        <w:rFonts w:ascii="Symbol" w:hAnsi="Symbol"/>
      </w:rPr>
    </w:lvl>
    <w:lvl w:ilvl="3" w:tplc="36A8194E">
      <w:start w:val="1"/>
      <w:numFmt w:val="bullet"/>
      <w:lvlText w:val=""/>
      <w:lvlJc w:val="left"/>
      <w:pPr>
        <w:ind w:left="720" w:hanging="360"/>
      </w:pPr>
      <w:rPr>
        <w:rFonts w:ascii="Symbol" w:hAnsi="Symbol"/>
      </w:rPr>
    </w:lvl>
    <w:lvl w:ilvl="4" w:tplc="4C42F49C">
      <w:start w:val="1"/>
      <w:numFmt w:val="bullet"/>
      <w:lvlText w:val=""/>
      <w:lvlJc w:val="left"/>
      <w:pPr>
        <w:ind w:left="720" w:hanging="360"/>
      </w:pPr>
      <w:rPr>
        <w:rFonts w:ascii="Symbol" w:hAnsi="Symbol"/>
      </w:rPr>
    </w:lvl>
    <w:lvl w:ilvl="5" w:tplc="BA1657C8">
      <w:start w:val="1"/>
      <w:numFmt w:val="bullet"/>
      <w:lvlText w:val=""/>
      <w:lvlJc w:val="left"/>
      <w:pPr>
        <w:ind w:left="720" w:hanging="360"/>
      </w:pPr>
      <w:rPr>
        <w:rFonts w:ascii="Symbol" w:hAnsi="Symbol"/>
      </w:rPr>
    </w:lvl>
    <w:lvl w:ilvl="6" w:tplc="0E80A442">
      <w:start w:val="1"/>
      <w:numFmt w:val="bullet"/>
      <w:lvlText w:val=""/>
      <w:lvlJc w:val="left"/>
      <w:pPr>
        <w:ind w:left="720" w:hanging="360"/>
      </w:pPr>
      <w:rPr>
        <w:rFonts w:ascii="Symbol" w:hAnsi="Symbol"/>
      </w:rPr>
    </w:lvl>
    <w:lvl w:ilvl="7" w:tplc="E8FCB712">
      <w:start w:val="1"/>
      <w:numFmt w:val="bullet"/>
      <w:lvlText w:val=""/>
      <w:lvlJc w:val="left"/>
      <w:pPr>
        <w:ind w:left="720" w:hanging="360"/>
      </w:pPr>
      <w:rPr>
        <w:rFonts w:ascii="Symbol" w:hAnsi="Symbol"/>
      </w:rPr>
    </w:lvl>
    <w:lvl w:ilvl="8" w:tplc="A4340450">
      <w:start w:val="1"/>
      <w:numFmt w:val="bullet"/>
      <w:lvlText w:val=""/>
      <w:lvlJc w:val="left"/>
      <w:pPr>
        <w:ind w:left="720" w:hanging="360"/>
      </w:pPr>
      <w:rPr>
        <w:rFonts w:ascii="Symbol" w:hAnsi="Symbol"/>
      </w:rPr>
    </w:lvl>
  </w:abstractNum>
  <w:abstractNum w:abstractNumId="10" w15:restartNumberingAfterBreak="0">
    <w:nsid w:val="44CA4A24"/>
    <w:multiLevelType w:val="hybridMultilevel"/>
    <w:tmpl w:val="19AC19C8"/>
    <w:lvl w:ilvl="0" w:tplc="6044A8CC">
      <w:start w:val="1"/>
      <w:numFmt w:val="bullet"/>
      <w:lvlText w:val=""/>
      <w:lvlJc w:val="left"/>
      <w:pPr>
        <w:ind w:left="720" w:hanging="360"/>
      </w:pPr>
      <w:rPr>
        <w:rFonts w:ascii="Symbol" w:hAnsi="Symbol"/>
      </w:rPr>
    </w:lvl>
    <w:lvl w:ilvl="1" w:tplc="303850EE">
      <w:start w:val="1"/>
      <w:numFmt w:val="bullet"/>
      <w:lvlText w:val=""/>
      <w:lvlJc w:val="left"/>
      <w:pPr>
        <w:ind w:left="720" w:hanging="360"/>
      </w:pPr>
      <w:rPr>
        <w:rFonts w:ascii="Symbol" w:hAnsi="Symbol"/>
      </w:rPr>
    </w:lvl>
    <w:lvl w:ilvl="2" w:tplc="3EE06436">
      <w:start w:val="1"/>
      <w:numFmt w:val="bullet"/>
      <w:lvlText w:val=""/>
      <w:lvlJc w:val="left"/>
      <w:pPr>
        <w:ind w:left="720" w:hanging="360"/>
      </w:pPr>
      <w:rPr>
        <w:rFonts w:ascii="Symbol" w:hAnsi="Symbol"/>
      </w:rPr>
    </w:lvl>
    <w:lvl w:ilvl="3" w:tplc="FFA2B7C0">
      <w:start w:val="1"/>
      <w:numFmt w:val="bullet"/>
      <w:lvlText w:val=""/>
      <w:lvlJc w:val="left"/>
      <w:pPr>
        <w:ind w:left="720" w:hanging="360"/>
      </w:pPr>
      <w:rPr>
        <w:rFonts w:ascii="Symbol" w:hAnsi="Symbol"/>
      </w:rPr>
    </w:lvl>
    <w:lvl w:ilvl="4" w:tplc="D7625EDA">
      <w:start w:val="1"/>
      <w:numFmt w:val="bullet"/>
      <w:lvlText w:val=""/>
      <w:lvlJc w:val="left"/>
      <w:pPr>
        <w:ind w:left="720" w:hanging="360"/>
      </w:pPr>
      <w:rPr>
        <w:rFonts w:ascii="Symbol" w:hAnsi="Symbol"/>
      </w:rPr>
    </w:lvl>
    <w:lvl w:ilvl="5" w:tplc="5B702AA4">
      <w:start w:val="1"/>
      <w:numFmt w:val="bullet"/>
      <w:lvlText w:val=""/>
      <w:lvlJc w:val="left"/>
      <w:pPr>
        <w:ind w:left="720" w:hanging="360"/>
      </w:pPr>
      <w:rPr>
        <w:rFonts w:ascii="Symbol" w:hAnsi="Symbol"/>
      </w:rPr>
    </w:lvl>
    <w:lvl w:ilvl="6" w:tplc="3198067C">
      <w:start w:val="1"/>
      <w:numFmt w:val="bullet"/>
      <w:lvlText w:val=""/>
      <w:lvlJc w:val="left"/>
      <w:pPr>
        <w:ind w:left="720" w:hanging="360"/>
      </w:pPr>
      <w:rPr>
        <w:rFonts w:ascii="Symbol" w:hAnsi="Symbol"/>
      </w:rPr>
    </w:lvl>
    <w:lvl w:ilvl="7" w:tplc="0CA67E9E">
      <w:start w:val="1"/>
      <w:numFmt w:val="bullet"/>
      <w:lvlText w:val=""/>
      <w:lvlJc w:val="left"/>
      <w:pPr>
        <w:ind w:left="720" w:hanging="360"/>
      </w:pPr>
      <w:rPr>
        <w:rFonts w:ascii="Symbol" w:hAnsi="Symbol"/>
      </w:rPr>
    </w:lvl>
    <w:lvl w:ilvl="8" w:tplc="09B0FC44">
      <w:start w:val="1"/>
      <w:numFmt w:val="bullet"/>
      <w:lvlText w:val=""/>
      <w:lvlJc w:val="left"/>
      <w:pPr>
        <w:ind w:left="720" w:hanging="360"/>
      </w:pPr>
      <w:rPr>
        <w:rFonts w:ascii="Symbol" w:hAnsi="Symbol"/>
      </w:rPr>
    </w:lvl>
  </w:abstractNum>
  <w:abstractNum w:abstractNumId="11" w15:restartNumberingAfterBreak="0">
    <w:nsid w:val="48483009"/>
    <w:multiLevelType w:val="hybridMultilevel"/>
    <w:tmpl w:val="F3689D16"/>
    <w:lvl w:ilvl="0" w:tplc="BD60B502">
      <w:start w:val="1"/>
      <w:numFmt w:val="bullet"/>
      <w:lvlText w:val=""/>
      <w:lvlJc w:val="left"/>
      <w:pPr>
        <w:ind w:left="720" w:hanging="360"/>
      </w:pPr>
      <w:rPr>
        <w:rFonts w:ascii="Symbol" w:hAnsi="Symbol"/>
      </w:rPr>
    </w:lvl>
    <w:lvl w:ilvl="1" w:tplc="B860C25E">
      <w:start w:val="1"/>
      <w:numFmt w:val="bullet"/>
      <w:lvlText w:val=""/>
      <w:lvlJc w:val="left"/>
      <w:pPr>
        <w:ind w:left="720" w:hanging="360"/>
      </w:pPr>
      <w:rPr>
        <w:rFonts w:ascii="Symbol" w:hAnsi="Symbol"/>
      </w:rPr>
    </w:lvl>
    <w:lvl w:ilvl="2" w:tplc="1D3A9F1E">
      <w:start w:val="1"/>
      <w:numFmt w:val="bullet"/>
      <w:lvlText w:val=""/>
      <w:lvlJc w:val="left"/>
      <w:pPr>
        <w:ind w:left="720" w:hanging="360"/>
      </w:pPr>
      <w:rPr>
        <w:rFonts w:ascii="Symbol" w:hAnsi="Symbol"/>
      </w:rPr>
    </w:lvl>
    <w:lvl w:ilvl="3" w:tplc="EEF84D8A">
      <w:start w:val="1"/>
      <w:numFmt w:val="bullet"/>
      <w:lvlText w:val=""/>
      <w:lvlJc w:val="left"/>
      <w:pPr>
        <w:ind w:left="720" w:hanging="360"/>
      </w:pPr>
      <w:rPr>
        <w:rFonts w:ascii="Symbol" w:hAnsi="Symbol"/>
      </w:rPr>
    </w:lvl>
    <w:lvl w:ilvl="4" w:tplc="1494EFDA">
      <w:start w:val="1"/>
      <w:numFmt w:val="bullet"/>
      <w:lvlText w:val=""/>
      <w:lvlJc w:val="left"/>
      <w:pPr>
        <w:ind w:left="720" w:hanging="360"/>
      </w:pPr>
      <w:rPr>
        <w:rFonts w:ascii="Symbol" w:hAnsi="Symbol"/>
      </w:rPr>
    </w:lvl>
    <w:lvl w:ilvl="5" w:tplc="044AC9FE">
      <w:start w:val="1"/>
      <w:numFmt w:val="bullet"/>
      <w:lvlText w:val=""/>
      <w:lvlJc w:val="left"/>
      <w:pPr>
        <w:ind w:left="720" w:hanging="360"/>
      </w:pPr>
      <w:rPr>
        <w:rFonts w:ascii="Symbol" w:hAnsi="Symbol"/>
      </w:rPr>
    </w:lvl>
    <w:lvl w:ilvl="6" w:tplc="CD5CBAF8">
      <w:start w:val="1"/>
      <w:numFmt w:val="bullet"/>
      <w:lvlText w:val=""/>
      <w:lvlJc w:val="left"/>
      <w:pPr>
        <w:ind w:left="720" w:hanging="360"/>
      </w:pPr>
      <w:rPr>
        <w:rFonts w:ascii="Symbol" w:hAnsi="Symbol"/>
      </w:rPr>
    </w:lvl>
    <w:lvl w:ilvl="7" w:tplc="3CD41170">
      <w:start w:val="1"/>
      <w:numFmt w:val="bullet"/>
      <w:lvlText w:val=""/>
      <w:lvlJc w:val="left"/>
      <w:pPr>
        <w:ind w:left="720" w:hanging="360"/>
      </w:pPr>
      <w:rPr>
        <w:rFonts w:ascii="Symbol" w:hAnsi="Symbol"/>
      </w:rPr>
    </w:lvl>
    <w:lvl w:ilvl="8" w:tplc="3F8EB8E2">
      <w:start w:val="1"/>
      <w:numFmt w:val="bullet"/>
      <w:lvlText w:val=""/>
      <w:lvlJc w:val="left"/>
      <w:pPr>
        <w:ind w:left="720" w:hanging="360"/>
      </w:pPr>
      <w:rPr>
        <w:rFonts w:ascii="Symbol" w:hAnsi="Symbol"/>
      </w:rPr>
    </w:lvl>
  </w:abstractNum>
  <w:abstractNum w:abstractNumId="12" w15:restartNumberingAfterBreak="0">
    <w:nsid w:val="4D0C1B49"/>
    <w:multiLevelType w:val="hybridMultilevel"/>
    <w:tmpl w:val="E5AA4FB2"/>
    <w:lvl w:ilvl="0" w:tplc="F2C89B28">
      <w:start w:val="1"/>
      <w:numFmt w:val="bullet"/>
      <w:lvlText w:val=""/>
      <w:lvlJc w:val="left"/>
      <w:pPr>
        <w:ind w:left="720" w:hanging="360"/>
      </w:pPr>
      <w:rPr>
        <w:rFonts w:ascii="Symbol" w:hAnsi="Symbol"/>
      </w:rPr>
    </w:lvl>
    <w:lvl w:ilvl="1" w:tplc="CEC01B8E">
      <w:start w:val="1"/>
      <w:numFmt w:val="bullet"/>
      <w:lvlText w:val=""/>
      <w:lvlJc w:val="left"/>
      <w:pPr>
        <w:ind w:left="720" w:hanging="360"/>
      </w:pPr>
      <w:rPr>
        <w:rFonts w:ascii="Symbol" w:hAnsi="Symbol"/>
      </w:rPr>
    </w:lvl>
    <w:lvl w:ilvl="2" w:tplc="9A286FEA">
      <w:start w:val="1"/>
      <w:numFmt w:val="bullet"/>
      <w:lvlText w:val=""/>
      <w:lvlJc w:val="left"/>
      <w:pPr>
        <w:ind w:left="720" w:hanging="360"/>
      </w:pPr>
      <w:rPr>
        <w:rFonts w:ascii="Symbol" w:hAnsi="Symbol"/>
      </w:rPr>
    </w:lvl>
    <w:lvl w:ilvl="3" w:tplc="F998E5AE">
      <w:start w:val="1"/>
      <w:numFmt w:val="bullet"/>
      <w:lvlText w:val=""/>
      <w:lvlJc w:val="left"/>
      <w:pPr>
        <w:ind w:left="720" w:hanging="360"/>
      </w:pPr>
      <w:rPr>
        <w:rFonts w:ascii="Symbol" w:hAnsi="Symbol"/>
      </w:rPr>
    </w:lvl>
    <w:lvl w:ilvl="4" w:tplc="BF94442C">
      <w:start w:val="1"/>
      <w:numFmt w:val="bullet"/>
      <w:lvlText w:val=""/>
      <w:lvlJc w:val="left"/>
      <w:pPr>
        <w:ind w:left="720" w:hanging="360"/>
      </w:pPr>
      <w:rPr>
        <w:rFonts w:ascii="Symbol" w:hAnsi="Symbol"/>
      </w:rPr>
    </w:lvl>
    <w:lvl w:ilvl="5" w:tplc="B1A22E04">
      <w:start w:val="1"/>
      <w:numFmt w:val="bullet"/>
      <w:lvlText w:val=""/>
      <w:lvlJc w:val="left"/>
      <w:pPr>
        <w:ind w:left="720" w:hanging="360"/>
      </w:pPr>
      <w:rPr>
        <w:rFonts w:ascii="Symbol" w:hAnsi="Symbol"/>
      </w:rPr>
    </w:lvl>
    <w:lvl w:ilvl="6" w:tplc="B2001EA0">
      <w:start w:val="1"/>
      <w:numFmt w:val="bullet"/>
      <w:lvlText w:val=""/>
      <w:lvlJc w:val="left"/>
      <w:pPr>
        <w:ind w:left="720" w:hanging="360"/>
      </w:pPr>
      <w:rPr>
        <w:rFonts w:ascii="Symbol" w:hAnsi="Symbol"/>
      </w:rPr>
    </w:lvl>
    <w:lvl w:ilvl="7" w:tplc="347492AA">
      <w:start w:val="1"/>
      <w:numFmt w:val="bullet"/>
      <w:lvlText w:val=""/>
      <w:lvlJc w:val="left"/>
      <w:pPr>
        <w:ind w:left="720" w:hanging="360"/>
      </w:pPr>
      <w:rPr>
        <w:rFonts w:ascii="Symbol" w:hAnsi="Symbol"/>
      </w:rPr>
    </w:lvl>
    <w:lvl w:ilvl="8" w:tplc="2200D62E">
      <w:start w:val="1"/>
      <w:numFmt w:val="bullet"/>
      <w:lvlText w:val=""/>
      <w:lvlJc w:val="left"/>
      <w:pPr>
        <w:ind w:left="720" w:hanging="360"/>
      </w:pPr>
      <w:rPr>
        <w:rFonts w:ascii="Symbol" w:hAnsi="Symbol"/>
      </w:rPr>
    </w:lvl>
  </w:abstractNum>
  <w:abstractNum w:abstractNumId="13" w15:restartNumberingAfterBreak="0">
    <w:nsid w:val="4F70518D"/>
    <w:multiLevelType w:val="hybridMultilevel"/>
    <w:tmpl w:val="78745E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4C8475A"/>
    <w:multiLevelType w:val="hybridMultilevel"/>
    <w:tmpl w:val="5CCC57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93B4405"/>
    <w:multiLevelType w:val="hybridMultilevel"/>
    <w:tmpl w:val="A58A45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FDE5FD1"/>
    <w:multiLevelType w:val="hybridMultilevel"/>
    <w:tmpl w:val="DF96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BB66B7"/>
    <w:multiLevelType w:val="hybridMultilevel"/>
    <w:tmpl w:val="94D0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649409">
    <w:abstractNumId w:val="17"/>
  </w:num>
  <w:num w:numId="2" w16cid:durableId="150755031">
    <w:abstractNumId w:val="3"/>
  </w:num>
  <w:num w:numId="3" w16cid:durableId="217205286">
    <w:abstractNumId w:val="8"/>
  </w:num>
  <w:num w:numId="4" w16cid:durableId="1980570247">
    <w:abstractNumId w:val="6"/>
  </w:num>
  <w:num w:numId="5" w16cid:durableId="1899704159">
    <w:abstractNumId w:val="5"/>
  </w:num>
  <w:num w:numId="6" w16cid:durableId="946236907">
    <w:abstractNumId w:val="1"/>
  </w:num>
  <w:num w:numId="7" w16cid:durableId="967009117">
    <w:abstractNumId w:val="16"/>
  </w:num>
  <w:num w:numId="8" w16cid:durableId="400492779">
    <w:abstractNumId w:val="7"/>
  </w:num>
  <w:num w:numId="9" w16cid:durableId="1912807343">
    <w:abstractNumId w:val="4"/>
  </w:num>
  <w:num w:numId="10" w16cid:durableId="2030374655">
    <w:abstractNumId w:val="14"/>
  </w:num>
  <w:num w:numId="11" w16cid:durableId="1267149962">
    <w:abstractNumId w:val="13"/>
  </w:num>
  <w:num w:numId="12" w16cid:durableId="801848040">
    <w:abstractNumId w:val="0"/>
  </w:num>
  <w:num w:numId="13" w16cid:durableId="1009210852">
    <w:abstractNumId w:val="2"/>
  </w:num>
  <w:num w:numId="14" w16cid:durableId="899167101">
    <w:abstractNumId w:val="15"/>
  </w:num>
  <w:num w:numId="15" w16cid:durableId="2035033809">
    <w:abstractNumId w:val="9"/>
  </w:num>
  <w:num w:numId="16" w16cid:durableId="709571176">
    <w:abstractNumId w:val="11"/>
  </w:num>
  <w:num w:numId="17" w16cid:durableId="568198193">
    <w:abstractNumId w:val="12"/>
  </w:num>
  <w:num w:numId="18" w16cid:durableId="80735519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Kinney, Sean M (DOH)">
    <w15:presenceInfo w15:providerId="AD" w15:userId="S::Sean.McKinney@doh.wa.gov::f38b8f4a-de61-46dd-9d1f-ebe65c761194"/>
  </w15:person>
  <w15:person w15:author="Earnest, Dawn M (DOH)">
    <w15:presenceInfo w15:providerId="AD" w15:userId="S::Dawn.Earnest@doh.wa.gov::f028ee9c-5df0-49ad-8d0a-0d2f3705c9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F44"/>
    <w:rsid w:val="00002BC7"/>
    <w:rsid w:val="00015EC6"/>
    <w:rsid w:val="00021249"/>
    <w:rsid w:val="000218DF"/>
    <w:rsid w:val="00032959"/>
    <w:rsid w:val="0003793E"/>
    <w:rsid w:val="00043E0D"/>
    <w:rsid w:val="000479CC"/>
    <w:rsid w:val="000522AF"/>
    <w:rsid w:val="00054C73"/>
    <w:rsid w:val="0006260A"/>
    <w:rsid w:val="0007228F"/>
    <w:rsid w:val="00073DCC"/>
    <w:rsid w:val="00085CD3"/>
    <w:rsid w:val="00092A9C"/>
    <w:rsid w:val="00096E57"/>
    <w:rsid w:val="00097DA4"/>
    <w:rsid w:val="000B3A21"/>
    <w:rsid w:val="000C28DB"/>
    <w:rsid w:val="000D16F4"/>
    <w:rsid w:val="000F0816"/>
    <w:rsid w:val="00102AF3"/>
    <w:rsid w:val="001049EB"/>
    <w:rsid w:val="0010735D"/>
    <w:rsid w:val="0010756A"/>
    <w:rsid w:val="001100E1"/>
    <w:rsid w:val="0011655B"/>
    <w:rsid w:val="00130EDC"/>
    <w:rsid w:val="00140B60"/>
    <w:rsid w:val="00142C4D"/>
    <w:rsid w:val="00153B39"/>
    <w:rsid w:val="0017241D"/>
    <w:rsid w:val="00174BE7"/>
    <w:rsid w:val="001774B6"/>
    <w:rsid w:val="001777B6"/>
    <w:rsid w:val="0018280C"/>
    <w:rsid w:val="00182D27"/>
    <w:rsid w:val="00186167"/>
    <w:rsid w:val="0019424A"/>
    <w:rsid w:val="001A153D"/>
    <w:rsid w:val="001A501A"/>
    <w:rsid w:val="001C22CF"/>
    <w:rsid w:val="001C2E9C"/>
    <w:rsid w:val="001C5F50"/>
    <w:rsid w:val="001D4E50"/>
    <w:rsid w:val="001E2756"/>
    <w:rsid w:val="001E5EF1"/>
    <w:rsid w:val="001F0BC3"/>
    <w:rsid w:val="00207036"/>
    <w:rsid w:val="00220F18"/>
    <w:rsid w:val="00221911"/>
    <w:rsid w:val="00225700"/>
    <w:rsid w:val="00251E1F"/>
    <w:rsid w:val="00260929"/>
    <w:rsid w:val="00262A72"/>
    <w:rsid w:val="0026681D"/>
    <w:rsid w:val="00272EBB"/>
    <w:rsid w:val="0027746B"/>
    <w:rsid w:val="00285AAE"/>
    <w:rsid w:val="00287779"/>
    <w:rsid w:val="0029616F"/>
    <w:rsid w:val="00297E3D"/>
    <w:rsid w:val="002B47A2"/>
    <w:rsid w:val="002B714D"/>
    <w:rsid w:val="002E6545"/>
    <w:rsid w:val="002F0612"/>
    <w:rsid w:val="00314B10"/>
    <w:rsid w:val="003166E2"/>
    <w:rsid w:val="0032594F"/>
    <w:rsid w:val="00330F0F"/>
    <w:rsid w:val="0033185C"/>
    <w:rsid w:val="00336CB6"/>
    <w:rsid w:val="00337354"/>
    <w:rsid w:val="0034012A"/>
    <w:rsid w:val="00340C83"/>
    <w:rsid w:val="00341C0E"/>
    <w:rsid w:val="00342D44"/>
    <w:rsid w:val="00347AF3"/>
    <w:rsid w:val="00354BCF"/>
    <w:rsid w:val="0035510B"/>
    <w:rsid w:val="00357264"/>
    <w:rsid w:val="003618E2"/>
    <w:rsid w:val="00362483"/>
    <w:rsid w:val="0037164A"/>
    <w:rsid w:val="00374A3E"/>
    <w:rsid w:val="003829E9"/>
    <w:rsid w:val="0039554A"/>
    <w:rsid w:val="003958F8"/>
    <w:rsid w:val="003A0474"/>
    <w:rsid w:val="003A4A8E"/>
    <w:rsid w:val="003B328B"/>
    <w:rsid w:val="003C1BCA"/>
    <w:rsid w:val="003C5E50"/>
    <w:rsid w:val="003C6F94"/>
    <w:rsid w:val="003E53AB"/>
    <w:rsid w:val="003F24D7"/>
    <w:rsid w:val="003F663E"/>
    <w:rsid w:val="00400FF4"/>
    <w:rsid w:val="00403A8C"/>
    <w:rsid w:val="00404EA1"/>
    <w:rsid w:val="004122F8"/>
    <w:rsid w:val="00432991"/>
    <w:rsid w:val="004351EE"/>
    <w:rsid w:val="00450F31"/>
    <w:rsid w:val="0048064E"/>
    <w:rsid w:val="0048103A"/>
    <w:rsid w:val="00487DA1"/>
    <w:rsid w:val="00495A98"/>
    <w:rsid w:val="00495C6D"/>
    <w:rsid w:val="004A7482"/>
    <w:rsid w:val="004D26A4"/>
    <w:rsid w:val="004D3F6D"/>
    <w:rsid w:val="004E0B83"/>
    <w:rsid w:val="004E21D7"/>
    <w:rsid w:val="004E3904"/>
    <w:rsid w:val="004F205A"/>
    <w:rsid w:val="0051446D"/>
    <w:rsid w:val="00572AC1"/>
    <w:rsid w:val="0058335E"/>
    <w:rsid w:val="0059013D"/>
    <w:rsid w:val="00590F3C"/>
    <w:rsid w:val="00596F44"/>
    <w:rsid w:val="005A19B8"/>
    <w:rsid w:val="005B2CD2"/>
    <w:rsid w:val="005B41B7"/>
    <w:rsid w:val="005C1ED1"/>
    <w:rsid w:val="005C5C2E"/>
    <w:rsid w:val="005C5C64"/>
    <w:rsid w:val="005C7CFC"/>
    <w:rsid w:val="005D0E4F"/>
    <w:rsid w:val="005D587D"/>
    <w:rsid w:val="005D6B45"/>
    <w:rsid w:val="005E26DA"/>
    <w:rsid w:val="006217DD"/>
    <w:rsid w:val="00627415"/>
    <w:rsid w:val="00630961"/>
    <w:rsid w:val="0063119C"/>
    <w:rsid w:val="006314F1"/>
    <w:rsid w:val="006404BC"/>
    <w:rsid w:val="006436C9"/>
    <w:rsid w:val="00651DDB"/>
    <w:rsid w:val="0065348B"/>
    <w:rsid w:val="00656CA4"/>
    <w:rsid w:val="00673D69"/>
    <w:rsid w:val="006864CE"/>
    <w:rsid w:val="0069598A"/>
    <w:rsid w:val="006A0440"/>
    <w:rsid w:val="006A44FF"/>
    <w:rsid w:val="006B5C84"/>
    <w:rsid w:val="006B6007"/>
    <w:rsid w:val="006C4202"/>
    <w:rsid w:val="006D0B7F"/>
    <w:rsid w:val="006D0D50"/>
    <w:rsid w:val="006D1DD1"/>
    <w:rsid w:val="006E0477"/>
    <w:rsid w:val="006E7666"/>
    <w:rsid w:val="007058E6"/>
    <w:rsid w:val="00710F70"/>
    <w:rsid w:val="00720BA8"/>
    <w:rsid w:val="00725439"/>
    <w:rsid w:val="00736EF3"/>
    <w:rsid w:val="00753E9A"/>
    <w:rsid w:val="0076018A"/>
    <w:rsid w:val="007641C0"/>
    <w:rsid w:val="0079340D"/>
    <w:rsid w:val="007B14BF"/>
    <w:rsid w:val="007B3081"/>
    <w:rsid w:val="007B310D"/>
    <w:rsid w:val="007C0C69"/>
    <w:rsid w:val="007E2A57"/>
    <w:rsid w:val="007E47E8"/>
    <w:rsid w:val="007E7B34"/>
    <w:rsid w:val="00806079"/>
    <w:rsid w:val="00840065"/>
    <w:rsid w:val="00847005"/>
    <w:rsid w:val="00851396"/>
    <w:rsid w:val="0085212C"/>
    <w:rsid w:val="0085404D"/>
    <w:rsid w:val="0085541D"/>
    <w:rsid w:val="00855D30"/>
    <w:rsid w:val="008567B6"/>
    <w:rsid w:val="00864C9C"/>
    <w:rsid w:val="00874762"/>
    <w:rsid w:val="008860D6"/>
    <w:rsid w:val="008902B7"/>
    <w:rsid w:val="008B4BC5"/>
    <w:rsid w:val="008C20AE"/>
    <w:rsid w:val="008C53E3"/>
    <w:rsid w:val="008C6032"/>
    <w:rsid w:val="008E47CF"/>
    <w:rsid w:val="008E54A8"/>
    <w:rsid w:val="008F4E24"/>
    <w:rsid w:val="00900D58"/>
    <w:rsid w:val="00902C79"/>
    <w:rsid w:val="00904CD0"/>
    <w:rsid w:val="00921B65"/>
    <w:rsid w:val="0093305E"/>
    <w:rsid w:val="00936CB1"/>
    <w:rsid w:val="009437D4"/>
    <w:rsid w:val="009509F4"/>
    <w:rsid w:val="009565BF"/>
    <w:rsid w:val="00964D95"/>
    <w:rsid w:val="00964E6D"/>
    <w:rsid w:val="00975EF6"/>
    <w:rsid w:val="009820FA"/>
    <w:rsid w:val="00992CD7"/>
    <w:rsid w:val="009A067D"/>
    <w:rsid w:val="009A1367"/>
    <w:rsid w:val="009A7E3B"/>
    <w:rsid w:val="009A7FD4"/>
    <w:rsid w:val="009B1492"/>
    <w:rsid w:val="009B1CC8"/>
    <w:rsid w:val="009B6990"/>
    <w:rsid w:val="009C0CFF"/>
    <w:rsid w:val="009C45F6"/>
    <w:rsid w:val="009C61FB"/>
    <w:rsid w:val="009C6B50"/>
    <w:rsid w:val="009C7F95"/>
    <w:rsid w:val="009D3FCC"/>
    <w:rsid w:val="009E0A9E"/>
    <w:rsid w:val="009E52D6"/>
    <w:rsid w:val="009F2B86"/>
    <w:rsid w:val="009F3DBB"/>
    <w:rsid w:val="00A010AE"/>
    <w:rsid w:val="00A07C2B"/>
    <w:rsid w:val="00A152F4"/>
    <w:rsid w:val="00A5336A"/>
    <w:rsid w:val="00A618E6"/>
    <w:rsid w:val="00A863BF"/>
    <w:rsid w:val="00A911EB"/>
    <w:rsid w:val="00A970B3"/>
    <w:rsid w:val="00A97EF4"/>
    <w:rsid w:val="00AA1963"/>
    <w:rsid w:val="00AA4E05"/>
    <w:rsid w:val="00AB4F41"/>
    <w:rsid w:val="00AC202F"/>
    <w:rsid w:val="00AD4E45"/>
    <w:rsid w:val="00AE3AB2"/>
    <w:rsid w:val="00AE5411"/>
    <w:rsid w:val="00AE6EDF"/>
    <w:rsid w:val="00B11229"/>
    <w:rsid w:val="00B15F29"/>
    <w:rsid w:val="00B17104"/>
    <w:rsid w:val="00B178CC"/>
    <w:rsid w:val="00B321D0"/>
    <w:rsid w:val="00B37E7E"/>
    <w:rsid w:val="00B43C10"/>
    <w:rsid w:val="00B67B5A"/>
    <w:rsid w:val="00B70519"/>
    <w:rsid w:val="00B813D4"/>
    <w:rsid w:val="00B93DD4"/>
    <w:rsid w:val="00BA3D8E"/>
    <w:rsid w:val="00BA5640"/>
    <w:rsid w:val="00BB3A8A"/>
    <w:rsid w:val="00BB52E3"/>
    <w:rsid w:val="00BC19BC"/>
    <w:rsid w:val="00BC2BDB"/>
    <w:rsid w:val="00BD2880"/>
    <w:rsid w:val="00BE3493"/>
    <w:rsid w:val="00BE3B01"/>
    <w:rsid w:val="00BE67C1"/>
    <w:rsid w:val="00BF0EF6"/>
    <w:rsid w:val="00BF44F2"/>
    <w:rsid w:val="00BF5E6A"/>
    <w:rsid w:val="00C02798"/>
    <w:rsid w:val="00C101D0"/>
    <w:rsid w:val="00C13065"/>
    <w:rsid w:val="00C162AF"/>
    <w:rsid w:val="00C1794C"/>
    <w:rsid w:val="00C22D36"/>
    <w:rsid w:val="00C26647"/>
    <w:rsid w:val="00C35337"/>
    <w:rsid w:val="00C36F20"/>
    <w:rsid w:val="00C617A4"/>
    <w:rsid w:val="00C651B2"/>
    <w:rsid w:val="00C90787"/>
    <w:rsid w:val="00C93413"/>
    <w:rsid w:val="00C94AFA"/>
    <w:rsid w:val="00CA2531"/>
    <w:rsid w:val="00CA4AD6"/>
    <w:rsid w:val="00CA7537"/>
    <w:rsid w:val="00CA7579"/>
    <w:rsid w:val="00CB37A3"/>
    <w:rsid w:val="00CB5A3D"/>
    <w:rsid w:val="00CC2509"/>
    <w:rsid w:val="00D016DE"/>
    <w:rsid w:val="00D10366"/>
    <w:rsid w:val="00D1365A"/>
    <w:rsid w:val="00D42ECC"/>
    <w:rsid w:val="00D47F2A"/>
    <w:rsid w:val="00D548B0"/>
    <w:rsid w:val="00D568A3"/>
    <w:rsid w:val="00D819C1"/>
    <w:rsid w:val="00D83A16"/>
    <w:rsid w:val="00D856B1"/>
    <w:rsid w:val="00D94F5E"/>
    <w:rsid w:val="00D95212"/>
    <w:rsid w:val="00DA06AA"/>
    <w:rsid w:val="00DA57BD"/>
    <w:rsid w:val="00DB4C42"/>
    <w:rsid w:val="00DC1F02"/>
    <w:rsid w:val="00DC4C8F"/>
    <w:rsid w:val="00DD1D8A"/>
    <w:rsid w:val="00DD566B"/>
    <w:rsid w:val="00DE16C5"/>
    <w:rsid w:val="00DE6DF6"/>
    <w:rsid w:val="00DE7DDA"/>
    <w:rsid w:val="00DF3CDD"/>
    <w:rsid w:val="00DF58EC"/>
    <w:rsid w:val="00E02AD4"/>
    <w:rsid w:val="00E040C1"/>
    <w:rsid w:val="00E05169"/>
    <w:rsid w:val="00E15A24"/>
    <w:rsid w:val="00E203BA"/>
    <w:rsid w:val="00E2133F"/>
    <w:rsid w:val="00E23670"/>
    <w:rsid w:val="00E45D65"/>
    <w:rsid w:val="00E655BE"/>
    <w:rsid w:val="00E65A61"/>
    <w:rsid w:val="00E749A8"/>
    <w:rsid w:val="00E853FD"/>
    <w:rsid w:val="00E91435"/>
    <w:rsid w:val="00E92A15"/>
    <w:rsid w:val="00EA31D5"/>
    <w:rsid w:val="00EA711C"/>
    <w:rsid w:val="00EA7BAB"/>
    <w:rsid w:val="00EB6577"/>
    <w:rsid w:val="00EC3709"/>
    <w:rsid w:val="00EC5BB0"/>
    <w:rsid w:val="00ED34F9"/>
    <w:rsid w:val="00EE1185"/>
    <w:rsid w:val="00EF271F"/>
    <w:rsid w:val="00EF408C"/>
    <w:rsid w:val="00EF56ED"/>
    <w:rsid w:val="00EF5C89"/>
    <w:rsid w:val="00F149DE"/>
    <w:rsid w:val="00F155E4"/>
    <w:rsid w:val="00F20517"/>
    <w:rsid w:val="00F24A65"/>
    <w:rsid w:val="00F25221"/>
    <w:rsid w:val="00F36C71"/>
    <w:rsid w:val="00F36D64"/>
    <w:rsid w:val="00F376B9"/>
    <w:rsid w:val="00F45DCD"/>
    <w:rsid w:val="00F632C9"/>
    <w:rsid w:val="00F6773A"/>
    <w:rsid w:val="00F8551A"/>
    <w:rsid w:val="00F85C68"/>
    <w:rsid w:val="00F9501A"/>
    <w:rsid w:val="00FA1A45"/>
    <w:rsid w:val="00FA5AD6"/>
    <w:rsid w:val="00FA5AD9"/>
    <w:rsid w:val="00FA7682"/>
    <w:rsid w:val="00FB0471"/>
    <w:rsid w:val="00FB3589"/>
    <w:rsid w:val="00FB3CA9"/>
    <w:rsid w:val="00FB5E34"/>
    <w:rsid w:val="00FC1081"/>
    <w:rsid w:val="00FC1CCE"/>
    <w:rsid w:val="00FC3F6A"/>
    <w:rsid w:val="00FC4F09"/>
    <w:rsid w:val="00FC72B0"/>
    <w:rsid w:val="00FD15E0"/>
    <w:rsid w:val="00FE666C"/>
    <w:rsid w:val="00FF0112"/>
    <w:rsid w:val="00FF314B"/>
    <w:rsid w:val="00FF3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A4A15C"/>
  <w15:docId w15:val="{7C4CCE5D-39E3-472B-8152-81A3DA796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F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96F44"/>
    <w:pPr>
      <w:spacing w:after="0" w:line="240" w:lineRule="auto"/>
    </w:pPr>
    <w:rPr>
      <w:rFonts w:eastAsiaTheme="minorEastAsia"/>
    </w:rPr>
  </w:style>
  <w:style w:type="paragraph" w:styleId="Header">
    <w:name w:val="header"/>
    <w:basedOn w:val="Normal"/>
    <w:link w:val="HeaderChar"/>
    <w:uiPriority w:val="99"/>
    <w:unhideWhenUsed/>
    <w:rsid w:val="00596F44"/>
    <w:pPr>
      <w:tabs>
        <w:tab w:val="center" w:pos="4680"/>
        <w:tab w:val="right" w:pos="9360"/>
      </w:tabs>
    </w:pPr>
  </w:style>
  <w:style w:type="character" w:customStyle="1" w:styleId="HeaderChar">
    <w:name w:val="Header Char"/>
    <w:basedOn w:val="DefaultParagraphFont"/>
    <w:link w:val="Header"/>
    <w:uiPriority w:val="99"/>
    <w:rsid w:val="00596F44"/>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96F44"/>
    <w:rPr>
      <w:color w:val="808080"/>
    </w:rPr>
  </w:style>
  <w:style w:type="character" w:styleId="CommentReference">
    <w:name w:val="annotation reference"/>
    <w:basedOn w:val="DefaultParagraphFont"/>
    <w:uiPriority w:val="99"/>
    <w:semiHidden/>
    <w:unhideWhenUsed/>
    <w:rsid w:val="0029616F"/>
    <w:rPr>
      <w:sz w:val="16"/>
      <w:szCs w:val="16"/>
    </w:rPr>
  </w:style>
  <w:style w:type="paragraph" w:styleId="CommentText">
    <w:name w:val="annotation text"/>
    <w:basedOn w:val="Normal"/>
    <w:link w:val="CommentTextChar"/>
    <w:uiPriority w:val="99"/>
    <w:unhideWhenUsed/>
    <w:rsid w:val="0029616F"/>
    <w:rPr>
      <w:sz w:val="20"/>
      <w:szCs w:val="20"/>
    </w:rPr>
  </w:style>
  <w:style w:type="character" w:customStyle="1" w:styleId="CommentTextChar">
    <w:name w:val="Comment Text Char"/>
    <w:basedOn w:val="DefaultParagraphFont"/>
    <w:link w:val="CommentText"/>
    <w:uiPriority w:val="99"/>
    <w:rsid w:val="0029616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9616F"/>
    <w:rPr>
      <w:b/>
      <w:bCs/>
    </w:rPr>
  </w:style>
  <w:style w:type="character" w:customStyle="1" w:styleId="CommentSubjectChar">
    <w:name w:val="Comment Subject Char"/>
    <w:basedOn w:val="CommentTextChar"/>
    <w:link w:val="CommentSubject"/>
    <w:uiPriority w:val="99"/>
    <w:semiHidden/>
    <w:rsid w:val="0029616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961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16F"/>
    <w:rPr>
      <w:rFonts w:ascii="Segoe UI" w:eastAsia="Times New Roman" w:hAnsi="Segoe UI" w:cs="Segoe UI"/>
      <w:sz w:val="18"/>
      <w:szCs w:val="18"/>
    </w:rPr>
  </w:style>
  <w:style w:type="paragraph" w:styleId="Footer">
    <w:name w:val="footer"/>
    <w:basedOn w:val="Normal"/>
    <w:link w:val="FooterChar"/>
    <w:uiPriority w:val="99"/>
    <w:unhideWhenUsed/>
    <w:rsid w:val="00710F70"/>
    <w:pPr>
      <w:tabs>
        <w:tab w:val="center" w:pos="4680"/>
        <w:tab w:val="right" w:pos="9360"/>
      </w:tabs>
    </w:pPr>
  </w:style>
  <w:style w:type="character" w:customStyle="1" w:styleId="FooterChar">
    <w:name w:val="Footer Char"/>
    <w:basedOn w:val="DefaultParagraphFont"/>
    <w:link w:val="Footer"/>
    <w:uiPriority w:val="99"/>
    <w:rsid w:val="00710F70"/>
    <w:rPr>
      <w:rFonts w:ascii="Times New Roman" w:eastAsia="Times New Roman" w:hAnsi="Times New Roman" w:cs="Times New Roman"/>
      <w:sz w:val="24"/>
      <w:szCs w:val="24"/>
    </w:rPr>
  </w:style>
  <w:style w:type="paragraph" w:styleId="ListParagraph">
    <w:name w:val="List Paragraph"/>
    <w:basedOn w:val="Normal"/>
    <w:uiPriority w:val="34"/>
    <w:qFormat/>
    <w:rsid w:val="00285AAE"/>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semiHidden/>
    <w:unhideWhenUsed/>
    <w:rsid w:val="00BB3A8A"/>
    <w:pPr>
      <w:spacing w:before="100" w:beforeAutospacing="1" w:after="100" w:afterAutospacing="1"/>
    </w:pPr>
  </w:style>
  <w:style w:type="character" w:customStyle="1" w:styleId="overflow-hidden">
    <w:name w:val="overflow-hidden"/>
    <w:basedOn w:val="DefaultParagraphFont"/>
    <w:rsid w:val="00BB3A8A"/>
  </w:style>
  <w:style w:type="paragraph" w:styleId="Revision">
    <w:name w:val="Revision"/>
    <w:hidden/>
    <w:uiPriority w:val="99"/>
    <w:semiHidden/>
    <w:rsid w:val="00F85C68"/>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693885">
      <w:bodyDiv w:val="1"/>
      <w:marLeft w:val="0"/>
      <w:marRight w:val="0"/>
      <w:marTop w:val="0"/>
      <w:marBottom w:val="0"/>
      <w:divBdr>
        <w:top w:val="none" w:sz="0" w:space="0" w:color="auto"/>
        <w:left w:val="none" w:sz="0" w:space="0" w:color="auto"/>
        <w:bottom w:val="none" w:sz="0" w:space="0" w:color="auto"/>
        <w:right w:val="none" w:sz="0" w:space="0" w:color="auto"/>
      </w:divBdr>
      <w:divsChild>
        <w:div w:id="42485103">
          <w:marLeft w:val="0"/>
          <w:marRight w:val="0"/>
          <w:marTop w:val="0"/>
          <w:marBottom w:val="0"/>
          <w:divBdr>
            <w:top w:val="none" w:sz="0" w:space="0" w:color="auto"/>
            <w:left w:val="none" w:sz="0" w:space="0" w:color="auto"/>
            <w:bottom w:val="none" w:sz="0" w:space="0" w:color="auto"/>
            <w:right w:val="none" w:sz="0" w:space="0" w:color="auto"/>
          </w:divBdr>
          <w:divsChild>
            <w:div w:id="1927886698">
              <w:marLeft w:val="0"/>
              <w:marRight w:val="0"/>
              <w:marTop w:val="0"/>
              <w:marBottom w:val="0"/>
              <w:divBdr>
                <w:top w:val="none" w:sz="0" w:space="0" w:color="auto"/>
                <w:left w:val="none" w:sz="0" w:space="0" w:color="auto"/>
                <w:bottom w:val="none" w:sz="0" w:space="0" w:color="auto"/>
                <w:right w:val="none" w:sz="0" w:space="0" w:color="auto"/>
              </w:divBdr>
              <w:divsChild>
                <w:div w:id="62682857">
                  <w:marLeft w:val="0"/>
                  <w:marRight w:val="0"/>
                  <w:marTop w:val="0"/>
                  <w:marBottom w:val="0"/>
                  <w:divBdr>
                    <w:top w:val="none" w:sz="0" w:space="0" w:color="auto"/>
                    <w:left w:val="none" w:sz="0" w:space="0" w:color="auto"/>
                    <w:bottom w:val="none" w:sz="0" w:space="0" w:color="auto"/>
                    <w:right w:val="none" w:sz="0" w:space="0" w:color="auto"/>
                  </w:divBdr>
                  <w:divsChild>
                    <w:div w:id="68402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00238">
          <w:marLeft w:val="0"/>
          <w:marRight w:val="0"/>
          <w:marTop w:val="0"/>
          <w:marBottom w:val="0"/>
          <w:divBdr>
            <w:top w:val="none" w:sz="0" w:space="0" w:color="auto"/>
            <w:left w:val="none" w:sz="0" w:space="0" w:color="auto"/>
            <w:bottom w:val="none" w:sz="0" w:space="0" w:color="auto"/>
            <w:right w:val="none" w:sz="0" w:space="0" w:color="auto"/>
          </w:divBdr>
          <w:divsChild>
            <w:div w:id="2013331770">
              <w:marLeft w:val="0"/>
              <w:marRight w:val="0"/>
              <w:marTop w:val="0"/>
              <w:marBottom w:val="0"/>
              <w:divBdr>
                <w:top w:val="none" w:sz="0" w:space="0" w:color="auto"/>
                <w:left w:val="none" w:sz="0" w:space="0" w:color="auto"/>
                <w:bottom w:val="none" w:sz="0" w:space="0" w:color="auto"/>
                <w:right w:val="none" w:sz="0" w:space="0" w:color="auto"/>
              </w:divBdr>
              <w:divsChild>
                <w:div w:id="1681619893">
                  <w:marLeft w:val="0"/>
                  <w:marRight w:val="0"/>
                  <w:marTop w:val="0"/>
                  <w:marBottom w:val="0"/>
                  <w:divBdr>
                    <w:top w:val="none" w:sz="0" w:space="0" w:color="auto"/>
                    <w:left w:val="none" w:sz="0" w:space="0" w:color="auto"/>
                    <w:bottom w:val="none" w:sz="0" w:space="0" w:color="auto"/>
                    <w:right w:val="none" w:sz="0" w:space="0" w:color="auto"/>
                  </w:divBdr>
                  <w:divsChild>
                    <w:div w:id="161929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B7813EE85548CA8DE3517F41E62CCA"/>
        <w:category>
          <w:name w:val="General"/>
          <w:gallery w:val="placeholder"/>
        </w:category>
        <w:types>
          <w:type w:val="bbPlcHdr"/>
        </w:types>
        <w:behaviors>
          <w:behavior w:val="content"/>
        </w:behaviors>
        <w:guid w:val="{E2E3698A-1B40-4351-A14F-E3EDD2245AE4}"/>
      </w:docPartPr>
      <w:docPartBody>
        <w:p w:rsidR="006E4E38" w:rsidRDefault="00324183" w:rsidP="00324183">
          <w:pPr>
            <w:pStyle w:val="DDB7813EE85548CA8DE3517F41E62CCA"/>
          </w:pPr>
          <w:r w:rsidRPr="000320D1">
            <w:rPr>
              <w:rStyle w:val="PlaceholderText"/>
            </w:rPr>
            <w:t>Choose an item.</w:t>
          </w:r>
        </w:p>
      </w:docPartBody>
    </w:docPart>
    <w:docPart>
      <w:docPartPr>
        <w:name w:val="3B42907CD40A4736B013649C64005519"/>
        <w:category>
          <w:name w:val="General"/>
          <w:gallery w:val="placeholder"/>
        </w:category>
        <w:types>
          <w:type w:val="bbPlcHdr"/>
        </w:types>
        <w:behaviors>
          <w:behavior w:val="content"/>
        </w:behaviors>
        <w:guid w:val="{A2A83A53-3A74-4469-A76A-B031D4EB7550}"/>
      </w:docPartPr>
      <w:docPartBody>
        <w:p w:rsidR="006E4E38" w:rsidRDefault="00324183" w:rsidP="00324183">
          <w:pPr>
            <w:pStyle w:val="3B42907CD40A4736B013649C64005519"/>
          </w:pPr>
          <w:r w:rsidRPr="000320D1">
            <w:rPr>
              <w:rStyle w:val="PlaceholderText"/>
            </w:rPr>
            <w:t>Choose an item.</w:t>
          </w:r>
        </w:p>
      </w:docPartBody>
    </w:docPart>
    <w:docPart>
      <w:docPartPr>
        <w:name w:val="87CF9A1C336D4F35986C1D665DAC566C"/>
        <w:category>
          <w:name w:val="General"/>
          <w:gallery w:val="placeholder"/>
        </w:category>
        <w:types>
          <w:type w:val="bbPlcHdr"/>
        </w:types>
        <w:behaviors>
          <w:behavior w:val="content"/>
        </w:behaviors>
        <w:guid w:val="{3C89C88F-FA41-4A4D-810E-6FDC178E8236}"/>
      </w:docPartPr>
      <w:docPartBody>
        <w:p w:rsidR="006E4E38" w:rsidRDefault="00324183" w:rsidP="00324183">
          <w:pPr>
            <w:pStyle w:val="87CF9A1C336D4F35986C1D665DAC566C"/>
          </w:pPr>
          <w:r w:rsidRPr="000320D1">
            <w:rPr>
              <w:rStyle w:val="PlaceholderText"/>
            </w:rPr>
            <w:t>Choose an item.</w:t>
          </w:r>
        </w:p>
      </w:docPartBody>
    </w:docPart>
    <w:docPart>
      <w:docPartPr>
        <w:name w:val="492CEE4318E14770BEA19B10D4BB394C"/>
        <w:category>
          <w:name w:val="General"/>
          <w:gallery w:val="placeholder"/>
        </w:category>
        <w:types>
          <w:type w:val="bbPlcHdr"/>
        </w:types>
        <w:behaviors>
          <w:behavior w:val="content"/>
        </w:behaviors>
        <w:guid w:val="{08CADA26-87A5-45F7-A1A9-0DE2507DD920}"/>
      </w:docPartPr>
      <w:docPartBody>
        <w:p w:rsidR="006E4E38" w:rsidRDefault="00324183" w:rsidP="00324183">
          <w:pPr>
            <w:pStyle w:val="492CEE4318E14770BEA19B10D4BB394C"/>
          </w:pPr>
          <w:r w:rsidRPr="00CC01F4">
            <w:rPr>
              <w:rStyle w:val="PlaceholderText"/>
            </w:rPr>
            <w:t>Choose an item.</w:t>
          </w:r>
        </w:p>
      </w:docPartBody>
    </w:docPart>
    <w:docPart>
      <w:docPartPr>
        <w:name w:val="C83349E4E22D471497152551EBBB21B8"/>
        <w:category>
          <w:name w:val="General"/>
          <w:gallery w:val="placeholder"/>
        </w:category>
        <w:types>
          <w:type w:val="bbPlcHdr"/>
        </w:types>
        <w:behaviors>
          <w:behavior w:val="content"/>
        </w:behaviors>
        <w:guid w:val="{71D12304-9E02-43A0-B3EB-2551E225F2A6}"/>
      </w:docPartPr>
      <w:docPartBody>
        <w:p w:rsidR="00415A19" w:rsidRDefault="008758DD" w:rsidP="008758DD">
          <w:pPr>
            <w:pStyle w:val="C83349E4E22D471497152551EBBB21B8"/>
          </w:pPr>
          <w:r w:rsidRPr="000320D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AD0"/>
    <w:rsid w:val="00002BC7"/>
    <w:rsid w:val="000C6AD0"/>
    <w:rsid w:val="000D16F4"/>
    <w:rsid w:val="000F76B8"/>
    <w:rsid w:val="0017008C"/>
    <w:rsid w:val="001B7FFC"/>
    <w:rsid w:val="00324183"/>
    <w:rsid w:val="0033185C"/>
    <w:rsid w:val="00340C83"/>
    <w:rsid w:val="003618E2"/>
    <w:rsid w:val="00370E40"/>
    <w:rsid w:val="003958F8"/>
    <w:rsid w:val="003A0474"/>
    <w:rsid w:val="00415A19"/>
    <w:rsid w:val="006B5C84"/>
    <w:rsid w:val="006E4E38"/>
    <w:rsid w:val="00762097"/>
    <w:rsid w:val="0085541D"/>
    <w:rsid w:val="008758DD"/>
    <w:rsid w:val="009509F4"/>
    <w:rsid w:val="009C0CFF"/>
    <w:rsid w:val="00C35337"/>
    <w:rsid w:val="00C909C0"/>
    <w:rsid w:val="00CB525D"/>
    <w:rsid w:val="00D1365A"/>
    <w:rsid w:val="00D87FA3"/>
    <w:rsid w:val="00ED34F9"/>
    <w:rsid w:val="00F36C71"/>
    <w:rsid w:val="00F5683A"/>
    <w:rsid w:val="00FC72B0"/>
    <w:rsid w:val="00FD25C6"/>
    <w:rsid w:val="00FF0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58DD"/>
    <w:rPr>
      <w:color w:val="808080"/>
    </w:rPr>
  </w:style>
  <w:style w:type="paragraph" w:customStyle="1" w:styleId="DDB7813EE85548CA8DE3517F41E62CCA">
    <w:name w:val="DDB7813EE85548CA8DE3517F41E62CCA"/>
    <w:rsid w:val="00324183"/>
  </w:style>
  <w:style w:type="paragraph" w:customStyle="1" w:styleId="3B42907CD40A4736B013649C64005519">
    <w:name w:val="3B42907CD40A4736B013649C64005519"/>
    <w:rsid w:val="00324183"/>
  </w:style>
  <w:style w:type="paragraph" w:customStyle="1" w:styleId="87CF9A1C336D4F35986C1D665DAC566C">
    <w:name w:val="87CF9A1C336D4F35986C1D665DAC566C"/>
    <w:rsid w:val="00324183"/>
  </w:style>
  <w:style w:type="paragraph" w:customStyle="1" w:styleId="492CEE4318E14770BEA19B10D4BB394C">
    <w:name w:val="492CEE4318E14770BEA19B10D4BB394C"/>
    <w:rsid w:val="00324183"/>
  </w:style>
  <w:style w:type="paragraph" w:customStyle="1" w:styleId="C83349E4E22D471497152551EBBB21B8">
    <w:name w:val="C83349E4E22D471497152551EBBB21B8"/>
    <w:rsid w:val="008758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rotocol xmlns="32357fa7-ae62-4431-8da9-d02647435839">Investigation Protocol</Protocol>
    <_dlc_DocId xmlns="83192345-d07d-40fc-893a-5a40fd456f81">PV25X54MA5AD-1666840729-17</_dlc_DocId>
    <_dlc_DocIdUrl xmlns="83192345-d07d-40fc-893a-5a40fd456f81">
      <Url>https://doh.sp.wa.gov/sites/HSQA/pr/oii/_layouts/15/DocIdRedir.aspx?ID=PV25X54MA5AD-1666840729-17</Url>
      <Description>PV25X54MA5AD-1666840729-17</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34EBE30FBE8347B34AF8CF9703310D" ma:contentTypeVersion="1" ma:contentTypeDescription="Create a new document." ma:contentTypeScope="" ma:versionID="486053b3e02ed9fa28355b513ac7fb4a">
  <xsd:schema xmlns:xsd="http://www.w3.org/2001/XMLSchema" xmlns:xs="http://www.w3.org/2001/XMLSchema" xmlns:p="http://schemas.microsoft.com/office/2006/metadata/properties" xmlns:ns2="83192345-d07d-40fc-893a-5a40fd456f81" xmlns:ns3="32357fa7-ae62-4431-8da9-d02647435839" targetNamespace="http://schemas.microsoft.com/office/2006/metadata/properties" ma:root="true" ma:fieldsID="af657dbeb4622b6da0e7c1118ccbb3f4" ns2:_="" ns3:_="">
    <xsd:import namespace="83192345-d07d-40fc-893a-5a40fd456f81"/>
    <xsd:import namespace="32357fa7-ae62-4431-8da9-d02647435839"/>
    <xsd:element name="properties">
      <xsd:complexType>
        <xsd:sequence>
          <xsd:element name="documentManagement">
            <xsd:complexType>
              <xsd:all>
                <xsd:element ref="ns2:_dlc_DocId" minOccurs="0"/>
                <xsd:element ref="ns2:_dlc_DocIdUrl" minOccurs="0"/>
                <xsd:element ref="ns2:_dlc_DocIdPersistId" minOccurs="0"/>
                <xsd:element ref="ns3:Protoco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192345-d07d-40fc-893a-5a40fd456f8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2357fa7-ae62-4431-8da9-d02647435839" elementFormDefault="qualified">
    <xsd:import namespace="http://schemas.microsoft.com/office/2006/documentManagement/types"/>
    <xsd:import namespace="http://schemas.microsoft.com/office/infopath/2007/PartnerControls"/>
    <xsd:element name="Protocol" ma:index="11" nillable="true" ma:displayName="Protocol" ma:default="Investigation Protocol" ma:format="Dropdown" ma:internalName="Protocol">
      <xsd:simpleType>
        <xsd:union memberTypes="dms:Text">
          <xsd:simpleType>
            <xsd:restriction base="dms:Choice">
              <xsd:enumeration value="Investigation Protocol"/>
              <xsd:enumeration value="SOD Protocol"/>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2DBBD-5A97-47CE-A010-8A8A6A79D70B}">
  <ds:schemaRefs>
    <ds:schemaRef ds:uri="http://schemas.microsoft.com/office/2006/metadata/properties"/>
    <ds:schemaRef ds:uri="http://schemas.microsoft.com/office/infopath/2007/PartnerControls"/>
    <ds:schemaRef ds:uri="32357fa7-ae62-4431-8da9-d02647435839"/>
    <ds:schemaRef ds:uri="83192345-d07d-40fc-893a-5a40fd456f81"/>
  </ds:schemaRefs>
</ds:datastoreItem>
</file>

<file path=customXml/itemProps2.xml><?xml version="1.0" encoding="utf-8"?>
<ds:datastoreItem xmlns:ds="http://schemas.openxmlformats.org/officeDocument/2006/customXml" ds:itemID="{C5D4637A-5F56-4BFF-938C-03CFFF79B9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192345-d07d-40fc-893a-5a40fd456f81"/>
    <ds:schemaRef ds:uri="32357fa7-ae62-4431-8da9-d026474358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7D4827-9851-4451-8660-FFAEC6096C52}">
  <ds:schemaRefs>
    <ds:schemaRef ds:uri="http://schemas.microsoft.com/sharepoint/events"/>
  </ds:schemaRefs>
</ds:datastoreItem>
</file>

<file path=customXml/itemProps4.xml><?xml version="1.0" encoding="utf-8"?>
<ds:datastoreItem xmlns:ds="http://schemas.openxmlformats.org/officeDocument/2006/customXml" ds:itemID="{2D215556-5744-4DE5-BE69-055C256824D9}">
  <ds:schemaRefs>
    <ds:schemaRef ds:uri="http://schemas.microsoft.com/sharepoint/v3/contenttype/forms"/>
  </ds:schemaRefs>
</ds:datastoreItem>
</file>

<file path=customXml/itemProps5.xml><?xml version="1.0" encoding="utf-8"?>
<ds:datastoreItem xmlns:ds="http://schemas.openxmlformats.org/officeDocument/2006/customXml" ds:itemID="{5B062E99-CEB5-4D42-A7C3-684C8E3EE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10</Pages>
  <Words>5097</Words>
  <Characters>27371</Characters>
  <Application>Microsoft Office Word</Application>
  <DocSecurity>0</DocSecurity>
  <Lines>406</Lines>
  <Paragraphs>84</Paragraphs>
  <ScaleCrop>false</ScaleCrop>
  <HeadingPairs>
    <vt:vector size="2" baseType="variant">
      <vt:variant>
        <vt:lpstr>Title</vt:lpstr>
      </vt:variant>
      <vt:variant>
        <vt:i4>1</vt:i4>
      </vt:variant>
    </vt:vector>
  </HeadingPairs>
  <TitlesOfParts>
    <vt:vector size="1" baseType="lpstr">
      <vt:lpstr/>
    </vt:vector>
  </TitlesOfParts>
  <Company>Washington State Department of Health</Company>
  <LinksUpToDate>false</LinksUpToDate>
  <CharactersWithSpaces>32488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Trent (DOH)</dc:creator>
  <cp:keywords/>
  <dc:description/>
  <cp:lastModifiedBy>McKinney, Sean M (DOH)</cp:lastModifiedBy>
  <cp:revision>25</cp:revision>
  <cp:lastPrinted>2020-02-07T20:40:00Z</cp:lastPrinted>
  <dcterms:created xsi:type="dcterms:W3CDTF">2024-12-24T00:04:00Z</dcterms:created>
  <dcterms:modified xsi:type="dcterms:W3CDTF">2025-01-13T22:46:00Z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0x010100A134EBE30FBE8347B34AF8CF9703310D</vt:lpwstr>
  </property>
  <property fmtid="{D5CDD505-2E9C-101B-9397-08002B2CF9AE}" pid="3" name="_dlc_DocIdItemGuid">
    <vt:lpwstr>de04615f-8684-477d-913e-3a2bafa2d63d</vt:lpwstr>
  </property>
  <property fmtid="{D5CDD505-2E9C-101B-9397-08002B2CF9AE}" pid="4" name="MSIP_Label_1520fa42-cf58-4c22-8b93-58cf1d3bd1cb_Enabled">
    <vt:lpwstr>true</vt:lpwstr>
  </property>
  <property fmtid="{D5CDD505-2E9C-101B-9397-08002B2CF9AE}" pid="5" name="MSIP_Label_1520fa42-cf58-4c22-8b93-58cf1d3bd1cb_SetDate">
    <vt:lpwstr>2023-03-01T17:39:26Z</vt:lpwstr>
  </property>
  <property fmtid="{D5CDD505-2E9C-101B-9397-08002B2CF9AE}" pid="6" name="MSIP_Label_1520fa42-cf58-4c22-8b93-58cf1d3bd1cb_Method">
    <vt:lpwstr>Standard</vt:lpwstr>
  </property>
  <property fmtid="{D5CDD505-2E9C-101B-9397-08002B2CF9AE}" pid="7" name="MSIP_Label_1520fa42-cf58-4c22-8b93-58cf1d3bd1cb_Name">
    <vt:lpwstr>Public Information</vt:lpwstr>
  </property>
  <property fmtid="{D5CDD505-2E9C-101B-9397-08002B2CF9AE}" pid="8" name="MSIP_Label_1520fa42-cf58-4c22-8b93-58cf1d3bd1cb_SiteId">
    <vt:lpwstr>11d0e217-264e-400a-8ba0-57dcc127d72d</vt:lpwstr>
  </property>
  <property fmtid="{D5CDD505-2E9C-101B-9397-08002B2CF9AE}" pid="9" name="MSIP_Label_1520fa42-cf58-4c22-8b93-58cf1d3bd1cb_ActionId">
    <vt:lpwstr>f89a6abe-5a20-44cb-9444-d800fa91eee4</vt:lpwstr>
  </property>
  <property fmtid="{D5CDD505-2E9C-101B-9397-08002B2CF9AE}" pid="10" name="MSIP_Label_1520fa42-cf58-4c22-8b93-58cf1d3bd1cb_ContentBits">
    <vt:lpwstr>0</vt:lpwstr>
  </property>
  <property fmtid="{D5CDD505-2E9C-101B-9397-08002B2CF9AE}" pid="11" name="GrammarlyDocumentId">
    <vt:lpwstr>04e7020a4f39b8834b61b7e254aa40332f716a01a8af0133ab556a138c19b220</vt:lpwstr>
  </property>
</Properties>
</file>