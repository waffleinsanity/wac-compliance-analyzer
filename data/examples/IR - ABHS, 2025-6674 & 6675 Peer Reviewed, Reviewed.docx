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13B3" w14:textId="77777777" w:rsidR="00CA7579" w:rsidRPr="00CF67DA" w:rsidRDefault="00B85875" w:rsidP="00596F44">
      <w:pPr>
        <w:pStyle w:val="NoSpacing"/>
        <w:jc w:val="center"/>
        <w:rPr>
          <w:rFonts w:ascii="Arial" w:hAnsi="Arial" w:cs="Arial"/>
          <w:b/>
          <w:sz w:val="24"/>
          <w:szCs w:val="24"/>
          <w:u w:val="single"/>
        </w:rPr>
      </w:pPr>
      <w:commentRangeStart w:id="0"/>
      <w:commentRangeEnd w:id="0"/>
      <w:r>
        <w:rPr>
          <w:rStyle w:val="CommentReference"/>
          <w:rFonts w:ascii="Times New Roman" w:eastAsia="Times New Roman" w:hAnsi="Times New Roman" w:cs="Times New Roman"/>
        </w:rPr>
        <w:commentReference w:id="0"/>
      </w:r>
    </w:p>
    <w:p w14:paraId="7EA43974" w14:textId="77777777" w:rsidR="001F0BC3" w:rsidRPr="00BD6A4C" w:rsidRDefault="001F0BC3" w:rsidP="001F0BC3">
      <w:pPr>
        <w:pStyle w:val="NoSpacing"/>
        <w:jc w:val="center"/>
        <w:rPr>
          <w:rFonts w:ascii="Arial" w:hAnsi="Arial" w:cs="Arial"/>
          <w:b/>
          <w:sz w:val="32"/>
          <w:szCs w:val="24"/>
          <w:u w:val="single"/>
        </w:rPr>
      </w:pPr>
      <w:r w:rsidRPr="00BD6A4C">
        <w:rPr>
          <w:rFonts w:ascii="Arial" w:hAnsi="Arial" w:cs="Arial"/>
          <w:b/>
          <w:sz w:val="32"/>
          <w:szCs w:val="24"/>
          <w:u w:val="single"/>
        </w:rPr>
        <w:t>Investigative Report</w:t>
      </w:r>
    </w:p>
    <w:sdt>
      <w:sdtPr>
        <w:rPr>
          <w:rFonts w:ascii="Arial" w:hAnsi="Arial" w:cs="Arial"/>
          <w:b/>
          <w:bCs/>
        </w:rPr>
        <w:id w:val="-1489397417"/>
        <w:placeholder>
          <w:docPart w:val="C83349E4E22D471497152551EBBB21B8"/>
        </w:placeholder>
        <w:dropDownList>
          <w:listItem w:value="Choose an item."/>
          <w:listItem w:displayText="On-site State Investigation" w:value="On-site State Investigation"/>
          <w:listItem w:displayText="On-site Federal Investigation" w:value="On-site Federal Investigation"/>
          <w:listItem w:displayText="On-site State and Federal Investigation" w:value="On-site State and Federal Investigation"/>
          <w:listItem w:displayText="Off-site State Investigation" w:value="Off-site State Investigation"/>
        </w:dropDownList>
      </w:sdtPr>
      <w:sdtEndPr/>
      <w:sdtContent>
        <w:p w14:paraId="7D3D04D5" w14:textId="0F219A98" w:rsidR="001F0BC3" w:rsidRPr="00CF67DA" w:rsidRDefault="0047777E" w:rsidP="001F0BC3">
          <w:pPr>
            <w:pStyle w:val="Header"/>
            <w:jc w:val="center"/>
            <w:rPr>
              <w:rFonts w:ascii="Arial" w:hAnsi="Arial" w:cs="Arial"/>
              <w:b/>
            </w:rPr>
          </w:pPr>
          <w:r w:rsidRPr="00CF67DA">
            <w:rPr>
              <w:rFonts w:ascii="Arial" w:hAnsi="Arial" w:cs="Arial"/>
              <w:b/>
            </w:rPr>
            <w:t>On-site State Investigation</w:t>
          </w:r>
        </w:p>
      </w:sdtContent>
    </w:sdt>
    <w:p w14:paraId="28A754DF" w14:textId="77777777" w:rsidR="001F0BC3" w:rsidRPr="00BD6A4C" w:rsidRDefault="001F0BC3" w:rsidP="00B15F29">
      <w:pPr>
        <w:pStyle w:val="Header"/>
        <w:rPr>
          <w:rFonts w:ascii="Arial" w:hAnsi="Arial" w:cs="Arial"/>
          <w:b/>
        </w:rPr>
      </w:pPr>
    </w:p>
    <w:p w14:paraId="601E9EAB" w14:textId="77777777" w:rsidR="001F0BC3" w:rsidRPr="00BD6A4C" w:rsidRDefault="001F0BC3" w:rsidP="00B15F29">
      <w:pPr>
        <w:pStyle w:val="Header"/>
        <w:rPr>
          <w:rFonts w:ascii="Arial" w:hAnsi="Arial" w:cs="Arial"/>
          <w:b/>
        </w:rPr>
      </w:pPr>
    </w:p>
    <w:p w14:paraId="1A84974C" w14:textId="7D7350A3" w:rsidR="00B15F29" w:rsidRPr="00BD6A4C" w:rsidRDefault="00B15F29" w:rsidP="00C40971">
      <w:pPr>
        <w:autoSpaceDE w:val="0"/>
        <w:autoSpaceDN w:val="0"/>
        <w:adjustRightInd w:val="0"/>
        <w:rPr>
          <w:rFonts w:ascii="Arial" w:eastAsiaTheme="minorHAnsi" w:hAnsi="Arial" w:cs="Arial"/>
          <w:sz w:val="16"/>
          <w:szCs w:val="16"/>
        </w:rPr>
      </w:pPr>
      <w:r w:rsidRPr="00BD6A4C">
        <w:rPr>
          <w:rFonts w:ascii="Arial" w:hAnsi="Arial" w:cs="Arial"/>
          <w:b/>
          <w:bCs/>
        </w:rPr>
        <w:t>Facility Address:</w:t>
      </w:r>
      <w:r w:rsidR="0D8FE9CE" w:rsidRPr="00BD6A4C">
        <w:rPr>
          <w:rFonts w:ascii="Arial" w:hAnsi="Arial" w:cs="Arial"/>
          <w:b/>
          <w:bCs/>
        </w:rPr>
        <w:t xml:space="preserve"> </w:t>
      </w:r>
      <w:r w:rsidR="00C40971" w:rsidRPr="00BD6A4C">
        <w:rPr>
          <w:rFonts w:ascii="Arial" w:eastAsiaTheme="minorHAnsi" w:hAnsi="Arial" w:cs="Arial"/>
        </w:rPr>
        <w:t>12715 E Mission Ave Spokane Valley, WA 99216</w:t>
      </w:r>
    </w:p>
    <w:p w14:paraId="24EC7DE4" w14:textId="7B3D3994" w:rsidR="00806079" w:rsidRPr="00BD6A4C" w:rsidRDefault="00806079" w:rsidP="00B15F29">
      <w:pPr>
        <w:pStyle w:val="Header"/>
        <w:rPr>
          <w:rFonts w:ascii="Arial" w:hAnsi="Arial" w:cs="Arial"/>
          <w:b/>
          <w:bCs/>
        </w:rPr>
      </w:pPr>
      <w:r w:rsidRPr="00BD6A4C">
        <w:rPr>
          <w:rFonts w:ascii="Arial" w:hAnsi="Arial" w:cs="Arial"/>
          <w:b/>
          <w:bCs/>
        </w:rPr>
        <w:t>Laboratory Director:</w:t>
      </w:r>
      <w:r w:rsidR="05CC5D1F" w:rsidRPr="00BD6A4C">
        <w:rPr>
          <w:rFonts w:ascii="Arial" w:hAnsi="Arial" w:cs="Arial"/>
          <w:b/>
          <w:bCs/>
        </w:rPr>
        <w:t xml:space="preserve"> </w:t>
      </w:r>
      <w:r w:rsidR="006164F6" w:rsidRPr="00CF67DA">
        <w:rPr>
          <w:rFonts w:ascii="Arial" w:hAnsi="Arial" w:cs="Arial"/>
        </w:rPr>
        <w:t>N/A</w:t>
      </w:r>
    </w:p>
    <w:p w14:paraId="3E5C2DBC" w14:textId="36C517A7" w:rsidR="00806079" w:rsidRPr="00BD6A4C" w:rsidRDefault="00806079" w:rsidP="00B15F29">
      <w:pPr>
        <w:pStyle w:val="Header"/>
        <w:rPr>
          <w:rFonts w:ascii="Arial" w:hAnsi="Arial" w:cs="Arial"/>
          <w:b/>
          <w:bCs/>
        </w:rPr>
      </w:pPr>
      <w:r w:rsidRPr="00BD6A4C">
        <w:rPr>
          <w:rFonts w:ascii="Arial" w:hAnsi="Arial" w:cs="Arial"/>
          <w:b/>
          <w:bCs/>
        </w:rPr>
        <w:t>CLIA Number:</w:t>
      </w:r>
      <w:r w:rsidR="1EF7D1CD" w:rsidRPr="00BD6A4C">
        <w:rPr>
          <w:rFonts w:ascii="Arial" w:hAnsi="Arial" w:cs="Arial"/>
          <w:b/>
          <w:bCs/>
        </w:rPr>
        <w:t xml:space="preserve"> </w:t>
      </w:r>
      <w:r w:rsidR="006164F6" w:rsidRPr="00CF67DA">
        <w:rPr>
          <w:rFonts w:ascii="Arial" w:hAnsi="Arial" w:cs="Arial"/>
        </w:rPr>
        <w:t>N/A</w:t>
      </w:r>
    </w:p>
    <w:p w14:paraId="762EE686" w14:textId="193F7D8A" w:rsidR="00E04DAC" w:rsidRPr="00BD6A4C" w:rsidRDefault="00B15F29" w:rsidP="0D95DBB1">
      <w:pPr>
        <w:pStyle w:val="Header"/>
        <w:rPr>
          <w:rFonts w:ascii="Arial" w:eastAsia="Arial" w:hAnsi="Arial" w:cs="Arial"/>
        </w:rPr>
      </w:pPr>
      <w:r w:rsidRPr="00BD6A4C">
        <w:rPr>
          <w:rFonts w:ascii="Arial" w:hAnsi="Arial" w:cs="Arial"/>
          <w:b/>
          <w:bCs/>
        </w:rPr>
        <w:t>Credential Numb</w:t>
      </w:r>
      <w:r w:rsidRPr="00BD6A4C">
        <w:rPr>
          <w:rFonts w:ascii="Arial" w:eastAsia="Arial" w:hAnsi="Arial" w:cs="Arial"/>
          <w:b/>
          <w:bCs/>
        </w:rPr>
        <w:t>er:</w:t>
      </w:r>
      <w:r w:rsidR="1EF7D1CD" w:rsidRPr="00BD6A4C">
        <w:rPr>
          <w:rFonts w:ascii="Arial" w:eastAsia="Arial" w:hAnsi="Arial" w:cs="Arial"/>
          <w:b/>
          <w:bCs/>
        </w:rPr>
        <w:t xml:space="preserve"> </w:t>
      </w:r>
      <w:r w:rsidR="37301C7F" w:rsidRPr="00BD6A4C">
        <w:rPr>
          <w:rFonts w:ascii="Arial" w:eastAsia="Arial" w:hAnsi="Arial" w:cs="Arial"/>
          <w:color w:val="000000" w:themeColor="text1"/>
        </w:rPr>
        <w:t>BHA.FS.</w:t>
      </w:r>
      <w:r w:rsidR="00EF5283" w:rsidRPr="00BD6A4C">
        <w:rPr>
          <w:rFonts w:ascii="Arial" w:eastAsia="Arial" w:hAnsi="Arial" w:cs="Arial"/>
          <w:color w:val="000000" w:themeColor="text1"/>
        </w:rPr>
        <w:t>60873722</w:t>
      </w:r>
      <w:r w:rsidR="37301C7F" w:rsidRPr="00BD6A4C">
        <w:rPr>
          <w:rFonts w:ascii="Arial" w:eastAsia="Arial" w:hAnsi="Arial" w:cs="Arial"/>
          <w:color w:val="000000" w:themeColor="text1"/>
        </w:rPr>
        <w:t>, RTF.FS.</w:t>
      </w:r>
      <w:r w:rsidR="0075734A" w:rsidRPr="00BD6A4C">
        <w:rPr>
          <w:rFonts w:ascii="Arial" w:eastAsia="Arial" w:hAnsi="Arial" w:cs="Arial"/>
          <w:color w:val="000000" w:themeColor="text1"/>
        </w:rPr>
        <w:t>00001084</w:t>
      </w:r>
    </w:p>
    <w:p w14:paraId="640C9075" w14:textId="63EC575A" w:rsidR="00B15F29" w:rsidRPr="00BD6A4C" w:rsidRDefault="00B15F29" w:rsidP="00B15F29">
      <w:pPr>
        <w:pStyle w:val="Header"/>
        <w:rPr>
          <w:rFonts w:ascii="Arial" w:hAnsi="Arial" w:cs="Arial"/>
        </w:rPr>
      </w:pPr>
      <w:r w:rsidRPr="00BD6A4C">
        <w:rPr>
          <w:rFonts w:ascii="Arial" w:hAnsi="Arial" w:cs="Arial"/>
          <w:b/>
          <w:bCs/>
        </w:rPr>
        <w:t xml:space="preserve">Medicare Number: </w:t>
      </w:r>
      <w:r w:rsidR="006164F6" w:rsidRPr="00CF67DA">
        <w:rPr>
          <w:rFonts w:ascii="Arial" w:hAnsi="Arial" w:cs="Arial"/>
        </w:rPr>
        <w:t>N/A</w:t>
      </w:r>
    </w:p>
    <w:p w14:paraId="510EBDBB" w14:textId="29ED735D" w:rsidR="00B15F29" w:rsidRPr="00BD6A4C" w:rsidRDefault="00B15F29" w:rsidP="00B15F29">
      <w:pPr>
        <w:pStyle w:val="Header"/>
        <w:rPr>
          <w:rFonts w:ascii="Arial" w:hAnsi="Arial" w:cs="Arial"/>
        </w:rPr>
      </w:pPr>
      <w:r w:rsidRPr="00BD6A4C">
        <w:rPr>
          <w:rFonts w:ascii="Arial" w:hAnsi="Arial" w:cs="Arial"/>
          <w:b/>
        </w:rPr>
        <w:t>Shell Number:</w:t>
      </w:r>
      <w:r w:rsidRPr="00BD6A4C">
        <w:rPr>
          <w:rFonts w:ascii="Arial" w:hAnsi="Arial" w:cs="Arial"/>
        </w:rPr>
        <w:t xml:space="preserve"> </w:t>
      </w:r>
      <w:r w:rsidR="006164F6" w:rsidRPr="00BD6A4C">
        <w:rPr>
          <w:rFonts w:ascii="Arial" w:hAnsi="Arial" w:cs="Arial"/>
        </w:rPr>
        <w:t>N/A</w:t>
      </w:r>
    </w:p>
    <w:p w14:paraId="3D9197FC" w14:textId="588090A6" w:rsidR="00B15F29" w:rsidRPr="00BD6A4C" w:rsidRDefault="00B15F29" w:rsidP="00B15F29">
      <w:pPr>
        <w:pStyle w:val="Header"/>
        <w:rPr>
          <w:rFonts w:ascii="Arial" w:hAnsi="Arial" w:cs="Arial"/>
          <w:b/>
        </w:rPr>
      </w:pPr>
      <w:r w:rsidRPr="00BD6A4C">
        <w:rPr>
          <w:rFonts w:ascii="Arial" w:hAnsi="Arial" w:cs="Arial"/>
          <w:b/>
        </w:rPr>
        <w:t xml:space="preserve">Date(s) of Investigation: </w:t>
      </w:r>
      <w:r w:rsidR="004375B2" w:rsidRPr="00BD6A4C">
        <w:rPr>
          <w:rFonts w:ascii="Arial" w:hAnsi="Arial" w:cs="Arial"/>
          <w:bCs/>
        </w:rPr>
        <w:t>5/16/</w:t>
      </w:r>
      <w:commentRangeStart w:id="1"/>
      <w:commentRangeStart w:id="2"/>
      <w:commentRangeStart w:id="3"/>
      <w:commentRangeStart w:id="4"/>
      <w:r w:rsidR="004375B2" w:rsidRPr="00BD6A4C">
        <w:rPr>
          <w:rFonts w:ascii="Arial" w:hAnsi="Arial" w:cs="Arial"/>
          <w:bCs/>
        </w:rPr>
        <w:t>2025</w:t>
      </w:r>
      <w:commentRangeEnd w:id="1"/>
      <w:r w:rsidR="0060786B">
        <w:rPr>
          <w:rStyle w:val="CommentReference"/>
        </w:rPr>
        <w:commentReference w:id="1"/>
      </w:r>
      <w:commentRangeEnd w:id="2"/>
      <w:commentRangeEnd w:id="3"/>
      <w:commentRangeEnd w:id="4"/>
      <w:r w:rsidR="00330EC7">
        <w:rPr>
          <w:rStyle w:val="CommentReference"/>
        </w:rPr>
        <w:commentReference w:id="2"/>
      </w:r>
      <w:r w:rsidR="00231F5C">
        <w:rPr>
          <w:rStyle w:val="CommentReference"/>
        </w:rPr>
        <w:commentReference w:id="3"/>
      </w:r>
      <w:r w:rsidR="00A3578D">
        <w:rPr>
          <w:rStyle w:val="CommentReference"/>
        </w:rPr>
        <w:commentReference w:id="4"/>
      </w:r>
      <w:r w:rsidR="00904633">
        <w:rPr>
          <w:rFonts w:ascii="Arial" w:hAnsi="Arial" w:cs="Arial"/>
          <w:bCs/>
        </w:rPr>
        <w:t xml:space="preserve"> through</w:t>
      </w:r>
      <w:r w:rsidR="00A3578D">
        <w:rPr>
          <w:rFonts w:ascii="Arial" w:hAnsi="Arial" w:cs="Arial"/>
          <w:bCs/>
        </w:rPr>
        <w:t xml:space="preserve"> 8/12/2025</w:t>
      </w:r>
    </w:p>
    <w:p w14:paraId="15806B5A" w14:textId="22DA7B26" w:rsidR="00B15F29" w:rsidRPr="00BD6A4C" w:rsidRDefault="00B15F29" w:rsidP="00B15F29">
      <w:pPr>
        <w:pStyle w:val="Header"/>
        <w:rPr>
          <w:rFonts w:ascii="Arial" w:hAnsi="Arial" w:cs="Arial"/>
          <w:b/>
        </w:rPr>
      </w:pPr>
      <w:r w:rsidRPr="00BD6A4C">
        <w:rPr>
          <w:rFonts w:ascii="Arial" w:hAnsi="Arial" w:cs="Arial"/>
          <w:b/>
        </w:rPr>
        <w:t xml:space="preserve">State Licensing Priority: </w:t>
      </w:r>
      <w:sdt>
        <w:sdtPr>
          <w:rPr>
            <w:rFonts w:ascii="Arial" w:hAnsi="Arial" w:cs="Arial"/>
          </w:rPr>
          <w:id w:val="-1956250726"/>
          <w:placeholder>
            <w:docPart w:val="DDB7813EE85548CA8DE3517F41E62CCA"/>
          </w:placeholder>
          <w:comboBox>
            <w:listItem w:value="Choose an item."/>
            <w:listItem w:displayText="A" w:value="A"/>
            <w:listItem w:displayText="B" w:value="B"/>
            <w:listItem w:displayText="C" w:value="C"/>
            <w:listItem w:displayText="N/A" w:value="N/A"/>
          </w:comboBox>
        </w:sdtPr>
        <w:sdtEndPr/>
        <w:sdtContent>
          <w:r w:rsidR="00D96DC7" w:rsidRPr="00BD6A4C">
            <w:rPr>
              <w:rFonts w:ascii="Arial" w:hAnsi="Arial" w:cs="Arial"/>
            </w:rPr>
            <w:t>B</w:t>
          </w:r>
        </w:sdtContent>
      </w:sdt>
      <w:r w:rsidRPr="00BD6A4C">
        <w:rPr>
          <w:rFonts w:ascii="Arial" w:hAnsi="Arial" w:cs="Arial"/>
          <w:b/>
        </w:rPr>
        <w:t xml:space="preserve"> </w:t>
      </w:r>
    </w:p>
    <w:p w14:paraId="7AA31623" w14:textId="56112458" w:rsidR="00B15F29" w:rsidRPr="00BD6A4C" w:rsidRDefault="00B15F29" w:rsidP="00B15F29">
      <w:pPr>
        <w:pStyle w:val="Header"/>
        <w:rPr>
          <w:rFonts w:ascii="Arial" w:hAnsi="Arial" w:cs="Arial"/>
          <w:b/>
        </w:rPr>
      </w:pPr>
      <w:r w:rsidRPr="00BD6A4C">
        <w:rPr>
          <w:rFonts w:ascii="Arial" w:hAnsi="Arial" w:cs="Arial"/>
          <w:b/>
        </w:rPr>
        <w:t xml:space="preserve">Federal Certification Priority: </w:t>
      </w:r>
      <w:sdt>
        <w:sdtPr>
          <w:rPr>
            <w:rFonts w:ascii="Arial" w:hAnsi="Arial" w:cs="Arial"/>
          </w:rPr>
          <w:id w:val="-1563786869"/>
          <w:placeholder>
            <w:docPart w:val="3B42907CD40A4736B013649C64005519"/>
          </w:placeholder>
          <w:comboBox>
            <w:listItem w:value="Choose an item."/>
            <w:listItem w:displayText="N/A " w:value="N/A "/>
            <w:listItem w:displayText="Immediate Jeopardy (IJ)" w:value="Immediate Jeopardy (IJ)"/>
            <w:listItem w:displayText="Non-IJ High" w:value="Non-IJ High"/>
            <w:listItem w:displayText="Non-IJ Medium" w:value="Non-IJ Medium"/>
            <w:listItem w:displayText="Non-IJ Low" w:value="Non-IJ Low"/>
            <w:listItem w:displayText="Adminstrative Review/Offsite Investigation" w:value="Adminstrative Review/Offsite Investigation"/>
            <w:listItem w:displayText="Referral - Immediate" w:value="Referral - Immediate"/>
            <w:listItem w:displayText="Referral - Other" w:value="Referral - Other"/>
            <w:listItem w:displayText="No Action Necessary" w:value="No Action Necessary"/>
          </w:comboBox>
        </w:sdtPr>
        <w:sdtEndPr/>
        <w:sdtContent>
          <w:r w:rsidR="006164F6" w:rsidRPr="00BD6A4C">
            <w:rPr>
              <w:rFonts w:ascii="Arial" w:hAnsi="Arial" w:cs="Arial"/>
            </w:rPr>
            <w:t xml:space="preserve">N/A </w:t>
          </w:r>
        </w:sdtContent>
      </w:sdt>
    </w:p>
    <w:p w14:paraId="2E0297B3" w14:textId="77777777" w:rsidR="00B15F29" w:rsidRPr="00CF67DA" w:rsidRDefault="00B15F29" w:rsidP="00596F44">
      <w:pPr>
        <w:pStyle w:val="NoSpacing"/>
        <w:ind w:right="288"/>
        <w:rPr>
          <w:rFonts w:ascii="Arial" w:hAnsi="Arial" w:cs="Arial"/>
          <w:b/>
          <w:sz w:val="32"/>
          <w:szCs w:val="32"/>
        </w:rPr>
      </w:pPr>
    </w:p>
    <w:p w14:paraId="3977A9DB" w14:textId="5421766C" w:rsidR="00B15F29" w:rsidRPr="00BD6A4C" w:rsidRDefault="00B15F29" w:rsidP="00B15F29">
      <w:pPr>
        <w:pStyle w:val="NoSpacing"/>
        <w:ind w:right="288"/>
        <w:rPr>
          <w:rFonts w:ascii="Arial" w:hAnsi="Arial" w:cs="Arial"/>
          <w:i/>
          <w:sz w:val="24"/>
          <w:szCs w:val="24"/>
        </w:rPr>
      </w:pPr>
      <w:r w:rsidRPr="00BD6A4C">
        <w:rPr>
          <w:rFonts w:ascii="Arial" w:hAnsi="Arial" w:cs="Arial"/>
          <w:b/>
          <w:sz w:val="32"/>
          <w:szCs w:val="32"/>
        </w:rPr>
        <w:t xml:space="preserve">Intake Details: </w:t>
      </w:r>
      <w:r w:rsidR="00725439" w:rsidRPr="00BD6A4C">
        <w:rPr>
          <w:rFonts w:ascii="Arial" w:hAnsi="Arial" w:cs="Arial"/>
          <w:sz w:val="24"/>
          <w:szCs w:val="24"/>
        </w:rPr>
        <w:t>(</w:t>
      </w:r>
      <w:r w:rsidRPr="00BD6A4C">
        <w:rPr>
          <w:rFonts w:ascii="Arial" w:hAnsi="Arial" w:cs="Arial"/>
          <w:i/>
          <w:sz w:val="24"/>
          <w:szCs w:val="24"/>
        </w:rPr>
        <w:t>List of concerns reported in the original complaint.)</w:t>
      </w:r>
    </w:p>
    <w:p w14:paraId="5343726D" w14:textId="77777777" w:rsidR="0063559E" w:rsidRPr="00BD6A4C" w:rsidRDefault="0063559E" w:rsidP="0063559E">
      <w:pPr>
        <w:pStyle w:val="NoSpacing"/>
        <w:ind w:right="288"/>
        <w:rPr>
          <w:rFonts w:ascii="Arial" w:hAnsi="Arial" w:cs="Arial"/>
          <w:i/>
          <w:sz w:val="24"/>
          <w:szCs w:val="24"/>
        </w:rPr>
      </w:pPr>
    </w:p>
    <w:p w14:paraId="18433E0B" w14:textId="4AD386A9" w:rsidR="0063559E" w:rsidRPr="00CF67DA" w:rsidRDefault="00A976E5" w:rsidP="0063559E">
      <w:pPr>
        <w:pStyle w:val="NoSpacing"/>
        <w:ind w:right="288"/>
        <w:rPr>
          <w:rFonts w:ascii="Arial" w:hAnsi="Arial" w:cs="Arial"/>
          <w:iCs/>
          <w:sz w:val="24"/>
          <w:szCs w:val="24"/>
        </w:rPr>
      </w:pPr>
      <w:r>
        <w:rPr>
          <w:rFonts w:ascii="Arial" w:hAnsi="Arial" w:cs="Arial"/>
          <w:iCs/>
        </w:rPr>
        <w:t>The Departm</w:t>
      </w:r>
      <w:r w:rsidR="009A1735">
        <w:rPr>
          <w:rFonts w:ascii="Arial" w:hAnsi="Arial" w:cs="Arial"/>
          <w:iCs/>
        </w:rPr>
        <w:t>e</w:t>
      </w:r>
      <w:r>
        <w:rPr>
          <w:rFonts w:ascii="Arial" w:hAnsi="Arial" w:cs="Arial"/>
          <w:iCs/>
        </w:rPr>
        <w:t>nt of Health (DOH) received a</w:t>
      </w:r>
      <w:r w:rsidR="00321ADE">
        <w:rPr>
          <w:rFonts w:ascii="Arial" w:hAnsi="Arial" w:cs="Arial"/>
          <w:iCs/>
        </w:rPr>
        <w:t xml:space="preserve"> facility</w:t>
      </w:r>
      <w:r>
        <w:rPr>
          <w:rFonts w:ascii="Arial" w:hAnsi="Arial" w:cs="Arial"/>
          <w:iCs/>
        </w:rPr>
        <w:t xml:space="preserve"> self-report of a </w:t>
      </w:r>
      <w:r w:rsidR="0063559E" w:rsidRPr="00CF67DA">
        <w:rPr>
          <w:rFonts w:ascii="Arial" w:hAnsi="Arial" w:cs="Arial"/>
          <w:iCs/>
        </w:rPr>
        <w:t xml:space="preserve">patient </w:t>
      </w:r>
      <w:r>
        <w:rPr>
          <w:rFonts w:ascii="Arial" w:hAnsi="Arial" w:cs="Arial"/>
          <w:iCs/>
        </w:rPr>
        <w:t xml:space="preserve">who </w:t>
      </w:r>
      <w:r w:rsidR="00346F66" w:rsidRPr="00BD6A4C">
        <w:rPr>
          <w:rFonts w:ascii="Arial" w:hAnsi="Arial" w:cs="Arial"/>
          <w:iCs/>
        </w:rPr>
        <w:t>was</w:t>
      </w:r>
      <w:r w:rsidR="00346F66" w:rsidRPr="00CF67DA">
        <w:rPr>
          <w:rFonts w:ascii="Arial" w:hAnsi="Arial" w:cs="Arial"/>
          <w:iCs/>
        </w:rPr>
        <w:t xml:space="preserve"> </w:t>
      </w:r>
      <w:r w:rsidR="0063559E" w:rsidRPr="00CF67DA">
        <w:rPr>
          <w:rFonts w:ascii="Arial" w:hAnsi="Arial" w:cs="Arial"/>
          <w:iCs/>
        </w:rPr>
        <w:t>found unresponsive due to a</w:t>
      </w:r>
      <w:r w:rsidR="006C7BD9" w:rsidRPr="00BD6A4C">
        <w:rPr>
          <w:rFonts w:ascii="Arial" w:hAnsi="Arial" w:cs="Arial"/>
          <w:iCs/>
        </w:rPr>
        <w:t xml:space="preserve"> possible</w:t>
      </w:r>
      <w:r w:rsidR="0063559E" w:rsidRPr="00CF67DA">
        <w:rPr>
          <w:rFonts w:ascii="Arial" w:hAnsi="Arial" w:cs="Arial"/>
          <w:iCs/>
        </w:rPr>
        <w:t xml:space="preserve"> overdose. The staff</w:t>
      </w:r>
      <w:r>
        <w:rPr>
          <w:rFonts w:ascii="Arial" w:hAnsi="Arial" w:cs="Arial"/>
          <w:iCs/>
        </w:rPr>
        <w:t xml:space="preserve"> </w:t>
      </w:r>
      <w:r w:rsidR="0063559E" w:rsidRPr="00CF67DA">
        <w:rPr>
          <w:rFonts w:ascii="Arial" w:hAnsi="Arial" w:cs="Arial"/>
          <w:iCs/>
          <w:sz w:val="24"/>
          <w:szCs w:val="24"/>
        </w:rPr>
        <w:t xml:space="preserve">performed </w:t>
      </w:r>
      <w:r w:rsidR="000E0E65" w:rsidRPr="00BD6A4C">
        <w:rPr>
          <w:rFonts w:ascii="Arial" w:hAnsi="Arial" w:cs="Arial"/>
          <w:iCs/>
          <w:sz w:val="24"/>
          <w:szCs w:val="24"/>
        </w:rPr>
        <w:t>life-saving</w:t>
      </w:r>
      <w:r w:rsidR="0063559E" w:rsidRPr="00CF67DA">
        <w:rPr>
          <w:rFonts w:ascii="Arial" w:hAnsi="Arial" w:cs="Arial"/>
          <w:iCs/>
          <w:sz w:val="24"/>
          <w:szCs w:val="24"/>
        </w:rPr>
        <w:t xml:space="preserve"> measures, but the patient was pronounced deceased by paramedics.</w:t>
      </w:r>
    </w:p>
    <w:p w14:paraId="3E2EBE47" w14:textId="77777777" w:rsidR="008D7489" w:rsidRPr="00BD6A4C" w:rsidRDefault="008D7489" w:rsidP="00B15F29">
      <w:pPr>
        <w:pStyle w:val="NoSpacing"/>
        <w:ind w:right="288"/>
        <w:rPr>
          <w:rFonts w:ascii="Arial" w:hAnsi="Arial" w:cs="Arial"/>
          <w:sz w:val="24"/>
          <w:szCs w:val="24"/>
        </w:rPr>
      </w:pPr>
    </w:p>
    <w:p w14:paraId="342E1823" w14:textId="33D04010" w:rsidR="00B15F29" w:rsidRPr="00BD6A4C" w:rsidRDefault="00B15F29" w:rsidP="38490CB4">
      <w:pPr>
        <w:pStyle w:val="NoSpacing"/>
        <w:ind w:right="288"/>
        <w:rPr>
          <w:rFonts w:ascii="Arial" w:hAnsi="Arial" w:cs="Arial"/>
          <w:i/>
          <w:iCs/>
          <w:sz w:val="24"/>
          <w:szCs w:val="24"/>
        </w:rPr>
      </w:pPr>
      <w:r w:rsidRPr="00BD6A4C">
        <w:rPr>
          <w:rFonts w:ascii="Arial" w:hAnsi="Arial" w:cs="Arial"/>
          <w:b/>
          <w:bCs/>
          <w:sz w:val="32"/>
          <w:szCs w:val="32"/>
        </w:rPr>
        <w:t>Allegation</w:t>
      </w:r>
      <w:r w:rsidR="00D1254F" w:rsidRPr="00BD6A4C">
        <w:rPr>
          <w:rFonts w:ascii="Arial" w:hAnsi="Arial" w:cs="Arial"/>
          <w:b/>
          <w:bCs/>
          <w:sz w:val="32"/>
          <w:szCs w:val="32"/>
        </w:rPr>
        <w:t>(</w:t>
      </w:r>
      <w:r w:rsidRPr="00BD6A4C">
        <w:rPr>
          <w:rFonts w:ascii="Arial" w:hAnsi="Arial" w:cs="Arial"/>
          <w:b/>
          <w:bCs/>
          <w:sz w:val="32"/>
          <w:szCs w:val="32"/>
        </w:rPr>
        <w:t>s</w:t>
      </w:r>
      <w:r w:rsidR="00D1254F" w:rsidRPr="00BD6A4C">
        <w:rPr>
          <w:rFonts w:ascii="Arial" w:hAnsi="Arial" w:cs="Arial"/>
          <w:b/>
          <w:bCs/>
          <w:sz w:val="32"/>
          <w:szCs w:val="32"/>
        </w:rPr>
        <w:t>)</w:t>
      </w:r>
      <w:r w:rsidRPr="00BD6A4C">
        <w:rPr>
          <w:rFonts w:ascii="Arial" w:hAnsi="Arial" w:cs="Arial"/>
          <w:b/>
          <w:bCs/>
          <w:sz w:val="32"/>
          <w:szCs w:val="32"/>
        </w:rPr>
        <w:t xml:space="preserve">: </w:t>
      </w:r>
      <w:r w:rsidR="00725439" w:rsidRPr="00BD6A4C">
        <w:rPr>
          <w:rFonts w:ascii="Arial" w:hAnsi="Arial" w:cs="Arial"/>
          <w:sz w:val="24"/>
          <w:szCs w:val="24"/>
        </w:rPr>
        <w:t>(</w:t>
      </w:r>
      <w:r w:rsidR="00725439" w:rsidRPr="00BD6A4C">
        <w:rPr>
          <w:rFonts w:ascii="Arial" w:hAnsi="Arial" w:cs="Arial"/>
          <w:i/>
          <w:iCs/>
          <w:sz w:val="24"/>
          <w:szCs w:val="24"/>
        </w:rPr>
        <w:t>The allegation</w:t>
      </w:r>
      <w:r w:rsidR="00D1254F" w:rsidRPr="00BD6A4C">
        <w:rPr>
          <w:rFonts w:ascii="Arial" w:hAnsi="Arial" w:cs="Arial"/>
          <w:i/>
          <w:iCs/>
          <w:sz w:val="24"/>
          <w:szCs w:val="24"/>
        </w:rPr>
        <w:t>(</w:t>
      </w:r>
      <w:r w:rsidR="00725439" w:rsidRPr="00BD6A4C">
        <w:rPr>
          <w:rFonts w:ascii="Arial" w:hAnsi="Arial" w:cs="Arial"/>
          <w:i/>
          <w:iCs/>
          <w:sz w:val="24"/>
          <w:szCs w:val="24"/>
        </w:rPr>
        <w:t>s</w:t>
      </w:r>
      <w:r w:rsidR="00D1254F" w:rsidRPr="00BD6A4C">
        <w:rPr>
          <w:rFonts w:ascii="Arial" w:hAnsi="Arial" w:cs="Arial"/>
          <w:i/>
          <w:iCs/>
          <w:sz w:val="24"/>
          <w:szCs w:val="24"/>
        </w:rPr>
        <w:t>)</w:t>
      </w:r>
      <w:r w:rsidR="00725439" w:rsidRPr="00BD6A4C">
        <w:rPr>
          <w:rFonts w:ascii="Arial" w:hAnsi="Arial" w:cs="Arial"/>
          <w:i/>
          <w:iCs/>
          <w:sz w:val="24"/>
          <w:szCs w:val="24"/>
        </w:rPr>
        <w:t xml:space="preserve"> listed below is what the department has jurisdiction and authorization to investigate. </w:t>
      </w:r>
      <w:r w:rsidRPr="00BD6A4C">
        <w:rPr>
          <w:rFonts w:ascii="Arial" w:hAnsi="Arial" w:cs="Arial"/>
          <w:i/>
          <w:iCs/>
          <w:sz w:val="24"/>
          <w:szCs w:val="24"/>
        </w:rPr>
        <w:t>An allegation is considered an assertion of improper practice or condition that could result in a violation of facility law or rule.)</w:t>
      </w:r>
    </w:p>
    <w:p w14:paraId="515967E1" w14:textId="4B5320C6" w:rsidR="38490CB4" w:rsidRPr="00BD6A4C" w:rsidRDefault="38490CB4" w:rsidP="38490CB4">
      <w:pPr>
        <w:pStyle w:val="NoSpacing"/>
        <w:ind w:right="288"/>
        <w:rPr>
          <w:rFonts w:ascii="Arial" w:hAnsi="Arial" w:cs="Arial"/>
          <w:i/>
          <w:iCs/>
          <w:sz w:val="24"/>
          <w:szCs w:val="24"/>
        </w:rPr>
      </w:pPr>
    </w:p>
    <w:p w14:paraId="5F424F24" w14:textId="0D5386A3" w:rsidR="640FF9D0" w:rsidRPr="00BD6A4C" w:rsidRDefault="640FF9D0" w:rsidP="38490CB4">
      <w:pPr>
        <w:pStyle w:val="NoSpacing"/>
        <w:ind w:right="288"/>
        <w:rPr>
          <w:rFonts w:ascii="Arial" w:hAnsi="Arial" w:cs="Arial"/>
          <w:b/>
          <w:bCs/>
          <w:sz w:val="24"/>
          <w:szCs w:val="24"/>
        </w:rPr>
      </w:pPr>
      <w:r w:rsidRPr="00BD6A4C">
        <w:rPr>
          <w:rFonts w:ascii="Arial" w:hAnsi="Arial" w:cs="Arial"/>
          <w:b/>
          <w:bCs/>
          <w:sz w:val="24"/>
          <w:szCs w:val="24"/>
        </w:rPr>
        <w:t>BHA:</w:t>
      </w:r>
    </w:p>
    <w:p w14:paraId="6760B8A6" w14:textId="77777777" w:rsidR="00B15F29" w:rsidRPr="00BD6A4C" w:rsidRDefault="00B15F29" w:rsidP="00B15F29">
      <w:pPr>
        <w:pStyle w:val="NoSpacing"/>
        <w:ind w:right="288"/>
        <w:rPr>
          <w:rFonts w:ascii="Arial" w:hAnsi="Arial" w:cs="Arial"/>
          <w:sz w:val="24"/>
          <w:szCs w:val="24"/>
        </w:rPr>
      </w:pPr>
    </w:p>
    <w:p w14:paraId="33F016CE" w14:textId="78C2CC58" w:rsidR="008D7489" w:rsidRPr="00BD6A4C" w:rsidRDefault="442821FB" w:rsidP="7EFA2F87">
      <w:pPr>
        <w:pStyle w:val="NoSpacing"/>
        <w:numPr>
          <w:ilvl w:val="0"/>
          <w:numId w:val="7"/>
        </w:numPr>
        <w:ind w:right="288"/>
        <w:rPr>
          <w:rFonts w:ascii="Arial" w:eastAsia="Arial" w:hAnsi="Arial" w:cs="Arial"/>
          <w:sz w:val="24"/>
          <w:szCs w:val="24"/>
        </w:rPr>
      </w:pPr>
      <w:r w:rsidRPr="00BD6A4C">
        <w:rPr>
          <w:rFonts w:ascii="Arial" w:eastAsia="Arial" w:hAnsi="Arial" w:cs="Arial"/>
          <w:sz w:val="24"/>
          <w:szCs w:val="24"/>
        </w:rPr>
        <w:t>Allegation:</w:t>
      </w:r>
      <w:r w:rsidR="48EE0D01" w:rsidRPr="00BD6A4C">
        <w:rPr>
          <w:rFonts w:ascii="Arial" w:eastAsia="Arial" w:hAnsi="Arial" w:cs="Arial"/>
          <w:sz w:val="24"/>
          <w:szCs w:val="24"/>
        </w:rPr>
        <w:t xml:space="preserve"> </w:t>
      </w:r>
      <w:r w:rsidR="00502785" w:rsidRPr="00BD6A4C">
        <w:rPr>
          <w:rFonts w:ascii="Arial" w:eastAsia="Arial" w:hAnsi="Arial" w:cs="Arial"/>
          <w:sz w:val="24"/>
          <w:szCs w:val="24"/>
        </w:rPr>
        <w:t>A p</w:t>
      </w:r>
      <w:r w:rsidR="48EE0D01" w:rsidRPr="00BD6A4C">
        <w:rPr>
          <w:rFonts w:ascii="Arial" w:eastAsia="Arial" w:hAnsi="Arial" w:cs="Arial"/>
          <w:sz w:val="24"/>
          <w:szCs w:val="24"/>
        </w:rPr>
        <w:t xml:space="preserve">otential violation of WAC </w:t>
      </w:r>
      <w:r w:rsidR="7FBECA2D" w:rsidRPr="00BD6A4C">
        <w:rPr>
          <w:rFonts w:ascii="Arial" w:eastAsia="Arial" w:hAnsi="Arial" w:cs="Arial"/>
          <w:sz w:val="24"/>
          <w:szCs w:val="24"/>
        </w:rPr>
        <w:t>246-341-0410</w:t>
      </w:r>
      <w:r w:rsidR="00FE42BE" w:rsidRPr="00BD6A4C">
        <w:rPr>
          <w:rFonts w:ascii="Arial" w:eastAsia="Arial" w:hAnsi="Arial" w:cs="Arial"/>
          <w:sz w:val="24"/>
          <w:szCs w:val="24"/>
        </w:rPr>
        <w:t>,</w:t>
      </w:r>
      <w:r w:rsidR="7FBECA2D" w:rsidRPr="00BD6A4C">
        <w:rPr>
          <w:rFonts w:ascii="Arial" w:eastAsia="Arial" w:hAnsi="Arial" w:cs="Arial"/>
          <w:sz w:val="24"/>
          <w:szCs w:val="24"/>
        </w:rPr>
        <w:t xml:space="preserve"> Administrator key responsibilities</w:t>
      </w:r>
      <w:r w:rsidR="00B725A7" w:rsidRPr="00BD6A4C">
        <w:rPr>
          <w:rFonts w:ascii="Arial" w:eastAsia="Arial" w:hAnsi="Arial" w:cs="Arial"/>
          <w:sz w:val="24"/>
          <w:szCs w:val="24"/>
        </w:rPr>
        <w:t>,</w:t>
      </w:r>
      <w:r w:rsidR="5C8CAAFC" w:rsidRPr="00BD6A4C">
        <w:rPr>
          <w:rFonts w:ascii="Arial" w:eastAsia="Arial" w:hAnsi="Arial" w:cs="Arial"/>
          <w:sz w:val="24"/>
          <w:szCs w:val="24"/>
        </w:rPr>
        <w:t xml:space="preserve"> </w:t>
      </w:r>
      <w:commentRangeStart w:id="5"/>
      <w:commentRangeStart w:id="6"/>
      <w:r w:rsidR="5C8CAAFC" w:rsidRPr="00BD6A4C">
        <w:rPr>
          <w:rFonts w:ascii="Arial" w:eastAsia="Arial" w:hAnsi="Arial" w:cs="Arial"/>
          <w:sz w:val="24"/>
          <w:szCs w:val="24"/>
        </w:rPr>
        <w:t>by</w:t>
      </w:r>
      <w:commentRangeEnd w:id="5"/>
      <w:r w:rsidR="004C767A">
        <w:rPr>
          <w:rStyle w:val="CommentReference"/>
          <w:rFonts w:ascii="Times New Roman" w:eastAsia="Times New Roman" w:hAnsi="Times New Roman" w:cs="Times New Roman"/>
        </w:rPr>
        <w:commentReference w:id="5"/>
      </w:r>
      <w:commentRangeEnd w:id="6"/>
      <w:r w:rsidR="00F709CF">
        <w:rPr>
          <w:rStyle w:val="CommentReference"/>
          <w:rFonts w:ascii="Times New Roman" w:eastAsia="Times New Roman" w:hAnsi="Times New Roman" w:cs="Times New Roman"/>
        </w:rPr>
        <w:commentReference w:id="6"/>
      </w:r>
      <w:r w:rsidR="5C2D358D" w:rsidRPr="00BD6A4C">
        <w:rPr>
          <w:rFonts w:ascii="Arial" w:eastAsia="Arial" w:hAnsi="Arial" w:cs="Arial"/>
          <w:sz w:val="24"/>
          <w:szCs w:val="24"/>
        </w:rPr>
        <w:t xml:space="preserve"> having failed to</w:t>
      </w:r>
      <w:r w:rsidR="52F9A0B8" w:rsidRPr="00BD6A4C">
        <w:rPr>
          <w:rFonts w:ascii="Arial" w:eastAsia="Arial" w:hAnsi="Arial" w:cs="Arial"/>
          <w:sz w:val="24"/>
          <w:szCs w:val="24"/>
        </w:rPr>
        <w:t xml:space="preserve"> </w:t>
      </w:r>
      <w:r w:rsidR="3B07E7B2" w:rsidRPr="00BD6A4C">
        <w:rPr>
          <w:rFonts w:ascii="Arial" w:eastAsia="Arial" w:hAnsi="Arial" w:cs="Arial"/>
          <w:sz w:val="24"/>
          <w:szCs w:val="24"/>
        </w:rPr>
        <w:t xml:space="preserve">ensure </w:t>
      </w:r>
      <w:r w:rsidR="001220C7" w:rsidRPr="00BD6A4C">
        <w:rPr>
          <w:rFonts w:ascii="Arial" w:eastAsia="Arial" w:hAnsi="Arial" w:cs="Arial"/>
          <w:color w:val="000000" w:themeColor="text1"/>
          <w:sz w:val="24"/>
          <w:szCs w:val="24"/>
        </w:rPr>
        <w:t xml:space="preserve">day-to-day operation of the </w:t>
      </w:r>
      <w:r w:rsidR="00B725A7" w:rsidRPr="00BD6A4C">
        <w:rPr>
          <w:rFonts w:ascii="Arial" w:eastAsia="Arial" w:hAnsi="Arial" w:cs="Arial"/>
          <w:color w:val="000000" w:themeColor="text1"/>
          <w:sz w:val="24"/>
          <w:szCs w:val="24"/>
        </w:rPr>
        <w:t xml:space="preserve">facility’s </w:t>
      </w:r>
      <w:r w:rsidR="001220C7" w:rsidRPr="00BD6A4C">
        <w:rPr>
          <w:rFonts w:ascii="Arial" w:eastAsia="Arial" w:hAnsi="Arial" w:cs="Arial"/>
          <w:color w:val="000000" w:themeColor="text1"/>
          <w:sz w:val="24"/>
          <w:szCs w:val="24"/>
        </w:rPr>
        <w:t>provision of certified behavioral health treatment services, meeting all applicable rules, policies, and ethical standards</w:t>
      </w:r>
      <w:r w:rsidR="4DB9B173" w:rsidRPr="00BD6A4C">
        <w:rPr>
          <w:rFonts w:ascii="Arial" w:eastAsia="Arial" w:hAnsi="Arial" w:cs="Arial"/>
          <w:color w:val="000000" w:themeColor="text1"/>
          <w:sz w:val="24"/>
          <w:szCs w:val="24"/>
        </w:rPr>
        <w:t xml:space="preserve">. </w:t>
      </w:r>
      <w:r w:rsidR="5C9EAC20" w:rsidRPr="00BD6A4C">
        <w:rPr>
          <w:rFonts w:ascii="Arial" w:eastAsia="Arial" w:hAnsi="Arial" w:cs="Arial"/>
          <w:color w:val="000000" w:themeColor="text1"/>
          <w:sz w:val="24"/>
          <w:szCs w:val="24"/>
        </w:rPr>
        <w:t>Additionally,</w:t>
      </w:r>
      <w:r w:rsidR="2ADC525E" w:rsidRPr="00BD6A4C">
        <w:rPr>
          <w:rFonts w:ascii="Arial" w:eastAsia="Arial" w:hAnsi="Arial" w:cs="Arial"/>
          <w:color w:val="000000" w:themeColor="text1"/>
          <w:sz w:val="24"/>
          <w:szCs w:val="24"/>
        </w:rPr>
        <w:t xml:space="preserve"> by having failed to </w:t>
      </w:r>
      <w:r w:rsidR="7E5F123F" w:rsidRPr="00BD6A4C">
        <w:rPr>
          <w:rFonts w:ascii="Arial" w:eastAsia="Arial" w:hAnsi="Arial" w:cs="Arial"/>
          <w:color w:val="000000" w:themeColor="text1"/>
          <w:sz w:val="24"/>
          <w:szCs w:val="24"/>
        </w:rPr>
        <w:t>ensure administrative</w:t>
      </w:r>
      <w:r w:rsidR="600C8B51" w:rsidRPr="00BD6A4C">
        <w:rPr>
          <w:rFonts w:ascii="Arial" w:eastAsia="Arial" w:hAnsi="Arial" w:cs="Arial"/>
          <w:color w:val="000000" w:themeColor="text1"/>
          <w:sz w:val="24"/>
          <w:szCs w:val="24"/>
        </w:rPr>
        <w:t>,</w:t>
      </w:r>
      <w:r w:rsidR="7E5F123F" w:rsidRPr="00BD6A4C">
        <w:rPr>
          <w:rFonts w:ascii="Arial" w:eastAsia="Arial" w:hAnsi="Arial" w:cs="Arial"/>
          <w:color w:val="000000" w:themeColor="text1"/>
          <w:sz w:val="24"/>
          <w:szCs w:val="24"/>
        </w:rPr>
        <w:t xml:space="preserve"> personnel, clinical policies and procedures are adhered to, </w:t>
      </w:r>
      <w:r w:rsidR="0093134B" w:rsidRPr="00BD6A4C">
        <w:rPr>
          <w:rFonts w:ascii="Arial" w:eastAsia="Arial" w:hAnsi="Arial" w:cs="Arial"/>
          <w:color w:val="000000" w:themeColor="text1"/>
          <w:sz w:val="24"/>
          <w:szCs w:val="24"/>
        </w:rPr>
        <w:t xml:space="preserve">were </w:t>
      </w:r>
      <w:r w:rsidR="7E5F123F" w:rsidRPr="00BD6A4C">
        <w:rPr>
          <w:rFonts w:ascii="Arial" w:eastAsia="Arial" w:hAnsi="Arial" w:cs="Arial"/>
          <w:color w:val="000000" w:themeColor="text1"/>
          <w:sz w:val="24"/>
          <w:szCs w:val="24"/>
        </w:rPr>
        <w:t>compliant with the rules in this chapter, and other applicable state and federal statutes and regulations;</w:t>
      </w:r>
      <w:r w:rsidR="4AD83713" w:rsidRPr="00BD6A4C">
        <w:rPr>
          <w:rFonts w:ascii="Arial" w:eastAsia="Arial" w:hAnsi="Arial" w:cs="Arial"/>
          <w:color w:val="000000" w:themeColor="text1"/>
          <w:sz w:val="24"/>
          <w:szCs w:val="24"/>
        </w:rPr>
        <w:t xml:space="preserve"> </w:t>
      </w:r>
      <w:r w:rsidR="00886BC0" w:rsidRPr="00BD6A4C">
        <w:rPr>
          <w:rFonts w:ascii="Arial" w:eastAsia="Arial" w:hAnsi="Arial" w:cs="Arial"/>
          <w:color w:val="000000" w:themeColor="text1"/>
          <w:sz w:val="24"/>
          <w:szCs w:val="24"/>
        </w:rPr>
        <w:t>and failed to</w:t>
      </w:r>
      <w:r w:rsidR="4AD83713" w:rsidRPr="00BD6A4C">
        <w:rPr>
          <w:rFonts w:ascii="Arial" w:eastAsia="Arial" w:hAnsi="Arial" w:cs="Arial"/>
          <w:color w:val="000000" w:themeColor="text1"/>
          <w:sz w:val="24"/>
          <w:szCs w:val="24"/>
        </w:rPr>
        <w:t xml:space="preserve"> </w:t>
      </w:r>
      <w:r w:rsidR="00886BC0" w:rsidRPr="00BD6A4C">
        <w:rPr>
          <w:rFonts w:ascii="Arial" w:eastAsia="Arial" w:hAnsi="Arial" w:cs="Arial"/>
          <w:color w:val="000000" w:themeColor="text1"/>
          <w:sz w:val="24"/>
          <w:szCs w:val="24"/>
        </w:rPr>
        <w:t xml:space="preserve">ensure </w:t>
      </w:r>
      <w:r w:rsidR="4AD83713" w:rsidRPr="00BD6A4C">
        <w:rPr>
          <w:rFonts w:ascii="Arial" w:eastAsia="Arial" w:hAnsi="Arial" w:cs="Arial"/>
          <w:color w:val="000000" w:themeColor="text1"/>
          <w:sz w:val="24"/>
          <w:szCs w:val="24"/>
        </w:rPr>
        <w:t>there were sufficient qualified personnel to provide adequate treatment services and facility security</w:t>
      </w:r>
      <w:r w:rsidR="0093134B" w:rsidRPr="00BD6A4C">
        <w:rPr>
          <w:rFonts w:ascii="Arial" w:eastAsia="Arial" w:hAnsi="Arial" w:cs="Arial"/>
          <w:color w:val="000000" w:themeColor="text1"/>
          <w:sz w:val="24"/>
          <w:szCs w:val="24"/>
        </w:rPr>
        <w:t>.</w:t>
      </w:r>
    </w:p>
    <w:p w14:paraId="1CA7B9E6" w14:textId="77777777" w:rsidR="008D7489" w:rsidRPr="00BD6A4C" w:rsidRDefault="008D7489" w:rsidP="7EFA2F87">
      <w:pPr>
        <w:pStyle w:val="NoSpacing"/>
        <w:ind w:left="360" w:right="288"/>
        <w:rPr>
          <w:rFonts w:ascii="Arial" w:eastAsia="Arial" w:hAnsi="Arial" w:cs="Arial"/>
          <w:sz w:val="24"/>
          <w:szCs w:val="24"/>
        </w:rPr>
      </w:pPr>
    </w:p>
    <w:p w14:paraId="385C0C32" w14:textId="288D9077" w:rsidR="009464EF" w:rsidRPr="00BD6A4C" w:rsidRDefault="48EE0D01" w:rsidP="7EFA2F87">
      <w:pPr>
        <w:pStyle w:val="NoSpacing"/>
        <w:numPr>
          <w:ilvl w:val="0"/>
          <w:numId w:val="7"/>
        </w:numPr>
        <w:ind w:right="288"/>
        <w:rPr>
          <w:rFonts w:ascii="Arial" w:eastAsia="Arial" w:hAnsi="Arial" w:cs="Arial"/>
          <w:sz w:val="24"/>
          <w:szCs w:val="24"/>
        </w:rPr>
      </w:pPr>
      <w:bookmarkStart w:id="7" w:name="_Hlk158044415"/>
      <w:r w:rsidRPr="00BD6A4C">
        <w:rPr>
          <w:rFonts w:ascii="Arial" w:eastAsia="Arial" w:hAnsi="Arial" w:cs="Arial"/>
          <w:sz w:val="24"/>
          <w:szCs w:val="24"/>
        </w:rPr>
        <w:t xml:space="preserve">Allegation: </w:t>
      </w:r>
      <w:r w:rsidR="00502785" w:rsidRPr="00BD6A4C">
        <w:rPr>
          <w:rFonts w:ascii="Arial" w:eastAsia="Arial" w:hAnsi="Arial" w:cs="Arial"/>
          <w:sz w:val="24"/>
          <w:szCs w:val="24"/>
        </w:rPr>
        <w:t>A p</w:t>
      </w:r>
      <w:r w:rsidRPr="00BD6A4C">
        <w:rPr>
          <w:rFonts w:ascii="Arial" w:eastAsia="Arial" w:hAnsi="Arial" w:cs="Arial"/>
          <w:sz w:val="24"/>
          <w:szCs w:val="24"/>
        </w:rPr>
        <w:t>otential violation of WAC</w:t>
      </w:r>
      <w:r w:rsidR="3BB0F8FF" w:rsidRPr="00BD6A4C">
        <w:rPr>
          <w:rFonts w:ascii="Arial" w:eastAsia="Arial" w:hAnsi="Arial" w:cs="Arial"/>
          <w:sz w:val="24"/>
          <w:szCs w:val="24"/>
        </w:rPr>
        <w:t xml:space="preserve"> </w:t>
      </w:r>
      <w:r w:rsidR="252F1136" w:rsidRPr="00BD6A4C">
        <w:rPr>
          <w:rFonts w:ascii="Arial" w:eastAsia="Arial" w:hAnsi="Arial" w:cs="Arial"/>
          <w:sz w:val="24"/>
          <w:szCs w:val="24"/>
        </w:rPr>
        <w:t>246-341-0420</w:t>
      </w:r>
      <w:r w:rsidR="00FE42BE" w:rsidRPr="00BD6A4C">
        <w:rPr>
          <w:rFonts w:ascii="Arial" w:eastAsia="Arial" w:hAnsi="Arial" w:cs="Arial"/>
          <w:sz w:val="24"/>
          <w:szCs w:val="24"/>
        </w:rPr>
        <w:t>,</w:t>
      </w:r>
      <w:r w:rsidR="252F1136" w:rsidRPr="00BD6A4C">
        <w:rPr>
          <w:rFonts w:ascii="Arial" w:eastAsia="Arial" w:hAnsi="Arial" w:cs="Arial"/>
          <w:sz w:val="24"/>
          <w:szCs w:val="24"/>
        </w:rPr>
        <w:t xml:space="preserve"> Agency policies and procedures</w:t>
      </w:r>
      <w:r w:rsidR="00B92C73" w:rsidRPr="00BD6A4C">
        <w:rPr>
          <w:rFonts w:ascii="Arial" w:eastAsia="Arial" w:hAnsi="Arial" w:cs="Arial"/>
          <w:sz w:val="24"/>
          <w:szCs w:val="24"/>
        </w:rPr>
        <w:t>,</w:t>
      </w:r>
      <w:r w:rsidR="1738ED7E" w:rsidRPr="00BD6A4C">
        <w:rPr>
          <w:rFonts w:ascii="Arial" w:eastAsia="Arial" w:hAnsi="Arial" w:cs="Arial"/>
          <w:sz w:val="24"/>
          <w:szCs w:val="24"/>
        </w:rPr>
        <w:t xml:space="preserve"> by</w:t>
      </w:r>
      <w:r w:rsidR="5DCEA031" w:rsidRPr="00BD6A4C">
        <w:rPr>
          <w:rFonts w:ascii="Arial" w:eastAsia="Arial" w:hAnsi="Arial" w:cs="Arial"/>
          <w:sz w:val="24"/>
          <w:szCs w:val="24"/>
        </w:rPr>
        <w:t xml:space="preserve"> having</w:t>
      </w:r>
      <w:r w:rsidR="4D824997" w:rsidRPr="00BD6A4C">
        <w:rPr>
          <w:rFonts w:ascii="Arial" w:eastAsia="Arial" w:hAnsi="Arial" w:cs="Arial"/>
          <w:sz w:val="24"/>
          <w:szCs w:val="24"/>
        </w:rPr>
        <w:t xml:space="preserve"> fail</w:t>
      </w:r>
      <w:r w:rsidR="23B7C42F" w:rsidRPr="00BD6A4C">
        <w:rPr>
          <w:rFonts w:ascii="Arial" w:eastAsia="Arial" w:hAnsi="Arial" w:cs="Arial"/>
          <w:sz w:val="24"/>
          <w:szCs w:val="24"/>
        </w:rPr>
        <w:t>ed</w:t>
      </w:r>
      <w:r w:rsidR="799BC9C9" w:rsidRPr="00BD6A4C">
        <w:rPr>
          <w:rFonts w:ascii="Arial" w:eastAsia="Arial" w:hAnsi="Arial" w:cs="Arial"/>
          <w:sz w:val="24"/>
          <w:szCs w:val="24"/>
        </w:rPr>
        <w:t xml:space="preserve"> to develop, implement, and maintain policies and procedures that address</w:t>
      </w:r>
      <w:r w:rsidR="00DF6338" w:rsidRPr="00BD6A4C">
        <w:rPr>
          <w:rFonts w:ascii="Arial" w:eastAsia="Arial" w:hAnsi="Arial" w:cs="Arial"/>
          <w:sz w:val="24"/>
          <w:szCs w:val="24"/>
        </w:rPr>
        <w:t>ed</w:t>
      </w:r>
      <w:r w:rsidR="799BC9C9" w:rsidRPr="00BD6A4C">
        <w:rPr>
          <w:rFonts w:ascii="Arial" w:eastAsia="Arial" w:hAnsi="Arial" w:cs="Arial"/>
          <w:sz w:val="24"/>
          <w:szCs w:val="24"/>
        </w:rPr>
        <w:t xml:space="preserve"> </w:t>
      </w:r>
      <w:proofErr w:type="gramStart"/>
      <w:r w:rsidR="799BC9C9" w:rsidRPr="00BD6A4C">
        <w:rPr>
          <w:rFonts w:ascii="Arial" w:eastAsia="Arial" w:hAnsi="Arial" w:cs="Arial"/>
          <w:sz w:val="24"/>
          <w:szCs w:val="24"/>
        </w:rPr>
        <w:t>all of</w:t>
      </w:r>
      <w:proofErr w:type="gramEnd"/>
      <w:r w:rsidR="799BC9C9" w:rsidRPr="00BD6A4C">
        <w:rPr>
          <w:rFonts w:ascii="Arial" w:eastAsia="Arial" w:hAnsi="Arial" w:cs="Arial"/>
          <w:sz w:val="24"/>
          <w:szCs w:val="24"/>
        </w:rPr>
        <w:t xml:space="preserve"> the applicable licensing and certification requirements of this chapter</w:t>
      </w:r>
      <w:r w:rsidR="00DF6338" w:rsidRPr="00BD6A4C">
        <w:rPr>
          <w:rFonts w:ascii="Arial" w:eastAsia="Arial" w:hAnsi="Arial" w:cs="Arial"/>
          <w:sz w:val="24"/>
          <w:szCs w:val="24"/>
        </w:rPr>
        <w:t>,</w:t>
      </w:r>
      <w:r w:rsidR="799BC9C9" w:rsidRPr="00BD6A4C">
        <w:rPr>
          <w:rFonts w:ascii="Arial" w:eastAsia="Arial" w:hAnsi="Arial" w:cs="Arial"/>
          <w:sz w:val="24"/>
          <w:szCs w:val="24"/>
        </w:rPr>
        <w:t xml:space="preserve"> including administrative and personnel policies and procedures.</w:t>
      </w:r>
    </w:p>
    <w:p w14:paraId="42D97CE6" w14:textId="77777777" w:rsidR="009464EF" w:rsidRPr="00BD6A4C" w:rsidRDefault="009464EF" w:rsidP="7EFA2F87">
      <w:pPr>
        <w:pStyle w:val="ListParagraph"/>
        <w:rPr>
          <w:rFonts w:ascii="Arial" w:eastAsia="Arial" w:hAnsi="Arial" w:cs="Arial"/>
        </w:rPr>
      </w:pPr>
    </w:p>
    <w:p w14:paraId="74373DBE" w14:textId="75C7BB7B" w:rsidR="009464EF" w:rsidRPr="00BD6A4C" w:rsidRDefault="7CFFE5E6" w:rsidP="7EFA2F87">
      <w:pPr>
        <w:pStyle w:val="NoSpacing"/>
        <w:numPr>
          <w:ilvl w:val="0"/>
          <w:numId w:val="7"/>
        </w:numPr>
        <w:ind w:right="288"/>
        <w:rPr>
          <w:rFonts w:ascii="Arial" w:eastAsia="Arial" w:hAnsi="Arial" w:cs="Arial"/>
          <w:sz w:val="24"/>
          <w:szCs w:val="24"/>
        </w:rPr>
      </w:pPr>
      <w:r w:rsidRPr="00BD6A4C">
        <w:rPr>
          <w:rFonts w:ascii="Arial" w:eastAsia="Arial" w:hAnsi="Arial" w:cs="Arial"/>
          <w:sz w:val="24"/>
          <w:szCs w:val="24"/>
        </w:rPr>
        <w:t xml:space="preserve">Allegation: </w:t>
      </w:r>
      <w:r w:rsidR="00502785" w:rsidRPr="00BD6A4C">
        <w:rPr>
          <w:rFonts w:ascii="Arial" w:eastAsia="Arial" w:hAnsi="Arial" w:cs="Arial"/>
          <w:sz w:val="24"/>
          <w:szCs w:val="24"/>
        </w:rPr>
        <w:t>A p</w:t>
      </w:r>
      <w:r w:rsidRPr="00BD6A4C">
        <w:rPr>
          <w:rFonts w:ascii="Arial" w:eastAsia="Arial" w:hAnsi="Arial" w:cs="Arial"/>
          <w:sz w:val="24"/>
          <w:szCs w:val="24"/>
        </w:rPr>
        <w:t xml:space="preserve">otential violation of WAC </w:t>
      </w:r>
      <w:r w:rsidR="719D5069" w:rsidRPr="00BD6A4C">
        <w:rPr>
          <w:rFonts w:ascii="Arial" w:eastAsia="Arial" w:hAnsi="Arial" w:cs="Arial"/>
          <w:sz w:val="24"/>
          <w:szCs w:val="24"/>
        </w:rPr>
        <w:t>246-341-0425</w:t>
      </w:r>
      <w:r w:rsidR="00FE42BE" w:rsidRPr="00BD6A4C">
        <w:rPr>
          <w:rFonts w:ascii="Arial" w:eastAsia="Arial" w:hAnsi="Arial" w:cs="Arial"/>
          <w:sz w:val="24"/>
          <w:szCs w:val="24"/>
        </w:rPr>
        <w:t>,</w:t>
      </w:r>
      <w:r w:rsidR="719D5069" w:rsidRPr="00BD6A4C">
        <w:rPr>
          <w:rFonts w:ascii="Arial" w:eastAsia="Arial" w:hAnsi="Arial" w:cs="Arial"/>
          <w:sz w:val="24"/>
          <w:szCs w:val="24"/>
        </w:rPr>
        <w:t xml:space="preserve"> Individual service record system</w:t>
      </w:r>
      <w:r w:rsidR="00FE42BE" w:rsidRPr="00BD6A4C">
        <w:rPr>
          <w:rFonts w:ascii="Arial" w:eastAsia="Arial" w:hAnsi="Arial" w:cs="Arial"/>
          <w:sz w:val="24"/>
          <w:szCs w:val="24"/>
        </w:rPr>
        <w:t>,</w:t>
      </w:r>
      <w:r w:rsidR="1738ED7E" w:rsidRPr="00BD6A4C">
        <w:rPr>
          <w:rFonts w:ascii="Arial" w:eastAsia="Arial" w:hAnsi="Arial" w:cs="Arial"/>
          <w:sz w:val="24"/>
          <w:szCs w:val="24"/>
        </w:rPr>
        <w:t xml:space="preserve"> </w:t>
      </w:r>
      <w:r w:rsidR="776B7B7B" w:rsidRPr="00BD6A4C">
        <w:rPr>
          <w:rFonts w:ascii="Arial" w:eastAsia="Arial" w:hAnsi="Arial" w:cs="Arial"/>
          <w:sz w:val="24"/>
          <w:szCs w:val="24"/>
        </w:rPr>
        <w:t>by having failed</w:t>
      </w:r>
      <w:r w:rsidR="00502785" w:rsidRPr="00BD6A4C">
        <w:rPr>
          <w:rFonts w:ascii="Arial" w:eastAsia="Arial" w:hAnsi="Arial" w:cs="Arial"/>
          <w:sz w:val="24"/>
          <w:szCs w:val="24"/>
        </w:rPr>
        <w:t xml:space="preserve"> </w:t>
      </w:r>
      <w:r w:rsidR="2BB3A602" w:rsidRPr="00BD6A4C">
        <w:rPr>
          <w:rFonts w:ascii="Arial" w:eastAsia="Arial" w:hAnsi="Arial" w:cs="Arial"/>
          <w:sz w:val="24"/>
          <w:szCs w:val="24"/>
        </w:rPr>
        <w:t>to</w:t>
      </w:r>
      <w:r w:rsidR="04E7F61E" w:rsidRPr="00BD6A4C">
        <w:rPr>
          <w:rFonts w:ascii="Arial" w:eastAsia="Arial" w:hAnsi="Arial" w:cs="Arial"/>
          <w:sz w:val="24"/>
          <w:szCs w:val="24"/>
        </w:rPr>
        <w:t xml:space="preserve"> </w:t>
      </w:r>
      <w:r w:rsidR="38EEAA01" w:rsidRPr="00BD6A4C">
        <w:rPr>
          <w:rFonts w:ascii="Arial" w:eastAsia="Arial" w:hAnsi="Arial" w:cs="Arial"/>
          <w:sz w:val="24"/>
          <w:szCs w:val="24"/>
        </w:rPr>
        <w:t>maintain a</w:t>
      </w:r>
      <w:r w:rsidR="0A182523" w:rsidRPr="00BD6A4C">
        <w:rPr>
          <w:rFonts w:ascii="Arial" w:eastAsia="Arial" w:hAnsi="Arial" w:cs="Arial"/>
          <w:sz w:val="24"/>
          <w:szCs w:val="24"/>
        </w:rPr>
        <w:t xml:space="preserve"> </w:t>
      </w:r>
      <w:r w:rsidR="0A182523" w:rsidRPr="00BD6A4C">
        <w:rPr>
          <w:rFonts w:ascii="Arial" w:eastAsia="Arial" w:hAnsi="Arial" w:cs="Arial"/>
          <w:color w:val="000000" w:themeColor="text1"/>
          <w:sz w:val="24"/>
          <w:szCs w:val="24"/>
        </w:rPr>
        <w:t>comprehensive individual service record system that include</w:t>
      </w:r>
      <w:r w:rsidR="00FE42BE" w:rsidRPr="00BD6A4C">
        <w:rPr>
          <w:rFonts w:ascii="Arial" w:eastAsia="Arial" w:hAnsi="Arial" w:cs="Arial"/>
          <w:color w:val="000000" w:themeColor="text1"/>
          <w:sz w:val="24"/>
          <w:szCs w:val="24"/>
        </w:rPr>
        <w:t>d</w:t>
      </w:r>
      <w:r w:rsidR="0A182523" w:rsidRPr="00BD6A4C">
        <w:rPr>
          <w:rFonts w:ascii="Arial" w:eastAsia="Arial" w:hAnsi="Arial" w:cs="Arial"/>
          <w:color w:val="000000" w:themeColor="text1"/>
          <w:sz w:val="24"/>
          <w:szCs w:val="24"/>
        </w:rPr>
        <w:t xml:space="preserve"> policies and procedures that protect</w:t>
      </w:r>
      <w:r w:rsidR="0087366B" w:rsidRPr="00BD6A4C">
        <w:rPr>
          <w:rFonts w:ascii="Arial" w:eastAsia="Arial" w:hAnsi="Arial" w:cs="Arial"/>
          <w:color w:val="000000" w:themeColor="text1"/>
          <w:sz w:val="24"/>
          <w:szCs w:val="24"/>
        </w:rPr>
        <w:t>ed</w:t>
      </w:r>
      <w:r w:rsidR="0A182523" w:rsidRPr="00BD6A4C">
        <w:rPr>
          <w:rFonts w:ascii="Arial" w:eastAsia="Arial" w:hAnsi="Arial" w:cs="Arial"/>
          <w:color w:val="000000" w:themeColor="text1"/>
          <w:sz w:val="24"/>
          <w:szCs w:val="24"/>
        </w:rPr>
        <w:t xml:space="preserve"> an individual</w:t>
      </w:r>
      <w:r w:rsidR="6C8C64C8" w:rsidRPr="00BD6A4C">
        <w:rPr>
          <w:rFonts w:ascii="Arial" w:eastAsia="Arial" w:hAnsi="Arial" w:cs="Arial"/>
          <w:color w:val="000000" w:themeColor="text1"/>
          <w:sz w:val="24"/>
          <w:szCs w:val="24"/>
        </w:rPr>
        <w:t>'</w:t>
      </w:r>
      <w:r w:rsidR="0A182523" w:rsidRPr="00BD6A4C">
        <w:rPr>
          <w:rFonts w:ascii="Arial" w:eastAsia="Arial" w:hAnsi="Arial" w:cs="Arial"/>
          <w:color w:val="000000" w:themeColor="text1"/>
          <w:sz w:val="24"/>
          <w:szCs w:val="24"/>
        </w:rPr>
        <w:t>s personal health information.</w:t>
      </w:r>
    </w:p>
    <w:p w14:paraId="2CE47E05" w14:textId="77777777" w:rsidR="009464EF" w:rsidRPr="00BD6A4C" w:rsidRDefault="009464EF" w:rsidP="7EFA2F87">
      <w:pPr>
        <w:pStyle w:val="ListParagraph"/>
        <w:rPr>
          <w:rFonts w:ascii="Arial" w:eastAsia="Arial" w:hAnsi="Arial" w:cs="Arial"/>
        </w:rPr>
      </w:pPr>
    </w:p>
    <w:p w14:paraId="773FDBAF" w14:textId="186B7887" w:rsidR="009464EF" w:rsidRPr="00BD6A4C" w:rsidRDefault="7CFFE5E6" w:rsidP="7EFA2F87">
      <w:pPr>
        <w:pStyle w:val="NoSpacing"/>
        <w:numPr>
          <w:ilvl w:val="0"/>
          <w:numId w:val="7"/>
        </w:numPr>
        <w:ind w:right="288"/>
        <w:rPr>
          <w:rFonts w:ascii="Arial" w:eastAsia="Arial" w:hAnsi="Arial" w:cs="Arial"/>
          <w:sz w:val="24"/>
          <w:szCs w:val="24"/>
        </w:rPr>
      </w:pPr>
      <w:r w:rsidRPr="00BD6A4C">
        <w:rPr>
          <w:rFonts w:ascii="Arial" w:eastAsia="Arial" w:hAnsi="Arial" w:cs="Arial"/>
          <w:sz w:val="24"/>
          <w:szCs w:val="24"/>
        </w:rPr>
        <w:t xml:space="preserve">Allegation: </w:t>
      </w:r>
      <w:r w:rsidR="00502785" w:rsidRPr="00BD6A4C">
        <w:rPr>
          <w:rFonts w:ascii="Arial" w:eastAsia="Arial" w:hAnsi="Arial" w:cs="Arial"/>
          <w:sz w:val="24"/>
          <w:szCs w:val="24"/>
        </w:rPr>
        <w:t>A p</w:t>
      </w:r>
      <w:r w:rsidRPr="00BD6A4C">
        <w:rPr>
          <w:rFonts w:ascii="Arial" w:eastAsia="Arial" w:hAnsi="Arial" w:cs="Arial"/>
          <w:sz w:val="24"/>
          <w:szCs w:val="24"/>
        </w:rPr>
        <w:t xml:space="preserve">otential violation of WAC </w:t>
      </w:r>
      <w:r w:rsidR="0EFCA83C" w:rsidRPr="00BD6A4C">
        <w:rPr>
          <w:rFonts w:ascii="Arial" w:eastAsia="Arial" w:hAnsi="Arial" w:cs="Arial"/>
          <w:sz w:val="24"/>
          <w:szCs w:val="24"/>
        </w:rPr>
        <w:t>246-341-0600</w:t>
      </w:r>
      <w:r w:rsidR="00FE42BE" w:rsidRPr="00BD6A4C">
        <w:rPr>
          <w:rFonts w:ascii="Arial" w:eastAsia="Arial" w:hAnsi="Arial" w:cs="Arial"/>
          <w:sz w:val="24"/>
          <w:szCs w:val="24"/>
        </w:rPr>
        <w:t>,</w:t>
      </w:r>
      <w:r w:rsidR="0EFCA83C" w:rsidRPr="00BD6A4C">
        <w:rPr>
          <w:rFonts w:ascii="Arial" w:eastAsia="Arial" w:hAnsi="Arial" w:cs="Arial"/>
          <w:sz w:val="24"/>
          <w:szCs w:val="24"/>
        </w:rPr>
        <w:t xml:space="preserve"> Individual rights</w:t>
      </w:r>
      <w:r w:rsidR="00FE42BE" w:rsidRPr="00BD6A4C">
        <w:rPr>
          <w:rFonts w:ascii="Arial" w:eastAsia="Arial" w:hAnsi="Arial" w:cs="Arial"/>
          <w:sz w:val="24"/>
          <w:szCs w:val="24"/>
        </w:rPr>
        <w:t>,</w:t>
      </w:r>
      <w:r w:rsidR="5BC676D8" w:rsidRPr="00BD6A4C">
        <w:rPr>
          <w:rFonts w:ascii="Arial" w:eastAsia="Arial" w:hAnsi="Arial" w:cs="Arial"/>
          <w:sz w:val="24"/>
          <w:szCs w:val="24"/>
        </w:rPr>
        <w:t xml:space="preserve"> </w:t>
      </w:r>
      <w:r w:rsidR="5AA30B02" w:rsidRPr="00BD6A4C">
        <w:rPr>
          <w:rFonts w:ascii="Arial" w:eastAsia="Arial" w:hAnsi="Arial" w:cs="Arial"/>
          <w:sz w:val="24"/>
          <w:szCs w:val="24"/>
        </w:rPr>
        <w:t xml:space="preserve">by having failed to </w:t>
      </w:r>
      <w:r w:rsidR="023DB04E" w:rsidRPr="00BD6A4C">
        <w:rPr>
          <w:rFonts w:ascii="Arial" w:eastAsia="Arial" w:hAnsi="Arial" w:cs="Arial"/>
          <w:sz w:val="24"/>
          <w:szCs w:val="24"/>
        </w:rPr>
        <w:t>ensure</w:t>
      </w:r>
      <w:r w:rsidR="15D8AB44" w:rsidRPr="00BD6A4C">
        <w:rPr>
          <w:rFonts w:ascii="Arial" w:eastAsia="Arial" w:hAnsi="Arial" w:cs="Arial"/>
          <w:sz w:val="24"/>
          <w:szCs w:val="24"/>
        </w:rPr>
        <w:t xml:space="preserve"> patient</w:t>
      </w:r>
      <w:r w:rsidR="00F875A1" w:rsidRPr="00BD6A4C">
        <w:rPr>
          <w:rFonts w:ascii="Arial" w:eastAsia="Arial" w:hAnsi="Arial" w:cs="Arial"/>
          <w:sz w:val="24"/>
          <w:szCs w:val="24"/>
        </w:rPr>
        <w:t>s</w:t>
      </w:r>
      <w:r w:rsidR="15D8AB44" w:rsidRPr="00BD6A4C">
        <w:rPr>
          <w:rFonts w:ascii="Arial" w:eastAsia="Arial" w:hAnsi="Arial" w:cs="Arial"/>
          <w:sz w:val="24"/>
          <w:szCs w:val="24"/>
        </w:rPr>
        <w:t xml:space="preserve"> </w:t>
      </w:r>
      <w:r w:rsidR="00F875A1" w:rsidRPr="00BD6A4C">
        <w:rPr>
          <w:rFonts w:ascii="Arial" w:eastAsia="Arial" w:hAnsi="Arial" w:cs="Arial"/>
          <w:sz w:val="24"/>
          <w:szCs w:val="24"/>
        </w:rPr>
        <w:t>were</w:t>
      </w:r>
      <w:r w:rsidR="00F875A1" w:rsidRPr="00BD6A4C">
        <w:rPr>
          <w:rFonts w:ascii="Arial" w:eastAsia="Arial" w:hAnsi="Arial" w:cs="Arial"/>
          <w:color w:val="000000" w:themeColor="text1"/>
          <w:sz w:val="24"/>
          <w:szCs w:val="24"/>
        </w:rPr>
        <w:t xml:space="preserve"> </w:t>
      </w:r>
      <w:r w:rsidR="15D8AB44" w:rsidRPr="00BD6A4C">
        <w:rPr>
          <w:rFonts w:ascii="Arial" w:eastAsia="Arial" w:hAnsi="Arial" w:cs="Arial"/>
          <w:color w:val="000000" w:themeColor="text1"/>
          <w:sz w:val="24"/>
          <w:szCs w:val="24"/>
        </w:rPr>
        <w:t>treated with respect, dignity</w:t>
      </w:r>
      <w:r w:rsidR="00F875A1" w:rsidRPr="00BD6A4C">
        <w:rPr>
          <w:rFonts w:ascii="Arial" w:eastAsia="Arial" w:hAnsi="Arial" w:cs="Arial"/>
          <w:color w:val="000000" w:themeColor="text1"/>
          <w:sz w:val="24"/>
          <w:szCs w:val="24"/>
        </w:rPr>
        <w:t>,</w:t>
      </w:r>
      <w:r w:rsidR="15D8AB44" w:rsidRPr="00BD6A4C">
        <w:rPr>
          <w:rFonts w:ascii="Arial" w:eastAsia="Arial" w:hAnsi="Arial" w:cs="Arial"/>
          <w:color w:val="000000" w:themeColor="text1"/>
          <w:sz w:val="24"/>
          <w:szCs w:val="24"/>
        </w:rPr>
        <w:t xml:space="preserve"> and privacy</w:t>
      </w:r>
      <w:r w:rsidR="001161E6" w:rsidRPr="00BD6A4C">
        <w:rPr>
          <w:rFonts w:ascii="Arial" w:eastAsia="Arial" w:hAnsi="Arial" w:cs="Arial"/>
          <w:color w:val="000000" w:themeColor="text1"/>
          <w:sz w:val="24"/>
          <w:szCs w:val="24"/>
        </w:rPr>
        <w:t>;</w:t>
      </w:r>
      <w:r w:rsidR="15D8AB44" w:rsidRPr="00BD6A4C">
        <w:rPr>
          <w:rFonts w:ascii="Arial" w:eastAsia="Arial" w:hAnsi="Arial" w:cs="Arial"/>
          <w:color w:val="000000" w:themeColor="text1"/>
          <w:sz w:val="24"/>
          <w:szCs w:val="24"/>
        </w:rPr>
        <w:t xml:space="preserve"> except </w:t>
      </w:r>
      <w:r w:rsidR="001161E6" w:rsidRPr="00BD6A4C">
        <w:rPr>
          <w:rFonts w:ascii="Arial" w:eastAsia="Arial" w:hAnsi="Arial" w:cs="Arial"/>
          <w:color w:val="000000" w:themeColor="text1"/>
          <w:sz w:val="24"/>
          <w:szCs w:val="24"/>
        </w:rPr>
        <w:t xml:space="preserve">when </w:t>
      </w:r>
      <w:r w:rsidR="15D8AB44" w:rsidRPr="00BD6A4C">
        <w:rPr>
          <w:rFonts w:ascii="Arial" w:eastAsia="Arial" w:hAnsi="Arial" w:cs="Arial"/>
          <w:color w:val="000000" w:themeColor="text1"/>
          <w:sz w:val="24"/>
          <w:szCs w:val="24"/>
        </w:rPr>
        <w:t>staff conduct</w:t>
      </w:r>
      <w:r w:rsidR="001161E6" w:rsidRPr="00BD6A4C">
        <w:rPr>
          <w:rFonts w:ascii="Arial" w:eastAsia="Arial" w:hAnsi="Arial" w:cs="Arial"/>
          <w:color w:val="000000" w:themeColor="text1"/>
          <w:sz w:val="24"/>
          <w:szCs w:val="24"/>
        </w:rPr>
        <w:t>ed</w:t>
      </w:r>
      <w:r w:rsidR="15D8AB44" w:rsidRPr="00BD6A4C">
        <w:rPr>
          <w:rFonts w:ascii="Arial" w:eastAsia="Arial" w:hAnsi="Arial" w:cs="Arial"/>
          <w:color w:val="000000" w:themeColor="text1"/>
          <w:sz w:val="24"/>
          <w:szCs w:val="24"/>
        </w:rPr>
        <w:t xml:space="preserve"> reasonable searches to detect and prevent possession or use of contraband on the </w:t>
      </w:r>
      <w:r w:rsidR="15D8AB44" w:rsidRPr="00BD6A4C">
        <w:rPr>
          <w:rFonts w:ascii="Arial" w:eastAsia="Arial" w:hAnsi="Arial" w:cs="Arial"/>
          <w:color w:val="000000" w:themeColor="text1"/>
          <w:sz w:val="24"/>
          <w:szCs w:val="24"/>
        </w:rPr>
        <w:lastRenderedPageBreak/>
        <w:t xml:space="preserve">premises or to address </w:t>
      </w:r>
      <w:r w:rsidR="00A549DA" w:rsidRPr="00BD6A4C">
        <w:rPr>
          <w:rFonts w:ascii="Arial" w:eastAsia="Arial" w:hAnsi="Arial" w:cs="Arial"/>
          <w:color w:val="000000" w:themeColor="text1"/>
          <w:sz w:val="24"/>
          <w:szCs w:val="24"/>
        </w:rPr>
        <w:t xml:space="preserve">the </w:t>
      </w:r>
      <w:r w:rsidR="15D8AB44" w:rsidRPr="00BD6A4C">
        <w:rPr>
          <w:rFonts w:ascii="Arial" w:eastAsia="Arial" w:hAnsi="Arial" w:cs="Arial"/>
          <w:color w:val="000000" w:themeColor="text1"/>
          <w:sz w:val="24"/>
          <w:szCs w:val="24"/>
        </w:rPr>
        <w:t xml:space="preserve">risk of harm to the individual or others. "Reasonable" </w:t>
      </w:r>
      <w:r w:rsidR="00A549DA" w:rsidRPr="00BD6A4C">
        <w:rPr>
          <w:rFonts w:ascii="Arial" w:eastAsia="Arial" w:hAnsi="Arial" w:cs="Arial"/>
          <w:color w:val="000000" w:themeColor="text1"/>
          <w:sz w:val="24"/>
          <w:szCs w:val="24"/>
        </w:rPr>
        <w:t xml:space="preserve">was </w:t>
      </w:r>
      <w:r w:rsidR="15D8AB44" w:rsidRPr="00BD6A4C">
        <w:rPr>
          <w:rFonts w:ascii="Arial" w:eastAsia="Arial" w:hAnsi="Arial" w:cs="Arial"/>
          <w:color w:val="000000" w:themeColor="text1"/>
          <w:sz w:val="24"/>
          <w:szCs w:val="24"/>
        </w:rPr>
        <w:t>defined as minimally invasive searches to detect contraband or invasive searches only upon the initial intake process or if there is reasonable suspicion of possession of contraband or the presence of other risk that could be used to cause harm to self or others.</w:t>
      </w:r>
    </w:p>
    <w:p w14:paraId="6A046309" w14:textId="77777777" w:rsidR="009464EF" w:rsidRPr="00BD6A4C" w:rsidRDefault="009464EF" w:rsidP="7EFA2F87">
      <w:pPr>
        <w:pStyle w:val="ListParagraph"/>
        <w:rPr>
          <w:rFonts w:ascii="Arial" w:eastAsia="Arial" w:hAnsi="Arial" w:cs="Arial"/>
        </w:rPr>
      </w:pPr>
    </w:p>
    <w:p w14:paraId="2E3EC7DC" w14:textId="65982BA9" w:rsidR="00C34D95" w:rsidRPr="00BD6A4C" w:rsidRDefault="7CFFE5E6" w:rsidP="38490CB4">
      <w:pPr>
        <w:pStyle w:val="NoSpacing"/>
        <w:numPr>
          <w:ilvl w:val="0"/>
          <w:numId w:val="7"/>
        </w:numPr>
        <w:ind w:right="288"/>
        <w:rPr>
          <w:rFonts w:ascii="Arial" w:eastAsia="Arial" w:hAnsi="Arial" w:cs="Arial"/>
          <w:sz w:val="24"/>
          <w:szCs w:val="24"/>
        </w:rPr>
      </w:pPr>
      <w:r w:rsidRPr="00BD6A4C">
        <w:rPr>
          <w:rFonts w:ascii="Arial" w:eastAsia="Arial" w:hAnsi="Arial" w:cs="Arial"/>
          <w:sz w:val="24"/>
          <w:szCs w:val="24"/>
        </w:rPr>
        <w:t xml:space="preserve">Allegation: </w:t>
      </w:r>
      <w:r w:rsidR="00502785" w:rsidRPr="00BD6A4C">
        <w:rPr>
          <w:rFonts w:ascii="Arial" w:eastAsia="Arial" w:hAnsi="Arial" w:cs="Arial"/>
          <w:sz w:val="24"/>
          <w:szCs w:val="24"/>
        </w:rPr>
        <w:t>A p</w:t>
      </w:r>
      <w:r w:rsidRPr="00BD6A4C">
        <w:rPr>
          <w:rFonts w:ascii="Arial" w:eastAsia="Arial" w:hAnsi="Arial" w:cs="Arial"/>
          <w:sz w:val="24"/>
          <w:szCs w:val="24"/>
        </w:rPr>
        <w:t xml:space="preserve">otential violation of WAC </w:t>
      </w:r>
      <w:r w:rsidR="1310C9F5" w:rsidRPr="00BD6A4C">
        <w:rPr>
          <w:rFonts w:ascii="Arial" w:eastAsia="Arial" w:hAnsi="Arial" w:cs="Arial"/>
          <w:sz w:val="24"/>
          <w:szCs w:val="24"/>
        </w:rPr>
        <w:t>246-341-0640</w:t>
      </w:r>
      <w:r w:rsidR="00AD4817" w:rsidRPr="00BD6A4C">
        <w:rPr>
          <w:rFonts w:ascii="Arial" w:eastAsia="Arial" w:hAnsi="Arial" w:cs="Arial"/>
          <w:sz w:val="24"/>
          <w:szCs w:val="24"/>
        </w:rPr>
        <w:t>,</w:t>
      </w:r>
      <w:r w:rsidR="1310C9F5" w:rsidRPr="00BD6A4C">
        <w:rPr>
          <w:rFonts w:ascii="Arial" w:eastAsia="Arial" w:hAnsi="Arial" w:cs="Arial"/>
          <w:sz w:val="24"/>
          <w:szCs w:val="24"/>
        </w:rPr>
        <w:t xml:space="preserve"> Individual service record content</w:t>
      </w:r>
      <w:r w:rsidR="00AD4817" w:rsidRPr="00BD6A4C">
        <w:rPr>
          <w:rFonts w:ascii="Arial" w:eastAsia="Arial" w:hAnsi="Arial" w:cs="Arial"/>
          <w:sz w:val="24"/>
          <w:szCs w:val="24"/>
        </w:rPr>
        <w:t>,</w:t>
      </w:r>
      <w:r w:rsidR="23E30627" w:rsidRPr="00BD6A4C">
        <w:rPr>
          <w:rFonts w:ascii="Arial" w:eastAsia="Arial" w:hAnsi="Arial" w:cs="Arial"/>
          <w:sz w:val="24"/>
          <w:szCs w:val="24"/>
        </w:rPr>
        <w:t xml:space="preserve"> </w:t>
      </w:r>
      <w:r w:rsidR="3A3F353C" w:rsidRPr="00BD6A4C">
        <w:rPr>
          <w:rFonts w:ascii="Arial" w:eastAsia="Arial" w:hAnsi="Arial" w:cs="Arial"/>
          <w:sz w:val="24"/>
          <w:szCs w:val="24"/>
        </w:rPr>
        <w:t xml:space="preserve">by having failed to </w:t>
      </w:r>
      <w:r w:rsidR="77750EF8" w:rsidRPr="00BD6A4C">
        <w:rPr>
          <w:rFonts w:ascii="Arial" w:eastAsia="Arial" w:hAnsi="Arial" w:cs="Arial"/>
          <w:sz w:val="24"/>
          <w:szCs w:val="24"/>
        </w:rPr>
        <w:t>complete an age-appropriate, strengths-based psychosocial assessment that consider</w:t>
      </w:r>
      <w:r w:rsidR="00AD4817" w:rsidRPr="00BD6A4C">
        <w:rPr>
          <w:rFonts w:ascii="Arial" w:eastAsia="Arial" w:hAnsi="Arial" w:cs="Arial"/>
          <w:sz w:val="24"/>
          <w:szCs w:val="24"/>
        </w:rPr>
        <w:t>ed</w:t>
      </w:r>
      <w:r w:rsidR="77750EF8" w:rsidRPr="00BD6A4C">
        <w:rPr>
          <w:rFonts w:ascii="Arial" w:eastAsia="Arial" w:hAnsi="Arial" w:cs="Arial"/>
          <w:sz w:val="24"/>
          <w:szCs w:val="24"/>
        </w:rPr>
        <w:t xml:space="preserve"> current needs and the individual</w:t>
      </w:r>
      <w:r w:rsidR="5DAF87C2" w:rsidRPr="00BD6A4C">
        <w:rPr>
          <w:rFonts w:ascii="Arial" w:eastAsia="Arial" w:hAnsi="Arial" w:cs="Arial"/>
          <w:sz w:val="24"/>
          <w:szCs w:val="24"/>
        </w:rPr>
        <w:t>'</w:t>
      </w:r>
      <w:r w:rsidR="77750EF8" w:rsidRPr="00BD6A4C">
        <w:rPr>
          <w:rFonts w:ascii="Arial" w:eastAsia="Arial" w:hAnsi="Arial" w:cs="Arial"/>
          <w:sz w:val="24"/>
          <w:szCs w:val="24"/>
        </w:rPr>
        <w:t xml:space="preserve">s relevant behavioral and physical health history to include best practices and risk of harm to self or others, including a diagnostic assessment statement </w:t>
      </w:r>
      <w:r w:rsidR="00EAA2FB" w:rsidRPr="00BD6A4C">
        <w:rPr>
          <w:rFonts w:ascii="Arial" w:eastAsia="Arial" w:hAnsi="Arial" w:cs="Arial"/>
          <w:sz w:val="24"/>
          <w:szCs w:val="24"/>
        </w:rPr>
        <w:t>using American Society of Addiction Medicine (ASAM) criteria if in need of substance use disorder services.</w:t>
      </w:r>
    </w:p>
    <w:p w14:paraId="79965BCA" w14:textId="22854C61" w:rsidR="00C34D95" w:rsidRPr="00BD6A4C" w:rsidRDefault="009464EF" w:rsidP="38490CB4">
      <w:pPr>
        <w:pStyle w:val="NoSpacing"/>
        <w:ind w:right="288"/>
        <w:rPr>
          <w:rFonts w:ascii="Arial" w:hAnsi="Arial" w:cs="Arial"/>
          <w:sz w:val="24"/>
          <w:szCs w:val="24"/>
        </w:rPr>
      </w:pPr>
      <w:r w:rsidRPr="00CF67DA">
        <w:rPr>
          <w:rFonts w:ascii="Arial" w:hAnsi="Arial" w:cs="Arial"/>
        </w:rPr>
        <w:br/>
      </w:r>
      <w:r w:rsidR="232D563D" w:rsidRPr="00BD6A4C">
        <w:rPr>
          <w:rFonts w:ascii="Arial" w:eastAsia="Arial" w:hAnsi="Arial" w:cs="Arial"/>
          <w:b/>
          <w:bCs/>
          <w:sz w:val="24"/>
          <w:szCs w:val="24"/>
        </w:rPr>
        <w:t>RTF:</w:t>
      </w:r>
      <w:r w:rsidRPr="00CF67DA">
        <w:rPr>
          <w:rFonts w:ascii="Arial" w:hAnsi="Arial" w:cs="Arial"/>
        </w:rPr>
        <w:br/>
      </w:r>
    </w:p>
    <w:p w14:paraId="087FDB7A" w14:textId="3097DE73" w:rsidR="0074123F" w:rsidRPr="00BD6A4C" w:rsidRDefault="22977855" w:rsidP="38490CB4">
      <w:pPr>
        <w:pStyle w:val="ListParagraph"/>
        <w:numPr>
          <w:ilvl w:val="0"/>
          <w:numId w:val="1"/>
        </w:numPr>
        <w:rPr>
          <w:rFonts w:ascii="Arial" w:hAnsi="Arial" w:cs="Arial"/>
        </w:rPr>
      </w:pPr>
      <w:r w:rsidRPr="00BD6A4C">
        <w:rPr>
          <w:rFonts w:ascii="Arial" w:hAnsi="Arial" w:cs="Arial"/>
        </w:rPr>
        <w:t xml:space="preserve">Allegation: </w:t>
      </w:r>
      <w:r w:rsidR="00502785" w:rsidRPr="00BD6A4C">
        <w:rPr>
          <w:rFonts w:ascii="Arial" w:hAnsi="Arial" w:cs="Arial"/>
        </w:rPr>
        <w:t>A p</w:t>
      </w:r>
      <w:r w:rsidRPr="00BD6A4C">
        <w:rPr>
          <w:rFonts w:ascii="Arial" w:hAnsi="Arial" w:cs="Arial"/>
        </w:rPr>
        <w:t>otential violation of WAC</w:t>
      </w:r>
      <w:r w:rsidRPr="00BD6A4C">
        <w:rPr>
          <w:rFonts w:ascii="Arial" w:eastAsiaTheme="minorEastAsia" w:hAnsi="Arial" w:cs="Arial"/>
        </w:rPr>
        <w:t xml:space="preserve"> 246-337-045</w:t>
      </w:r>
      <w:r w:rsidR="00AD4817" w:rsidRPr="00BD6A4C">
        <w:rPr>
          <w:rFonts w:ascii="Arial" w:eastAsiaTheme="minorEastAsia" w:hAnsi="Arial" w:cs="Arial"/>
        </w:rPr>
        <w:t>,</w:t>
      </w:r>
      <w:r w:rsidRPr="00BD6A4C">
        <w:rPr>
          <w:rFonts w:ascii="Arial" w:eastAsiaTheme="minorEastAsia" w:hAnsi="Arial" w:cs="Arial"/>
        </w:rPr>
        <w:t xml:space="preserve"> Governance and administration</w:t>
      </w:r>
      <w:r w:rsidR="00AD4817" w:rsidRPr="00BD6A4C">
        <w:rPr>
          <w:rFonts w:ascii="Arial" w:eastAsiaTheme="minorEastAsia" w:hAnsi="Arial" w:cs="Arial"/>
        </w:rPr>
        <w:t>,</w:t>
      </w:r>
      <w:r w:rsidR="077D8F7C" w:rsidRPr="00BD6A4C">
        <w:rPr>
          <w:rFonts w:ascii="Arial" w:hAnsi="Arial" w:cs="Arial"/>
        </w:rPr>
        <w:t xml:space="preserve"> </w:t>
      </w:r>
      <w:r w:rsidR="58EBBF33" w:rsidRPr="00BD6A4C">
        <w:rPr>
          <w:rFonts w:ascii="Arial" w:hAnsi="Arial" w:cs="Arial"/>
        </w:rPr>
        <w:t>by having failed t</w:t>
      </w:r>
      <w:r w:rsidR="0B00A5A5" w:rsidRPr="00BD6A4C">
        <w:rPr>
          <w:rFonts w:ascii="Arial" w:hAnsi="Arial" w:cs="Arial"/>
        </w:rPr>
        <w:t>o</w:t>
      </w:r>
      <w:r w:rsidR="58EBBF33" w:rsidRPr="00BD6A4C">
        <w:rPr>
          <w:rFonts w:ascii="Arial" w:hAnsi="Arial" w:cs="Arial"/>
        </w:rPr>
        <w:t xml:space="preserve"> </w:t>
      </w:r>
      <w:r w:rsidR="383C07BB" w:rsidRPr="00BD6A4C">
        <w:rPr>
          <w:rFonts w:ascii="Arial" w:hAnsi="Arial" w:cs="Arial"/>
        </w:rPr>
        <w:t>review or adopt policies that addressed resources for patient</w:t>
      </w:r>
      <w:r w:rsidR="00AD4817" w:rsidRPr="00BD6A4C">
        <w:rPr>
          <w:rFonts w:ascii="Arial" w:hAnsi="Arial" w:cs="Arial"/>
        </w:rPr>
        <w:t>s</w:t>
      </w:r>
      <w:r w:rsidR="383C07BB" w:rsidRPr="00BD6A4C">
        <w:rPr>
          <w:rFonts w:ascii="Arial" w:hAnsi="Arial" w:cs="Arial"/>
        </w:rPr>
        <w:t>, applicable regulations</w:t>
      </w:r>
      <w:r w:rsidR="00AD4817" w:rsidRPr="00BD6A4C">
        <w:rPr>
          <w:rFonts w:ascii="Arial" w:hAnsi="Arial" w:cs="Arial"/>
        </w:rPr>
        <w:t>,</w:t>
      </w:r>
      <w:r w:rsidR="383C07BB" w:rsidRPr="00BD6A4C">
        <w:rPr>
          <w:rFonts w:ascii="Arial" w:hAnsi="Arial" w:cs="Arial"/>
        </w:rPr>
        <w:t xml:space="preserve"> and </w:t>
      </w:r>
      <w:r w:rsidR="7C25692D" w:rsidRPr="00BD6A4C">
        <w:rPr>
          <w:rFonts w:ascii="Arial" w:hAnsi="Arial" w:cs="Arial"/>
        </w:rPr>
        <w:t>having failed</w:t>
      </w:r>
      <w:r w:rsidR="383C07BB" w:rsidRPr="00BD6A4C">
        <w:rPr>
          <w:rFonts w:ascii="Arial" w:hAnsi="Arial" w:cs="Arial"/>
        </w:rPr>
        <w:t xml:space="preserve"> to ensure</w:t>
      </w:r>
      <w:r w:rsidR="41BEB78A" w:rsidRPr="00BD6A4C">
        <w:rPr>
          <w:rFonts w:ascii="Arial" w:hAnsi="Arial" w:cs="Arial"/>
        </w:rPr>
        <w:t xml:space="preserve"> </w:t>
      </w:r>
      <w:r w:rsidR="34ADBBDE" w:rsidRPr="00BD6A4C">
        <w:rPr>
          <w:rFonts w:ascii="Arial" w:hAnsi="Arial" w:cs="Arial"/>
        </w:rPr>
        <w:t xml:space="preserve">procedures for selecting and periodically evaluating a qualified administrator to carry out the goals and policies of the governing body.  </w:t>
      </w:r>
    </w:p>
    <w:p w14:paraId="2C1394D7" w14:textId="77777777" w:rsidR="0074123F" w:rsidRPr="00BD6A4C" w:rsidRDefault="0074123F" w:rsidP="0074123F">
      <w:pPr>
        <w:pStyle w:val="NoSpacing"/>
        <w:ind w:left="360" w:right="288"/>
        <w:rPr>
          <w:rFonts w:ascii="Arial" w:hAnsi="Arial" w:cs="Arial"/>
          <w:sz w:val="24"/>
          <w:szCs w:val="24"/>
        </w:rPr>
      </w:pPr>
    </w:p>
    <w:p w14:paraId="0641B475" w14:textId="54AF69EE" w:rsidR="0074123F" w:rsidRPr="00BD6A4C" w:rsidRDefault="0074123F" w:rsidP="38490CB4">
      <w:pPr>
        <w:pStyle w:val="ListParagraph"/>
        <w:numPr>
          <w:ilvl w:val="0"/>
          <w:numId w:val="1"/>
        </w:numPr>
        <w:rPr>
          <w:rFonts w:ascii="Arial" w:hAnsi="Arial" w:cs="Arial"/>
        </w:rPr>
      </w:pPr>
      <w:r w:rsidRPr="00BD6A4C">
        <w:rPr>
          <w:rFonts w:ascii="Arial" w:hAnsi="Arial" w:cs="Arial"/>
        </w:rPr>
        <w:t xml:space="preserve">Allegation: </w:t>
      </w:r>
      <w:r w:rsidR="00502785" w:rsidRPr="00BD6A4C">
        <w:rPr>
          <w:rFonts w:ascii="Arial" w:hAnsi="Arial" w:cs="Arial"/>
        </w:rPr>
        <w:t>A p</w:t>
      </w:r>
      <w:r w:rsidRPr="00BD6A4C">
        <w:rPr>
          <w:rFonts w:ascii="Arial" w:hAnsi="Arial" w:cs="Arial"/>
        </w:rPr>
        <w:t xml:space="preserve">otential violation of </w:t>
      </w:r>
      <w:r w:rsidRPr="00BD6A4C">
        <w:rPr>
          <w:rFonts w:ascii="Arial" w:eastAsiaTheme="minorEastAsia" w:hAnsi="Arial" w:cs="Arial"/>
        </w:rPr>
        <w:t>WAC 246-337-048</w:t>
      </w:r>
      <w:r w:rsidR="00AD4817" w:rsidRPr="00BD6A4C">
        <w:rPr>
          <w:rFonts w:ascii="Arial" w:eastAsiaTheme="minorEastAsia" w:hAnsi="Arial" w:cs="Arial"/>
        </w:rPr>
        <w:t>,</w:t>
      </w:r>
      <w:r w:rsidRPr="00BD6A4C">
        <w:rPr>
          <w:rFonts w:ascii="Arial" w:eastAsiaTheme="minorEastAsia" w:hAnsi="Arial" w:cs="Arial"/>
        </w:rPr>
        <w:t xml:space="preserve"> Quality improvement program</w:t>
      </w:r>
      <w:r w:rsidR="00AD4817" w:rsidRPr="00BD6A4C">
        <w:rPr>
          <w:rFonts w:ascii="Arial" w:eastAsiaTheme="minorEastAsia" w:hAnsi="Arial" w:cs="Arial"/>
        </w:rPr>
        <w:t>,</w:t>
      </w:r>
      <w:r w:rsidR="5A1D1D14" w:rsidRPr="00BD6A4C">
        <w:rPr>
          <w:rFonts w:ascii="Arial" w:hAnsi="Arial" w:cs="Arial"/>
        </w:rPr>
        <w:t xml:space="preserve"> </w:t>
      </w:r>
      <w:r w:rsidR="0A049BA4" w:rsidRPr="00BD6A4C">
        <w:rPr>
          <w:rFonts w:ascii="Arial" w:hAnsi="Arial" w:cs="Arial"/>
        </w:rPr>
        <w:t xml:space="preserve">by having failed to </w:t>
      </w:r>
      <w:r w:rsidR="6ACD2DA3" w:rsidRPr="00BD6A4C">
        <w:rPr>
          <w:rFonts w:ascii="Arial" w:hAnsi="Arial" w:cs="Arial"/>
        </w:rPr>
        <w:t xml:space="preserve">establish a written performance improvement plan for measurement of </w:t>
      </w:r>
      <w:r w:rsidR="54C698B6" w:rsidRPr="00BD6A4C">
        <w:rPr>
          <w:rFonts w:ascii="Arial" w:hAnsi="Arial" w:cs="Arial"/>
        </w:rPr>
        <w:t xml:space="preserve">serious or </w:t>
      </w:r>
      <w:r w:rsidR="6F04961F" w:rsidRPr="00BD6A4C">
        <w:rPr>
          <w:rFonts w:ascii="Arial" w:hAnsi="Arial" w:cs="Arial"/>
        </w:rPr>
        <w:t>undesirable</w:t>
      </w:r>
      <w:r w:rsidR="54C698B6" w:rsidRPr="00BD6A4C">
        <w:rPr>
          <w:rFonts w:ascii="Arial" w:hAnsi="Arial" w:cs="Arial"/>
        </w:rPr>
        <w:t xml:space="preserve"> outcomes that occurred in the facility,</w:t>
      </w:r>
      <w:r w:rsidR="0A38DF18" w:rsidRPr="00BD6A4C">
        <w:rPr>
          <w:rFonts w:ascii="Arial" w:hAnsi="Arial" w:cs="Arial"/>
        </w:rPr>
        <w:t xml:space="preserve"> </w:t>
      </w:r>
      <w:r w:rsidR="227313F7" w:rsidRPr="00BD6A4C">
        <w:rPr>
          <w:rFonts w:ascii="Arial" w:hAnsi="Arial" w:cs="Arial"/>
        </w:rPr>
        <w:t>to include death from overdose, identification of causes, and implementation of improvements</w:t>
      </w:r>
      <w:r w:rsidR="13FD3617" w:rsidRPr="00BD6A4C">
        <w:rPr>
          <w:rFonts w:ascii="Arial" w:hAnsi="Arial" w:cs="Arial"/>
        </w:rPr>
        <w:t>, patient outcomes, patient care, and the death of a patient.</w:t>
      </w:r>
    </w:p>
    <w:p w14:paraId="21B49066" w14:textId="77777777" w:rsidR="0074123F" w:rsidRPr="00BD6A4C" w:rsidRDefault="0074123F" w:rsidP="0074123F">
      <w:pPr>
        <w:pStyle w:val="ListParagraph"/>
        <w:rPr>
          <w:rFonts w:ascii="Arial" w:hAnsi="Arial" w:cs="Arial"/>
        </w:rPr>
      </w:pPr>
    </w:p>
    <w:p w14:paraId="0184956C" w14:textId="22F8BFC5" w:rsidR="0074123F" w:rsidRPr="00BD6A4C" w:rsidRDefault="22977855" w:rsidP="7EFA2F87">
      <w:pPr>
        <w:pStyle w:val="NoSpacing"/>
        <w:numPr>
          <w:ilvl w:val="0"/>
          <w:numId w:val="1"/>
        </w:numPr>
        <w:ind w:right="288"/>
        <w:rPr>
          <w:rFonts w:ascii="Arial" w:eastAsia="MS Mincho" w:hAnsi="Arial" w:cs="Arial"/>
          <w:color w:val="000000" w:themeColor="text1"/>
          <w:sz w:val="24"/>
          <w:szCs w:val="24"/>
        </w:rPr>
      </w:pPr>
      <w:r w:rsidRPr="00BD6A4C">
        <w:rPr>
          <w:rFonts w:ascii="Arial" w:hAnsi="Arial" w:cs="Arial"/>
          <w:sz w:val="24"/>
          <w:szCs w:val="24"/>
        </w:rPr>
        <w:t xml:space="preserve">Allegation: </w:t>
      </w:r>
      <w:r w:rsidR="00502785" w:rsidRPr="00BD6A4C">
        <w:rPr>
          <w:rFonts w:ascii="Arial" w:hAnsi="Arial" w:cs="Arial"/>
          <w:sz w:val="24"/>
          <w:szCs w:val="24"/>
        </w:rPr>
        <w:t>A p</w:t>
      </w:r>
      <w:r w:rsidRPr="00BD6A4C">
        <w:rPr>
          <w:rFonts w:ascii="Arial" w:hAnsi="Arial" w:cs="Arial"/>
          <w:sz w:val="24"/>
          <w:szCs w:val="24"/>
        </w:rPr>
        <w:t>otential violation of WAC 246-337-065</w:t>
      </w:r>
      <w:r w:rsidR="00056361">
        <w:rPr>
          <w:rFonts w:ascii="Arial" w:hAnsi="Arial" w:cs="Arial"/>
          <w:sz w:val="24"/>
          <w:szCs w:val="24"/>
        </w:rPr>
        <w:t>,</w:t>
      </w:r>
      <w:r w:rsidRPr="00BD6A4C">
        <w:rPr>
          <w:rFonts w:ascii="Arial" w:hAnsi="Arial" w:cs="Arial"/>
          <w:sz w:val="24"/>
          <w:szCs w:val="24"/>
        </w:rPr>
        <w:t xml:space="preserve"> Safety and security</w:t>
      </w:r>
      <w:r w:rsidR="00056361">
        <w:rPr>
          <w:rFonts w:ascii="Arial" w:hAnsi="Arial" w:cs="Arial"/>
          <w:sz w:val="24"/>
          <w:szCs w:val="24"/>
        </w:rPr>
        <w:t>,</w:t>
      </w:r>
      <w:r w:rsidR="06DC87FC" w:rsidRPr="00BD6A4C">
        <w:rPr>
          <w:rFonts w:ascii="Arial" w:hAnsi="Arial" w:cs="Arial"/>
          <w:sz w:val="24"/>
          <w:szCs w:val="24"/>
        </w:rPr>
        <w:t xml:space="preserve"> </w:t>
      </w:r>
      <w:r w:rsidR="4A2C2F58" w:rsidRPr="00BD6A4C">
        <w:rPr>
          <w:rFonts w:ascii="Arial" w:hAnsi="Arial" w:cs="Arial"/>
          <w:sz w:val="24"/>
          <w:szCs w:val="24"/>
        </w:rPr>
        <w:t>by having failed</w:t>
      </w:r>
      <w:r w:rsidR="45DD5994" w:rsidRPr="00BD6A4C">
        <w:rPr>
          <w:rFonts w:ascii="Arial" w:hAnsi="Arial" w:cs="Arial"/>
          <w:sz w:val="24"/>
          <w:szCs w:val="24"/>
        </w:rPr>
        <w:t xml:space="preserve"> to </w:t>
      </w:r>
      <w:r w:rsidR="45DD5994" w:rsidRPr="00CF67DA">
        <w:rPr>
          <w:rFonts w:ascii="Arial" w:eastAsia="Open Sans" w:hAnsi="Arial" w:cs="Arial"/>
          <w:color w:val="000000" w:themeColor="text1"/>
          <w:sz w:val="24"/>
          <w:szCs w:val="24"/>
        </w:rPr>
        <w:t xml:space="preserve">protect </w:t>
      </w:r>
      <w:r w:rsidR="00B62BCA">
        <w:rPr>
          <w:rFonts w:ascii="Arial" w:eastAsia="Open Sans" w:hAnsi="Arial" w:cs="Arial"/>
          <w:color w:val="000000" w:themeColor="text1"/>
          <w:sz w:val="24"/>
          <w:szCs w:val="24"/>
        </w:rPr>
        <w:t>patient</w:t>
      </w:r>
      <w:r w:rsidR="00B62BCA" w:rsidRPr="00CF67DA">
        <w:rPr>
          <w:rFonts w:ascii="Arial" w:eastAsia="Open Sans" w:hAnsi="Arial" w:cs="Arial"/>
          <w:color w:val="000000" w:themeColor="text1"/>
          <w:sz w:val="24"/>
          <w:szCs w:val="24"/>
        </w:rPr>
        <w:t xml:space="preserve"> </w:t>
      </w:r>
      <w:r w:rsidR="45DD5994" w:rsidRPr="00CF67DA">
        <w:rPr>
          <w:rFonts w:ascii="Arial" w:eastAsia="Open Sans" w:hAnsi="Arial" w:cs="Arial"/>
          <w:color w:val="000000" w:themeColor="text1"/>
          <w:sz w:val="24"/>
          <w:szCs w:val="24"/>
        </w:rPr>
        <w:t xml:space="preserve">safety and security by developing written policies and procedures that </w:t>
      </w:r>
      <w:r w:rsidR="00B62BCA">
        <w:rPr>
          <w:rFonts w:ascii="Arial" w:eastAsia="Open Sans" w:hAnsi="Arial" w:cs="Arial"/>
          <w:color w:val="000000" w:themeColor="text1"/>
          <w:sz w:val="24"/>
          <w:szCs w:val="24"/>
        </w:rPr>
        <w:t>were</w:t>
      </w:r>
      <w:r w:rsidR="00B62BCA" w:rsidRPr="00CF67DA">
        <w:rPr>
          <w:rFonts w:ascii="Arial" w:eastAsia="Open Sans" w:hAnsi="Arial" w:cs="Arial"/>
          <w:color w:val="000000" w:themeColor="text1"/>
          <w:sz w:val="24"/>
          <w:szCs w:val="24"/>
        </w:rPr>
        <w:t xml:space="preserve"> </w:t>
      </w:r>
      <w:r w:rsidR="45DD5994" w:rsidRPr="00CF67DA">
        <w:rPr>
          <w:rFonts w:ascii="Arial" w:eastAsia="Open Sans" w:hAnsi="Arial" w:cs="Arial"/>
          <w:color w:val="000000" w:themeColor="text1"/>
          <w:sz w:val="24"/>
          <w:szCs w:val="24"/>
        </w:rPr>
        <w:t>consistent with the requirements of this chapter and address</w:t>
      </w:r>
      <w:r w:rsidR="00B62BCA">
        <w:rPr>
          <w:rFonts w:ascii="Arial" w:eastAsia="Open Sans" w:hAnsi="Arial" w:cs="Arial"/>
          <w:color w:val="000000" w:themeColor="text1"/>
          <w:sz w:val="24"/>
          <w:szCs w:val="24"/>
        </w:rPr>
        <w:t>ed</w:t>
      </w:r>
      <w:r w:rsidR="45DD5994" w:rsidRPr="00CF67DA">
        <w:rPr>
          <w:rFonts w:ascii="Arial" w:eastAsia="Open Sans" w:hAnsi="Arial" w:cs="Arial"/>
          <w:color w:val="000000" w:themeColor="text1"/>
          <w:sz w:val="24"/>
          <w:szCs w:val="24"/>
        </w:rPr>
        <w:t xml:space="preserve"> s</w:t>
      </w:r>
      <w:r w:rsidR="45DD5994" w:rsidRPr="00BD6A4C">
        <w:rPr>
          <w:rFonts w:ascii="Arial" w:eastAsia="MS Mincho" w:hAnsi="Arial" w:cs="Arial"/>
          <w:color w:val="000000" w:themeColor="text1"/>
          <w:sz w:val="24"/>
          <w:szCs w:val="24"/>
        </w:rPr>
        <w:t xml:space="preserve">ecurity, including controlling all entrances and exits and accounting for access to and egress from the </w:t>
      </w:r>
      <w:r w:rsidR="00B62BCA">
        <w:rPr>
          <w:rFonts w:ascii="Arial" w:eastAsia="MS Mincho" w:hAnsi="Arial" w:cs="Arial"/>
          <w:color w:val="000000" w:themeColor="text1"/>
          <w:sz w:val="24"/>
          <w:szCs w:val="24"/>
        </w:rPr>
        <w:t>facility</w:t>
      </w:r>
      <w:r w:rsidR="45DD5994" w:rsidRPr="00BD6A4C">
        <w:rPr>
          <w:rFonts w:ascii="Arial" w:eastAsia="MS Mincho" w:hAnsi="Arial" w:cs="Arial"/>
          <w:color w:val="000000" w:themeColor="text1"/>
          <w:sz w:val="24"/>
          <w:szCs w:val="24"/>
        </w:rPr>
        <w:t>; and conducting resident searches.</w:t>
      </w:r>
    </w:p>
    <w:p w14:paraId="281D8AA5" w14:textId="32A4DC92" w:rsidR="0074123F" w:rsidRPr="00BD6A4C" w:rsidRDefault="0074123F" w:rsidP="7EFA2F87">
      <w:pPr>
        <w:pStyle w:val="NoSpacing"/>
        <w:ind w:left="720" w:right="288"/>
        <w:rPr>
          <w:rFonts w:ascii="Arial" w:hAnsi="Arial" w:cs="Arial"/>
          <w:sz w:val="24"/>
          <w:szCs w:val="24"/>
        </w:rPr>
      </w:pPr>
    </w:p>
    <w:p w14:paraId="6222BACF" w14:textId="194BF217" w:rsidR="0074123F" w:rsidRPr="00BD6A4C" w:rsidRDefault="22977855" w:rsidP="38490CB4">
      <w:pPr>
        <w:pStyle w:val="NoSpacing"/>
        <w:numPr>
          <w:ilvl w:val="0"/>
          <w:numId w:val="1"/>
        </w:numPr>
        <w:ind w:right="288"/>
        <w:rPr>
          <w:rFonts w:ascii="Arial" w:hAnsi="Arial" w:cs="Arial"/>
          <w:sz w:val="24"/>
          <w:szCs w:val="24"/>
        </w:rPr>
      </w:pPr>
      <w:r w:rsidRPr="00BD6A4C">
        <w:rPr>
          <w:rFonts w:ascii="Arial" w:hAnsi="Arial" w:cs="Arial"/>
          <w:sz w:val="24"/>
          <w:szCs w:val="24"/>
        </w:rPr>
        <w:t>Allegation:</w:t>
      </w:r>
      <w:r w:rsidR="00B725A7" w:rsidRPr="00BD6A4C">
        <w:rPr>
          <w:rFonts w:ascii="Arial" w:hAnsi="Arial" w:cs="Arial"/>
          <w:sz w:val="24"/>
          <w:szCs w:val="24"/>
        </w:rPr>
        <w:t xml:space="preserve"> A</w:t>
      </w:r>
      <w:r w:rsidRPr="00BD6A4C">
        <w:rPr>
          <w:rFonts w:ascii="Arial" w:hAnsi="Arial" w:cs="Arial"/>
          <w:sz w:val="24"/>
          <w:szCs w:val="24"/>
        </w:rPr>
        <w:t xml:space="preserve"> </w:t>
      </w:r>
      <w:r w:rsidR="00B725A7" w:rsidRPr="00BD6A4C">
        <w:rPr>
          <w:rFonts w:ascii="Arial" w:hAnsi="Arial" w:cs="Arial"/>
          <w:sz w:val="24"/>
          <w:szCs w:val="24"/>
        </w:rPr>
        <w:t>p</w:t>
      </w:r>
      <w:r w:rsidRPr="00BD6A4C">
        <w:rPr>
          <w:rFonts w:ascii="Arial" w:hAnsi="Arial" w:cs="Arial"/>
          <w:sz w:val="24"/>
          <w:szCs w:val="24"/>
        </w:rPr>
        <w:t>otential violation of WAC 246-337-080</w:t>
      </w:r>
      <w:r w:rsidR="00B62BCA">
        <w:rPr>
          <w:rFonts w:ascii="Arial" w:hAnsi="Arial" w:cs="Arial"/>
          <w:sz w:val="24"/>
          <w:szCs w:val="24"/>
        </w:rPr>
        <w:t>,</w:t>
      </w:r>
      <w:r w:rsidRPr="00BD6A4C">
        <w:rPr>
          <w:rFonts w:ascii="Arial" w:hAnsi="Arial" w:cs="Arial"/>
          <w:sz w:val="24"/>
          <w:szCs w:val="24"/>
        </w:rPr>
        <w:t xml:space="preserve"> Resident care services</w:t>
      </w:r>
      <w:r w:rsidR="00B62BCA">
        <w:rPr>
          <w:rFonts w:ascii="Arial" w:hAnsi="Arial" w:cs="Arial"/>
          <w:sz w:val="24"/>
          <w:szCs w:val="24"/>
        </w:rPr>
        <w:t>,</w:t>
      </w:r>
      <w:r w:rsidR="7ACB6A14" w:rsidRPr="00BD6A4C">
        <w:rPr>
          <w:rFonts w:ascii="Arial" w:hAnsi="Arial" w:cs="Arial"/>
          <w:sz w:val="24"/>
          <w:szCs w:val="24"/>
        </w:rPr>
        <w:t xml:space="preserve"> </w:t>
      </w:r>
      <w:r w:rsidR="66460366" w:rsidRPr="00BD6A4C">
        <w:rPr>
          <w:rFonts w:ascii="Arial" w:hAnsi="Arial" w:cs="Arial"/>
          <w:sz w:val="24"/>
          <w:szCs w:val="24"/>
        </w:rPr>
        <w:t>by having failed to</w:t>
      </w:r>
      <w:r w:rsidR="7A13ABE4" w:rsidRPr="00BD6A4C">
        <w:rPr>
          <w:rFonts w:ascii="Arial" w:hAnsi="Arial" w:cs="Arial"/>
          <w:sz w:val="24"/>
          <w:szCs w:val="24"/>
        </w:rPr>
        <w:t xml:space="preserve"> limit admission, transfer, discharge, and referral processes to patients for whom the </w:t>
      </w:r>
      <w:r w:rsidR="00A4706D">
        <w:rPr>
          <w:rFonts w:ascii="Arial" w:hAnsi="Arial" w:cs="Arial"/>
          <w:sz w:val="24"/>
          <w:szCs w:val="24"/>
        </w:rPr>
        <w:t>facility</w:t>
      </w:r>
      <w:r w:rsidR="00A4706D" w:rsidRPr="00BD6A4C">
        <w:rPr>
          <w:rFonts w:ascii="Arial" w:hAnsi="Arial" w:cs="Arial"/>
          <w:sz w:val="24"/>
          <w:szCs w:val="24"/>
        </w:rPr>
        <w:t xml:space="preserve"> </w:t>
      </w:r>
      <w:r w:rsidR="00A4706D">
        <w:rPr>
          <w:rFonts w:ascii="Arial" w:hAnsi="Arial" w:cs="Arial"/>
          <w:sz w:val="24"/>
          <w:szCs w:val="24"/>
        </w:rPr>
        <w:t>wa</w:t>
      </w:r>
      <w:r w:rsidR="7A13ABE4" w:rsidRPr="00BD6A4C">
        <w:rPr>
          <w:rFonts w:ascii="Arial" w:hAnsi="Arial" w:cs="Arial"/>
          <w:sz w:val="24"/>
          <w:szCs w:val="24"/>
        </w:rPr>
        <w:t>s qualified by staff, services, and equipment to provide safe care</w:t>
      </w:r>
      <w:r w:rsidR="00A4706D">
        <w:rPr>
          <w:rFonts w:ascii="Arial" w:hAnsi="Arial" w:cs="Arial"/>
          <w:sz w:val="24"/>
          <w:szCs w:val="24"/>
        </w:rPr>
        <w:t>;</w:t>
      </w:r>
      <w:r w:rsidR="7A13ABE4" w:rsidRPr="00BD6A4C">
        <w:rPr>
          <w:rFonts w:ascii="Arial" w:hAnsi="Arial" w:cs="Arial"/>
          <w:sz w:val="24"/>
          <w:szCs w:val="24"/>
        </w:rPr>
        <w:t xml:space="preserve"> by failing to refer patient</w:t>
      </w:r>
      <w:r w:rsidR="6D3DF3FC" w:rsidRPr="00BD6A4C">
        <w:rPr>
          <w:rFonts w:ascii="Arial" w:hAnsi="Arial" w:cs="Arial"/>
          <w:sz w:val="24"/>
          <w:szCs w:val="24"/>
        </w:rPr>
        <w:t>'</w:t>
      </w:r>
      <w:r w:rsidR="7A13ABE4" w:rsidRPr="00BD6A4C">
        <w:rPr>
          <w:rFonts w:ascii="Arial" w:hAnsi="Arial" w:cs="Arial"/>
          <w:sz w:val="24"/>
          <w:szCs w:val="24"/>
        </w:rPr>
        <w:t xml:space="preserve">s for health care provided outside of the </w:t>
      </w:r>
      <w:r w:rsidR="00A4706D">
        <w:rPr>
          <w:rFonts w:ascii="Arial" w:hAnsi="Arial" w:cs="Arial"/>
          <w:sz w:val="24"/>
          <w:szCs w:val="24"/>
        </w:rPr>
        <w:t>facility;</w:t>
      </w:r>
      <w:r w:rsidR="7A13ABE4" w:rsidRPr="00BD6A4C">
        <w:rPr>
          <w:rFonts w:ascii="Arial" w:hAnsi="Arial" w:cs="Arial"/>
          <w:sz w:val="24"/>
          <w:szCs w:val="24"/>
        </w:rPr>
        <w:t xml:space="preserve"> by failing to provide access to a health assessment by a health care prescriber any time a patient exhibit</w:t>
      </w:r>
      <w:r w:rsidR="00A4706D">
        <w:rPr>
          <w:rFonts w:ascii="Arial" w:hAnsi="Arial" w:cs="Arial"/>
          <w:sz w:val="24"/>
          <w:szCs w:val="24"/>
        </w:rPr>
        <w:t>ed</w:t>
      </w:r>
      <w:r w:rsidR="7A13ABE4" w:rsidRPr="00BD6A4C">
        <w:rPr>
          <w:rFonts w:ascii="Arial" w:hAnsi="Arial" w:cs="Arial"/>
          <w:sz w:val="24"/>
          <w:szCs w:val="24"/>
        </w:rPr>
        <w:t xml:space="preserve"> signs and symptoms of an injury, illness or abnormality for which a medical diagnosis and treatment </w:t>
      </w:r>
      <w:r w:rsidR="00A4706D">
        <w:rPr>
          <w:rFonts w:ascii="Arial" w:hAnsi="Arial" w:cs="Arial"/>
          <w:sz w:val="24"/>
          <w:szCs w:val="24"/>
        </w:rPr>
        <w:t>were</w:t>
      </w:r>
      <w:r w:rsidR="00A4706D" w:rsidRPr="00BD6A4C">
        <w:rPr>
          <w:rFonts w:ascii="Arial" w:hAnsi="Arial" w:cs="Arial"/>
          <w:sz w:val="24"/>
          <w:szCs w:val="24"/>
        </w:rPr>
        <w:t xml:space="preserve"> </w:t>
      </w:r>
      <w:r w:rsidR="7A13ABE4" w:rsidRPr="00BD6A4C">
        <w:rPr>
          <w:rFonts w:ascii="Arial" w:hAnsi="Arial" w:cs="Arial"/>
          <w:sz w:val="24"/>
          <w:szCs w:val="24"/>
        </w:rPr>
        <w:t>indicated</w:t>
      </w:r>
      <w:r w:rsidR="00A4706D">
        <w:rPr>
          <w:rFonts w:ascii="Arial" w:hAnsi="Arial" w:cs="Arial"/>
          <w:sz w:val="24"/>
          <w:szCs w:val="24"/>
        </w:rPr>
        <w:t>;</w:t>
      </w:r>
      <w:r w:rsidR="7A13ABE4" w:rsidRPr="00BD6A4C">
        <w:rPr>
          <w:rFonts w:ascii="Arial" w:hAnsi="Arial" w:cs="Arial"/>
          <w:sz w:val="24"/>
          <w:szCs w:val="24"/>
        </w:rPr>
        <w:t xml:space="preserve"> and by failing to address a serious illness, medical emergencies, or threat to life, including observing the patient for signs and symptoms of any illness or trauma.</w:t>
      </w:r>
      <w:r w:rsidR="0074123F" w:rsidRPr="00CF67DA">
        <w:rPr>
          <w:rFonts w:ascii="Arial" w:hAnsi="Arial" w:cs="Arial"/>
        </w:rPr>
        <w:br/>
      </w:r>
    </w:p>
    <w:p w14:paraId="375EB29A" w14:textId="5862A66F" w:rsidR="0074123F" w:rsidRPr="00BD6A4C" w:rsidRDefault="22977855" w:rsidP="38490CB4">
      <w:pPr>
        <w:pStyle w:val="NoSpacing"/>
        <w:numPr>
          <w:ilvl w:val="0"/>
          <w:numId w:val="1"/>
        </w:numPr>
        <w:ind w:right="288"/>
        <w:rPr>
          <w:rFonts w:ascii="Arial" w:hAnsi="Arial" w:cs="Arial"/>
          <w:sz w:val="24"/>
          <w:szCs w:val="24"/>
        </w:rPr>
      </w:pPr>
      <w:r w:rsidRPr="00BD6A4C">
        <w:rPr>
          <w:rFonts w:ascii="Arial" w:hAnsi="Arial" w:cs="Arial"/>
          <w:sz w:val="24"/>
          <w:szCs w:val="24"/>
        </w:rPr>
        <w:t xml:space="preserve">Allegation: </w:t>
      </w:r>
      <w:r w:rsidR="00B725A7" w:rsidRPr="00BD6A4C">
        <w:rPr>
          <w:rFonts w:ascii="Arial" w:hAnsi="Arial" w:cs="Arial"/>
          <w:sz w:val="24"/>
          <w:szCs w:val="24"/>
        </w:rPr>
        <w:t>A p</w:t>
      </w:r>
      <w:r w:rsidRPr="00BD6A4C">
        <w:rPr>
          <w:rFonts w:ascii="Arial" w:hAnsi="Arial" w:cs="Arial"/>
          <w:sz w:val="24"/>
          <w:szCs w:val="24"/>
        </w:rPr>
        <w:t>otential violation of WAC 246-337-100</w:t>
      </w:r>
      <w:r w:rsidR="00415CDC">
        <w:rPr>
          <w:rFonts w:ascii="Arial" w:hAnsi="Arial" w:cs="Arial"/>
          <w:sz w:val="24"/>
          <w:szCs w:val="24"/>
        </w:rPr>
        <w:t>,</w:t>
      </w:r>
      <w:r w:rsidRPr="00BD6A4C">
        <w:rPr>
          <w:rFonts w:ascii="Arial" w:hAnsi="Arial" w:cs="Arial"/>
          <w:sz w:val="24"/>
          <w:szCs w:val="24"/>
        </w:rPr>
        <w:t xml:space="preserve"> Resident</w:t>
      </w:r>
      <w:r w:rsidR="77693C68" w:rsidRPr="00BD6A4C">
        <w:rPr>
          <w:rFonts w:ascii="Arial" w:hAnsi="Arial" w:cs="Arial"/>
          <w:sz w:val="24"/>
          <w:szCs w:val="24"/>
        </w:rPr>
        <w:t>'</w:t>
      </w:r>
      <w:r w:rsidRPr="00BD6A4C">
        <w:rPr>
          <w:rFonts w:ascii="Arial" w:hAnsi="Arial" w:cs="Arial"/>
          <w:sz w:val="24"/>
          <w:szCs w:val="24"/>
        </w:rPr>
        <w:t>s individual service plan</w:t>
      </w:r>
      <w:bookmarkEnd w:id="7"/>
      <w:r w:rsidR="00415CDC">
        <w:rPr>
          <w:rFonts w:ascii="Arial" w:hAnsi="Arial" w:cs="Arial"/>
          <w:sz w:val="24"/>
          <w:szCs w:val="24"/>
        </w:rPr>
        <w:t>,</w:t>
      </w:r>
      <w:r w:rsidR="418CCF15" w:rsidRPr="00BD6A4C">
        <w:rPr>
          <w:rFonts w:ascii="Arial" w:hAnsi="Arial" w:cs="Arial"/>
          <w:sz w:val="24"/>
          <w:szCs w:val="24"/>
        </w:rPr>
        <w:t xml:space="preserve"> </w:t>
      </w:r>
      <w:r w:rsidR="7621FC11" w:rsidRPr="00BD6A4C">
        <w:rPr>
          <w:rFonts w:ascii="Arial" w:hAnsi="Arial" w:cs="Arial"/>
          <w:sz w:val="24"/>
          <w:szCs w:val="24"/>
        </w:rPr>
        <w:t>by having failed to</w:t>
      </w:r>
      <w:r w:rsidR="19854CDA" w:rsidRPr="00BD6A4C">
        <w:rPr>
          <w:rFonts w:ascii="Arial" w:hAnsi="Arial" w:cs="Arial"/>
          <w:sz w:val="24"/>
          <w:szCs w:val="24"/>
        </w:rPr>
        <w:t xml:space="preserve"> develop and implement a service plan for </w:t>
      </w:r>
      <w:r w:rsidR="00415CDC">
        <w:rPr>
          <w:rFonts w:ascii="Arial" w:hAnsi="Arial" w:cs="Arial"/>
          <w:sz w:val="24"/>
          <w:szCs w:val="24"/>
        </w:rPr>
        <w:t>a</w:t>
      </w:r>
      <w:r w:rsidR="00415CDC" w:rsidRPr="00BD6A4C">
        <w:rPr>
          <w:rFonts w:ascii="Arial" w:hAnsi="Arial" w:cs="Arial"/>
          <w:sz w:val="24"/>
          <w:szCs w:val="24"/>
        </w:rPr>
        <w:t xml:space="preserve"> </w:t>
      </w:r>
      <w:r w:rsidR="19854CDA" w:rsidRPr="00BD6A4C">
        <w:rPr>
          <w:rFonts w:ascii="Arial" w:hAnsi="Arial" w:cs="Arial"/>
          <w:sz w:val="24"/>
          <w:szCs w:val="24"/>
        </w:rPr>
        <w:t xml:space="preserve">patient based on the initial health of the patient at the time of </w:t>
      </w:r>
      <w:r w:rsidR="58616065" w:rsidRPr="00BD6A4C">
        <w:rPr>
          <w:rFonts w:ascii="Arial" w:hAnsi="Arial" w:cs="Arial"/>
          <w:sz w:val="24"/>
          <w:szCs w:val="24"/>
        </w:rPr>
        <w:t>admission and</w:t>
      </w:r>
      <w:r w:rsidR="20DC62A4" w:rsidRPr="00BD6A4C">
        <w:rPr>
          <w:rFonts w:ascii="Arial" w:hAnsi="Arial" w:cs="Arial"/>
          <w:sz w:val="24"/>
          <w:szCs w:val="24"/>
        </w:rPr>
        <w:t xml:space="preserve"> </w:t>
      </w:r>
      <w:proofErr w:type="gramStart"/>
      <w:r w:rsidR="20DC62A4" w:rsidRPr="00BD6A4C">
        <w:rPr>
          <w:rFonts w:ascii="Arial" w:hAnsi="Arial" w:cs="Arial"/>
          <w:sz w:val="24"/>
          <w:szCs w:val="24"/>
        </w:rPr>
        <w:t>update</w:t>
      </w:r>
      <w:proofErr w:type="gramEnd"/>
      <w:r w:rsidR="20DC62A4" w:rsidRPr="00BD6A4C">
        <w:rPr>
          <w:rFonts w:ascii="Arial" w:hAnsi="Arial" w:cs="Arial"/>
          <w:sz w:val="24"/>
          <w:szCs w:val="24"/>
        </w:rPr>
        <w:t xml:space="preserve"> the plan as additional needs are identified during treatment.</w:t>
      </w:r>
    </w:p>
    <w:p w14:paraId="6EF24DB0" w14:textId="77777777" w:rsidR="00B15F29" w:rsidRPr="00BD6A4C" w:rsidRDefault="00B15F29" w:rsidP="00B15F29">
      <w:pPr>
        <w:pStyle w:val="NoSpacing"/>
        <w:ind w:right="288"/>
        <w:rPr>
          <w:rFonts w:ascii="Arial" w:hAnsi="Arial" w:cs="Arial"/>
          <w:sz w:val="24"/>
          <w:szCs w:val="24"/>
        </w:rPr>
      </w:pPr>
    </w:p>
    <w:p w14:paraId="7EEE9E99" w14:textId="1484C5A4" w:rsidR="00B15F29" w:rsidRPr="00BD6A4C" w:rsidRDefault="00B15F29" w:rsidP="00B15F29">
      <w:pPr>
        <w:pStyle w:val="NoSpacing"/>
        <w:ind w:right="288"/>
        <w:rPr>
          <w:rFonts w:ascii="Arial" w:hAnsi="Arial" w:cs="Arial"/>
          <w:i/>
          <w:sz w:val="24"/>
          <w:szCs w:val="24"/>
        </w:rPr>
      </w:pPr>
      <w:commentRangeStart w:id="8"/>
      <w:commentRangeStart w:id="9"/>
      <w:r w:rsidRPr="00BD6A4C">
        <w:rPr>
          <w:rFonts w:ascii="Arial" w:hAnsi="Arial" w:cs="Arial"/>
          <w:b/>
          <w:sz w:val="32"/>
          <w:szCs w:val="32"/>
        </w:rPr>
        <w:t xml:space="preserve">Investigative Process Included: </w:t>
      </w:r>
      <w:r w:rsidR="00725439" w:rsidRPr="00BD6A4C">
        <w:rPr>
          <w:rFonts w:ascii="Arial" w:hAnsi="Arial" w:cs="Arial"/>
          <w:sz w:val="24"/>
          <w:szCs w:val="24"/>
        </w:rPr>
        <w:t>(</w:t>
      </w:r>
      <w:r w:rsidRPr="00BD6A4C">
        <w:rPr>
          <w:rFonts w:ascii="Arial" w:hAnsi="Arial" w:cs="Arial"/>
          <w:i/>
          <w:sz w:val="24"/>
          <w:szCs w:val="24"/>
        </w:rPr>
        <w:t>This is what the investigator did in terms of methods employed to conduct inquiry</w:t>
      </w:r>
      <w:r w:rsidR="00725439" w:rsidRPr="00BD6A4C">
        <w:rPr>
          <w:rFonts w:ascii="Arial" w:hAnsi="Arial" w:cs="Arial"/>
          <w:i/>
          <w:sz w:val="24"/>
          <w:szCs w:val="24"/>
        </w:rPr>
        <w:t>.)</w:t>
      </w:r>
    </w:p>
    <w:p w14:paraId="7B8410C8" w14:textId="77777777" w:rsidR="00725439" w:rsidRPr="00BD6A4C" w:rsidRDefault="00725439" w:rsidP="393F3856">
      <w:pPr>
        <w:pStyle w:val="NoSpacing"/>
        <w:ind w:right="288"/>
        <w:rPr>
          <w:rFonts w:ascii="Arial" w:hAnsi="Arial" w:cs="Arial"/>
          <w:i/>
          <w:iCs/>
          <w:sz w:val="24"/>
          <w:szCs w:val="24"/>
        </w:rPr>
      </w:pPr>
    </w:p>
    <w:p w14:paraId="4361F08C" w14:textId="30F29BD7" w:rsidR="57450F3D" w:rsidRPr="00BD6A4C" w:rsidRDefault="57450F3D" w:rsidP="393F3856">
      <w:pPr>
        <w:pStyle w:val="NoSpacing"/>
        <w:ind w:right="288"/>
        <w:rPr>
          <w:rFonts w:ascii="Arial" w:hAnsi="Arial" w:cs="Arial"/>
          <w:i/>
          <w:iCs/>
          <w:sz w:val="24"/>
          <w:szCs w:val="24"/>
        </w:rPr>
      </w:pPr>
      <w:r w:rsidRPr="00BD6A4C">
        <w:rPr>
          <w:rFonts w:ascii="Arial" w:hAnsi="Arial" w:cs="Arial"/>
          <w:b/>
          <w:bCs/>
          <w:sz w:val="24"/>
          <w:szCs w:val="24"/>
          <w:u w:val="single"/>
        </w:rPr>
        <w:lastRenderedPageBreak/>
        <w:t>Pre</w:t>
      </w:r>
      <w:r w:rsidR="00AD3C6B">
        <w:rPr>
          <w:rFonts w:ascii="Arial" w:hAnsi="Arial" w:cs="Arial"/>
          <w:b/>
          <w:bCs/>
          <w:sz w:val="24"/>
          <w:szCs w:val="24"/>
          <w:u w:val="single"/>
        </w:rPr>
        <w:t>-</w:t>
      </w:r>
      <w:r w:rsidRPr="00BD6A4C">
        <w:rPr>
          <w:rFonts w:ascii="Arial" w:hAnsi="Arial" w:cs="Arial"/>
          <w:b/>
          <w:bCs/>
          <w:sz w:val="24"/>
          <w:szCs w:val="24"/>
          <w:u w:val="single"/>
        </w:rPr>
        <w:t>investigation Activity</w:t>
      </w:r>
      <w:r w:rsidRPr="00BD6A4C">
        <w:rPr>
          <w:rFonts w:ascii="Arial" w:hAnsi="Arial" w:cs="Arial"/>
          <w:b/>
          <w:bCs/>
          <w:sz w:val="24"/>
          <w:szCs w:val="24"/>
        </w:rPr>
        <w:t>:</w:t>
      </w:r>
    </w:p>
    <w:p w14:paraId="0FAEC2C4" w14:textId="7C405EBB" w:rsidR="57450F3D" w:rsidRPr="00B50EEB" w:rsidRDefault="0008699C" w:rsidP="00FD2217">
      <w:pPr>
        <w:pStyle w:val="NoSpacing"/>
        <w:numPr>
          <w:ilvl w:val="0"/>
          <w:numId w:val="13"/>
        </w:numPr>
        <w:ind w:right="288"/>
        <w:rPr>
          <w:rFonts w:ascii="Arial" w:hAnsi="Arial" w:cs="Arial"/>
          <w:sz w:val="24"/>
          <w:szCs w:val="24"/>
        </w:rPr>
      </w:pPr>
      <w:r w:rsidRPr="009A1735">
        <w:rPr>
          <w:rFonts w:ascii="Arial" w:hAnsi="Arial" w:cs="Arial"/>
          <w:sz w:val="24"/>
          <w:szCs w:val="24"/>
        </w:rPr>
        <w:t xml:space="preserve">The investigator reviewed relevant Washington Administrative Codes, and Revised Code of </w:t>
      </w:r>
      <w:commentRangeStart w:id="10"/>
      <w:r w:rsidRPr="009A1735">
        <w:rPr>
          <w:rFonts w:ascii="Arial" w:hAnsi="Arial" w:cs="Arial"/>
          <w:sz w:val="24"/>
          <w:szCs w:val="24"/>
        </w:rPr>
        <w:t>Washin</w:t>
      </w:r>
      <w:r w:rsidR="00B50EEB">
        <w:rPr>
          <w:rFonts w:ascii="Arial" w:hAnsi="Arial" w:cs="Arial"/>
          <w:sz w:val="24"/>
          <w:szCs w:val="24"/>
        </w:rPr>
        <w:t>g</w:t>
      </w:r>
      <w:r w:rsidRPr="009A1735">
        <w:rPr>
          <w:rFonts w:ascii="Arial" w:hAnsi="Arial" w:cs="Arial"/>
          <w:sz w:val="24"/>
          <w:szCs w:val="24"/>
        </w:rPr>
        <w:t>ton</w:t>
      </w:r>
      <w:commentRangeEnd w:id="10"/>
      <w:r w:rsidR="00CE0FEB">
        <w:rPr>
          <w:rStyle w:val="CommentReference"/>
          <w:rFonts w:ascii="Times New Roman" w:eastAsia="Times New Roman" w:hAnsi="Times New Roman" w:cs="Times New Roman"/>
        </w:rPr>
        <w:commentReference w:id="10"/>
      </w:r>
      <w:r w:rsidRPr="00B50EEB">
        <w:rPr>
          <w:rFonts w:ascii="Arial" w:hAnsi="Arial" w:cs="Arial"/>
          <w:sz w:val="24"/>
          <w:szCs w:val="24"/>
        </w:rPr>
        <w:t xml:space="preserve"> </w:t>
      </w:r>
      <w:r w:rsidR="00814ACE" w:rsidRPr="00B50EEB">
        <w:rPr>
          <w:rFonts w:ascii="Arial" w:hAnsi="Arial" w:cs="Arial"/>
          <w:sz w:val="24"/>
          <w:szCs w:val="24"/>
        </w:rPr>
        <w:t>RCWs statues and regulations.</w:t>
      </w:r>
      <w:r w:rsidRPr="00B50EEB">
        <w:rPr>
          <w:rFonts w:ascii="Arial" w:hAnsi="Arial" w:cs="Arial"/>
          <w:sz w:val="24"/>
          <w:szCs w:val="24"/>
        </w:rPr>
        <w:t xml:space="preserve"> </w:t>
      </w:r>
    </w:p>
    <w:p w14:paraId="7941A4C2" w14:textId="033F5D80" w:rsidR="00061FC8" w:rsidRPr="00B50EEB" w:rsidRDefault="00061FC8" w:rsidP="00FD2217">
      <w:pPr>
        <w:pStyle w:val="NoSpacing"/>
        <w:numPr>
          <w:ilvl w:val="0"/>
          <w:numId w:val="13"/>
        </w:numPr>
        <w:ind w:right="288"/>
        <w:rPr>
          <w:rFonts w:ascii="Arial" w:hAnsi="Arial" w:cs="Arial"/>
          <w:sz w:val="24"/>
          <w:szCs w:val="24"/>
        </w:rPr>
      </w:pPr>
      <w:r w:rsidRPr="00B50EEB">
        <w:rPr>
          <w:rFonts w:ascii="Arial" w:hAnsi="Arial" w:cs="Arial"/>
          <w:sz w:val="24"/>
          <w:szCs w:val="24"/>
        </w:rPr>
        <w:t>The investigator reviewed the complain</w:t>
      </w:r>
      <w:r w:rsidR="00AD3C6B" w:rsidRPr="00B50EEB">
        <w:rPr>
          <w:rFonts w:ascii="Arial" w:hAnsi="Arial" w:cs="Arial"/>
          <w:sz w:val="24"/>
          <w:szCs w:val="24"/>
        </w:rPr>
        <w:t>t</w:t>
      </w:r>
      <w:r w:rsidRPr="00B50EEB">
        <w:rPr>
          <w:rFonts w:ascii="Arial" w:hAnsi="Arial" w:cs="Arial"/>
          <w:sz w:val="24"/>
          <w:szCs w:val="24"/>
        </w:rPr>
        <w:t xml:space="preserve"> allega</w:t>
      </w:r>
      <w:r w:rsidR="00306BEC" w:rsidRPr="00B50EEB">
        <w:rPr>
          <w:rFonts w:ascii="Arial" w:hAnsi="Arial" w:cs="Arial"/>
          <w:sz w:val="24"/>
          <w:szCs w:val="24"/>
        </w:rPr>
        <w:t>tions.</w:t>
      </w:r>
    </w:p>
    <w:p w14:paraId="56751352" w14:textId="1B27953C" w:rsidR="00306BEC" w:rsidRPr="00B50EEB" w:rsidRDefault="00306BEC" w:rsidP="00FD2217">
      <w:pPr>
        <w:pStyle w:val="NoSpacing"/>
        <w:numPr>
          <w:ilvl w:val="0"/>
          <w:numId w:val="13"/>
        </w:numPr>
        <w:ind w:right="288"/>
        <w:rPr>
          <w:rFonts w:ascii="Arial" w:hAnsi="Arial" w:cs="Arial"/>
          <w:sz w:val="24"/>
          <w:szCs w:val="24"/>
        </w:rPr>
      </w:pPr>
      <w:r w:rsidRPr="00B50EEB">
        <w:rPr>
          <w:rFonts w:ascii="Arial" w:hAnsi="Arial" w:cs="Arial"/>
          <w:sz w:val="24"/>
          <w:szCs w:val="24"/>
        </w:rPr>
        <w:t>The investigator developed an investigation plan.</w:t>
      </w:r>
    </w:p>
    <w:p w14:paraId="778D3569" w14:textId="50BDEE4E" w:rsidR="00063699" w:rsidRPr="00BD6A4C" w:rsidRDefault="08BC30F8" w:rsidP="393F3856">
      <w:pPr>
        <w:pStyle w:val="NoSpacing"/>
        <w:ind w:right="288"/>
        <w:rPr>
          <w:rFonts w:ascii="Arial" w:hAnsi="Arial" w:cs="Arial"/>
          <w:i/>
          <w:iCs/>
          <w:sz w:val="24"/>
          <w:szCs w:val="24"/>
        </w:rPr>
      </w:pPr>
      <w:r w:rsidRPr="00CF67DA">
        <w:rPr>
          <w:rFonts w:ascii="Arial" w:hAnsi="Arial" w:cs="Arial"/>
        </w:rPr>
        <w:br/>
      </w:r>
      <w:r w:rsidRPr="00BD6A4C">
        <w:rPr>
          <w:rFonts w:ascii="Arial" w:hAnsi="Arial" w:cs="Arial"/>
          <w:b/>
          <w:bCs/>
          <w:sz w:val="24"/>
          <w:szCs w:val="24"/>
          <w:u w:val="single"/>
        </w:rPr>
        <w:t>I</w:t>
      </w:r>
      <w:r w:rsidR="00063699" w:rsidRPr="00BD6A4C">
        <w:rPr>
          <w:rFonts w:ascii="Arial" w:hAnsi="Arial" w:cs="Arial"/>
          <w:b/>
          <w:bCs/>
          <w:sz w:val="24"/>
          <w:szCs w:val="24"/>
          <w:u w:val="single"/>
        </w:rPr>
        <w:t>nvestigation Activit</w:t>
      </w:r>
      <w:r w:rsidR="008D7489" w:rsidRPr="00BD6A4C">
        <w:rPr>
          <w:rFonts w:ascii="Arial" w:hAnsi="Arial" w:cs="Arial"/>
          <w:b/>
          <w:bCs/>
          <w:sz w:val="24"/>
          <w:szCs w:val="24"/>
          <w:u w:val="single"/>
        </w:rPr>
        <w:t>y</w:t>
      </w:r>
      <w:r w:rsidR="008D7489" w:rsidRPr="00BD6A4C">
        <w:rPr>
          <w:rFonts w:ascii="Arial" w:hAnsi="Arial" w:cs="Arial"/>
          <w:b/>
          <w:bCs/>
          <w:sz w:val="24"/>
          <w:szCs w:val="24"/>
        </w:rPr>
        <w:t>:</w:t>
      </w:r>
      <w:r w:rsidR="00063699" w:rsidRPr="00BD6A4C">
        <w:rPr>
          <w:rFonts w:ascii="Arial" w:hAnsi="Arial" w:cs="Arial"/>
          <w:i/>
          <w:iCs/>
          <w:sz w:val="24"/>
          <w:szCs w:val="24"/>
        </w:rPr>
        <w:t xml:space="preserve"> </w:t>
      </w:r>
    </w:p>
    <w:p w14:paraId="2CE23DDC" w14:textId="71DEE07D" w:rsidR="38490CB4" w:rsidRDefault="38490CB4" w:rsidP="38490CB4">
      <w:pPr>
        <w:pStyle w:val="NoSpacing"/>
        <w:ind w:right="288"/>
        <w:rPr>
          <w:rFonts w:ascii="Arial" w:hAnsi="Arial" w:cs="Arial"/>
          <w:i/>
          <w:iCs/>
          <w:sz w:val="24"/>
          <w:szCs w:val="24"/>
        </w:rPr>
      </w:pPr>
    </w:p>
    <w:p w14:paraId="64BBDBB2" w14:textId="12308927" w:rsidR="006D39DA" w:rsidRDefault="006D39DA" w:rsidP="38490CB4">
      <w:pPr>
        <w:pStyle w:val="NoSpacing"/>
        <w:ind w:right="288"/>
        <w:rPr>
          <w:rFonts w:ascii="Arial" w:hAnsi="Arial" w:cs="Arial"/>
          <w:b/>
          <w:bCs/>
          <w:sz w:val="24"/>
          <w:szCs w:val="24"/>
        </w:rPr>
      </w:pPr>
      <w:r w:rsidRPr="00AD3C6B">
        <w:rPr>
          <w:rFonts w:ascii="Arial" w:hAnsi="Arial" w:cs="Arial"/>
          <w:b/>
          <w:bCs/>
          <w:sz w:val="24"/>
          <w:szCs w:val="24"/>
        </w:rPr>
        <w:t>Observations</w:t>
      </w:r>
    </w:p>
    <w:p w14:paraId="090386B3" w14:textId="2C182273" w:rsidR="00AD3C6B" w:rsidRDefault="00DE736B" w:rsidP="00AD3C6B">
      <w:pPr>
        <w:pStyle w:val="NoSpacing"/>
        <w:numPr>
          <w:ilvl w:val="0"/>
          <w:numId w:val="12"/>
        </w:numPr>
        <w:ind w:right="288"/>
        <w:rPr>
          <w:rFonts w:ascii="Arial" w:hAnsi="Arial" w:cs="Arial"/>
          <w:b/>
          <w:bCs/>
          <w:sz w:val="24"/>
          <w:szCs w:val="24"/>
        </w:rPr>
      </w:pPr>
      <w:r>
        <w:rPr>
          <w:rFonts w:ascii="Arial" w:hAnsi="Arial" w:cs="Arial"/>
          <w:sz w:val="24"/>
          <w:szCs w:val="24"/>
        </w:rPr>
        <w:t>The Investigat</w:t>
      </w:r>
      <w:r w:rsidR="001A3C93">
        <w:rPr>
          <w:rFonts w:ascii="Arial" w:hAnsi="Arial" w:cs="Arial"/>
          <w:sz w:val="24"/>
          <w:szCs w:val="24"/>
        </w:rPr>
        <w:t xml:space="preserve">or </w:t>
      </w:r>
      <w:r w:rsidR="003101A5">
        <w:rPr>
          <w:rFonts w:ascii="Arial" w:hAnsi="Arial" w:cs="Arial"/>
          <w:sz w:val="24"/>
          <w:szCs w:val="24"/>
        </w:rPr>
        <w:t>conducted an unannounced on</w:t>
      </w:r>
      <w:r w:rsidR="000320F1">
        <w:rPr>
          <w:rFonts w:ascii="Arial" w:hAnsi="Arial" w:cs="Arial"/>
          <w:sz w:val="24"/>
          <w:szCs w:val="24"/>
        </w:rPr>
        <w:t>-</w:t>
      </w:r>
      <w:r w:rsidR="003101A5">
        <w:rPr>
          <w:rFonts w:ascii="Arial" w:hAnsi="Arial" w:cs="Arial"/>
          <w:sz w:val="24"/>
          <w:szCs w:val="24"/>
        </w:rPr>
        <w:t xml:space="preserve">sight </w:t>
      </w:r>
      <w:r w:rsidR="000320F1">
        <w:rPr>
          <w:rFonts w:ascii="Arial" w:hAnsi="Arial" w:cs="Arial"/>
          <w:sz w:val="24"/>
          <w:szCs w:val="24"/>
        </w:rPr>
        <w:t xml:space="preserve">appraisal of the facility spaces with Staff A, Mission Administrator, and Staff B, the </w:t>
      </w:r>
      <w:r w:rsidR="00130C76">
        <w:rPr>
          <w:rFonts w:ascii="Arial" w:hAnsi="Arial" w:cs="Arial"/>
          <w:sz w:val="24"/>
          <w:szCs w:val="24"/>
        </w:rPr>
        <w:t>Program Manager</w:t>
      </w:r>
      <w:r w:rsidR="00CE0FEB">
        <w:rPr>
          <w:rFonts w:ascii="Arial" w:hAnsi="Arial" w:cs="Arial"/>
          <w:sz w:val="24"/>
          <w:szCs w:val="24"/>
        </w:rPr>
        <w:t xml:space="preserve">. </w:t>
      </w:r>
    </w:p>
    <w:p w14:paraId="0E6A57FC" w14:textId="77777777" w:rsidR="00AD3C6B" w:rsidRPr="00AD3C6B" w:rsidRDefault="00AD3C6B" w:rsidP="38490CB4">
      <w:pPr>
        <w:pStyle w:val="NoSpacing"/>
        <w:ind w:right="288"/>
        <w:rPr>
          <w:rFonts w:ascii="Arial" w:hAnsi="Arial" w:cs="Arial"/>
          <w:sz w:val="24"/>
          <w:szCs w:val="24"/>
        </w:rPr>
      </w:pPr>
    </w:p>
    <w:p w14:paraId="050CA3E5" w14:textId="77F7AED7" w:rsidR="006D39DA" w:rsidRPr="00511C15" w:rsidRDefault="006D39DA" w:rsidP="38490CB4">
      <w:pPr>
        <w:pStyle w:val="NoSpacing"/>
        <w:ind w:right="288"/>
        <w:rPr>
          <w:rFonts w:ascii="Arial" w:hAnsi="Arial" w:cs="Arial"/>
          <w:b/>
          <w:bCs/>
          <w:sz w:val="24"/>
          <w:szCs w:val="24"/>
        </w:rPr>
      </w:pPr>
      <w:r w:rsidRPr="00511C15">
        <w:rPr>
          <w:rFonts w:ascii="Arial" w:hAnsi="Arial" w:cs="Arial"/>
          <w:b/>
          <w:bCs/>
          <w:sz w:val="24"/>
          <w:szCs w:val="24"/>
        </w:rPr>
        <w:t>Interviews</w:t>
      </w:r>
    </w:p>
    <w:p w14:paraId="3A0FD4E3" w14:textId="73F07095" w:rsidR="00AD3C6B" w:rsidRDefault="00130C76" w:rsidP="006F5674">
      <w:pPr>
        <w:pStyle w:val="NoSpacing"/>
        <w:numPr>
          <w:ilvl w:val="0"/>
          <w:numId w:val="12"/>
        </w:numPr>
        <w:ind w:right="288"/>
        <w:rPr>
          <w:rFonts w:ascii="Arial" w:hAnsi="Arial" w:cs="Arial"/>
          <w:sz w:val="24"/>
          <w:szCs w:val="24"/>
        </w:rPr>
      </w:pPr>
      <w:r>
        <w:rPr>
          <w:rFonts w:ascii="Arial" w:hAnsi="Arial" w:cs="Arial"/>
          <w:sz w:val="24"/>
          <w:szCs w:val="24"/>
        </w:rPr>
        <w:t xml:space="preserve">The </w:t>
      </w:r>
      <w:r w:rsidR="0053438E">
        <w:rPr>
          <w:rFonts w:ascii="Arial" w:hAnsi="Arial" w:cs="Arial"/>
          <w:sz w:val="24"/>
          <w:szCs w:val="24"/>
        </w:rPr>
        <w:t xml:space="preserve">Investigator interviewed Staff </w:t>
      </w:r>
      <w:proofErr w:type="gramStart"/>
      <w:r w:rsidR="0053438E">
        <w:rPr>
          <w:rFonts w:ascii="Arial" w:hAnsi="Arial" w:cs="Arial"/>
          <w:sz w:val="24"/>
          <w:szCs w:val="24"/>
        </w:rPr>
        <w:t>A,</w:t>
      </w:r>
      <w:proofErr w:type="gramEnd"/>
      <w:r w:rsidR="0053438E">
        <w:rPr>
          <w:rFonts w:ascii="Arial" w:hAnsi="Arial" w:cs="Arial"/>
          <w:sz w:val="24"/>
          <w:szCs w:val="24"/>
        </w:rPr>
        <w:t xml:space="preserve"> and Staff C, the Director of Compliance</w:t>
      </w:r>
      <w:r w:rsidR="0092455C">
        <w:rPr>
          <w:rFonts w:ascii="Arial" w:hAnsi="Arial" w:cs="Arial"/>
          <w:sz w:val="24"/>
          <w:szCs w:val="24"/>
        </w:rPr>
        <w:t xml:space="preserve"> on 07/09/2025</w:t>
      </w:r>
    </w:p>
    <w:p w14:paraId="4FE7A250" w14:textId="077D15FF" w:rsidR="0092455C" w:rsidRDefault="0092455C" w:rsidP="006F5674">
      <w:pPr>
        <w:pStyle w:val="NoSpacing"/>
        <w:numPr>
          <w:ilvl w:val="0"/>
          <w:numId w:val="12"/>
        </w:numPr>
        <w:ind w:right="288"/>
        <w:rPr>
          <w:rFonts w:ascii="Arial" w:hAnsi="Arial" w:cs="Arial"/>
          <w:sz w:val="24"/>
          <w:szCs w:val="24"/>
        </w:rPr>
      </w:pPr>
      <w:r>
        <w:rPr>
          <w:rFonts w:ascii="Arial" w:hAnsi="Arial" w:cs="Arial"/>
          <w:sz w:val="24"/>
          <w:szCs w:val="24"/>
        </w:rPr>
        <w:t>The Investigator interviewed Staff A, and Staff C</w:t>
      </w:r>
      <w:r w:rsidR="007A41C1">
        <w:rPr>
          <w:rFonts w:ascii="Arial" w:hAnsi="Arial" w:cs="Arial"/>
          <w:sz w:val="24"/>
          <w:szCs w:val="24"/>
        </w:rPr>
        <w:t xml:space="preserve"> on</w:t>
      </w:r>
      <w:r w:rsidR="00F9477E">
        <w:rPr>
          <w:rFonts w:ascii="Arial" w:hAnsi="Arial" w:cs="Arial"/>
          <w:sz w:val="24"/>
          <w:szCs w:val="24"/>
        </w:rPr>
        <w:t xml:space="preserve"> 08/01/2025</w:t>
      </w:r>
    </w:p>
    <w:p w14:paraId="47AEE85C" w14:textId="77777777" w:rsidR="006F5674" w:rsidRDefault="006F5674" w:rsidP="006F5674">
      <w:pPr>
        <w:pStyle w:val="NoSpacing"/>
        <w:ind w:right="288"/>
        <w:rPr>
          <w:rFonts w:ascii="Arial" w:hAnsi="Arial" w:cs="Arial"/>
          <w:sz w:val="24"/>
          <w:szCs w:val="24"/>
        </w:rPr>
      </w:pPr>
    </w:p>
    <w:p w14:paraId="5DEF33A9" w14:textId="4EA40F32" w:rsidR="1A4351CC" w:rsidRPr="00511C15" w:rsidRDefault="006D39DA" w:rsidP="00130C76">
      <w:pPr>
        <w:pStyle w:val="NoSpacing"/>
        <w:ind w:right="288"/>
        <w:rPr>
          <w:rFonts w:ascii="Arial" w:hAnsi="Arial" w:cs="Arial"/>
          <w:b/>
          <w:bCs/>
          <w:sz w:val="24"/>
          <w:szCs w:val="24"/>
        </w:rPr>
      </w:pPr>
      <w:r w:rsidRPr="00511C15">
        <w:rPr>
          <w:rFonts w:ascii="Arial" w:hAnsi="Arial" w:cs="Arial"/>
          <w:b/>
          <w:bCs/>
          <w:sz w:val="24"/>
          <w:szCs w:val="24"/>
        </w:rPr>
        <w:t>Document Review</w:t>
      </w:r>
    </w:p>
    <w:p w14:paraId="258051B2" w14:textId="06FEC053" w:rsidR="1A4351CC" w:rsidRPr="00CF67DA" w:rsidRDefault="1A4351CC" w:rsidP="006F5674">
      <w:pPr>
        <w:pStyle w:val="NoSpacing"/>
        <w:numPr>
          <w:ilvl w:val="0"/>
          <w:numId w:val="12"/>
        </w:numPr>
        <w:ind w:right="288"/>
        <w:rPr>
          <w:rFonts w:ascii="Arial" w:hAnsi="Arial" w:cs="Arial"/>
          <w:sz w:val="24"/>
          <w:szCs w:val="24"/>
        </w:rPr>
      </w:pPr>
      <w:r w:rsidRPr="00CF67DA">
        <w:rPr>
          <w:rFonts w:ascii="Arial" w:hAnsi="Arial" w:cs="Arial"/>
          <w:sz w:val="24"/>
          <w:szCs w:val="24"/>
        </w:rPr>
        <w:t xml:space="preserve">The Investigator exchanged emails with Staff </w:t>
      </w:r>
      <w:commentRangeStart w:id="11"/>
      <w:r w:rsidRPr="00CF67DA">
        <w:rPr>
          <w:rFonts w:ascii="Arial" w:hAnsi="Arial" w:cs="Arial"/>
          <w:sz w:val="24"/>
          <w:szCs w:val="24"/>
        </w:rPr>
        <w:t>A</w:t>
      </w:r>
      <w:commentRangeEnd w:id="11"/>
      <w:r w:rsidR="00CE0FEB">
        <w:rPr>
          <w:rStyle w:val="CommentReference"/>
          <w:rFonts w:ascii="Times New Roman" w:eastAsia="Times New Roman" w:hAnsi="Times New Roman" w:cs="Times New Roman"/>
        </w:rPr>
        <w:commentReference w:id="11"/>
      </w:r>
      <w:r w:rsidRPr="00CF67DA">
        <w:rPr>
          <w:rFonts w:ascii="Arial" w:hAnsi="Arial" w:cs="Arial"/>
          <w:sz w:val="24"/>
          <w:szCs w:val="24"/>
        </w:rPr>
        <w:t>.</w:t>
      </w:r>
    </w:p>
    <w:p w14:paraId="58CC9E2D" w14:textId="7624D58A" w:rsidR="1A4351CC" w:rsidRPr="00CF67DA" w:rsidRDefault="1A4351CC" w:rsidP="006F5674">
      <w:pPr>
        <w:pStyle w:val="NoSpacing"/>
        <w:numPr>
          <w:ilvl w:val="0"/>
          <w:numId w:val="12"/>
        </w:numPr>
        <w:ind w:right="288"/>
        <w:rPr>
          <w:rFonts w:ascii="Arial" w:hAnsi="Arial" w:cs="Arial"/>
          <w:sz w:val="24"/>
          <w:szCs w:val="24"/>
        </w:rPr>
      </w:pPr>
      <w:r w:rsidRPr="00CF67DA">
        <w:rPr>
          <w:rFonts w:ascii="Arial" w:hAnsi="Arial" w:cs="Arial"/>
          <w:sz w:val="24"/>
          <w:szCs w:val="24"/>
        </w:rPr>
        <w:t xml:space="preserve">The Investigator reviewed </w:t>
      </w:r>
      <w:r w:rsidR="000F2166">
        <w:rPr>
          <w:rFonts w:ascii="Arial" w:hAnsi="Arial" w:cs="Arial"/>
          <w:sz w:val="24"/>
          <w:szCs w:val="24"/>
        </w:rPr>
        <w:t xml:space="preserve">facility </w:t>
      </w:r>
      <w:r w:rsidRPr="00CF67DA">
        <w:rPr>
          <w:rFonts w:ascii="Arial" w:hAnsi="Arial" w:cs="Arial"/>
          <w:sz w:val="24"/>
          <w:szCs w:val="24"/>
        </w:rPr>
        <w:t>policies and procedures.</w:t>
      </w:r>
    </w:p>
    <w:p w14:paraId="60CB73F7" w14:textId="7E210178" w:rsidR="1A4351CC" w:rsidRPr="00CF67DA" w:rsidRDefault="1A4351CC" w:rsidP="006F5674">
      <w:pPr>
        <w:pStyle w:val="NoSpacing"/>
        <w:numPr>
          <w:ilvl w:val="0"/>
          <w:numId w:val="12"/>
        </w:numPr>
        <w:ind w:right="288"/>
        <w:rPr>
          <w:rFonts w:ascii="Arial" w:hAnsi="Arial" w:cs="Arial"/>
          <w:sz w:val="24"/>
          <w:szCs w:val="24"/>
        </w:rPr>
      </w:pPr>
      <w:r w:rsidRPr="00CF67DA">
        <w:rPr>
          <w:rFonts w:ascii="Arial" w:hAnsi="Arial" w:cs="Arial"/>
          <w:sz w:val="24"/>
          <w:szCs w:val="24"/>
        </w:rPr>
        <w:t>The Investigator exchanged emails with Individual #1, Coroner.</w:t>
      </w:r>
    </w:p>
    <w:p w14:paraId="5CDAC09D" w14:textId="53425FFD" w:rsidR="29F6E2BC" w:rsidRPr="00CF67DA" w:rsidRDefault="29F6E2BC" w:rsidP="006F5674">
      <w:pPr>
        <w:pStyle w:val="NoSpacing"/>
        <w:numPr>
          <w:ilvl w:val="0"/>
          <w:numId w:val="12"/>
        </w:numPr>
        <w:ind w:right="288"/>
        <w:rPr>
          <w:rFonts w:ascii="Arial" w:hAnsi="Arial" w:cs="Arial"/>
          <w:sz w:val="24"/>
          <w:szCs w:val="24"/>
        </w:rPr>
      </w:pPr>
      <w:r w:rsidRPr="00CF67DA">
        <w:rPr>
          <w:rFonts w:ascii="Arial" w:hAnsi="Arial" w:cs="Arial"/>
          <w:sz w:val="24"/>
          <w:szCs w:val="24"/>
        </w:rPr>
        <w:t>The Investigator reviewed the autopsy report of Patient #1.</w:t>
      </w:r>
    </w:p>
    <w:p w14:paraId="19F3DF84" w14:textId="4C7F326E" w:rsidR="1A4351CC" w:rsidRPr="00CF67DA" w:rsidRDefault="1A4351CC" w:rsidP="006F5674">
      <w:pPr>
        <w:pStyle w:val="NoSpacing"/>
        <w:numPr>
          <w:ilvl w:val="0"/>
          <w:numId w:val="12"/>
        </w:numPr>
        <w:ind w:right="288"/>
        <w:rPr>
          <w:rFonts w:ascii="Arial" w:hAnsi="Arial" w:cs="Arial"/>
          <w:sz w:val="24"/>
          <w:szCs w:val="24"/>
        </w:rPr>
      </w:pPr>
      <w:r w:rsidRPr="00CF67DA">
        <w:rPr>
          <w:rFonts w:ascii="Arial" w:hAnsi="Arial" w:cs="Arial"/>
          <w:sz w:val="24"/>
          <w:szCs w:val="24"/>
        </w:rPr>
        <w:t xml:space="preserve">The Investigator reviewed the </w:t>
      </w:r>
      <w:r w:rsidR="00CE0FEB">
        <w:rPr>
          <w:rFonts w:ascii="Arial" w:hAnsi="Arial" w:cs="Arial"/>
          <w:sz w:val="24"/>
          <w:szCs w:val="24"/>
        </w:rPr>
        <w:t>t</w:t>
      </w:r>
      <w:r w:rsidRPr="00CF67DA">
        <w:rPr>
          <w:rFonts w:ascii="Arial" w:hAnsi="Arial" w:cs="Arial"/>
          <w:sz w:val="24"/>
          <w:szCs w:val="24"/>
        </w:rPr>
        <w:t>oxicology report of Patient #1.</w:t>
      </w:r>
    </w:p>
    <w:p w14:paraId="441DB5AA" w14:textId="38DD3CD1" w:rsidR="105FB758" w:rsidRPr="00CF67DA" w:rsidRDefault="105FB758" w:rsidP="006F5674">
      <w:pPr>
        <w:pStyle w:val="NoSpacing"/>
        <w:numPr>
          <w:ilvl w:val="0"/>
          <w:numId w:val="12"/>
        </w:numPr>
        <w:ind w:right="288"/>
        <w:rPr>
          <w:rFonts w:ascii="Arial" w:hAnsi="Arial" w:cs="Arial"/>
          <w:sz w:val="24"/>
          <w:szCs w:val="24"/>
        </w:rPr>
      </w:pPr>
      <w:r w:rsidRPr="00CF67DA">
        <w:rPr>
          <w:rFonts w:ascii="Arial" w:hAnsi="Arial" w:cs="Arial"/>
          <w:sz w:val="24"/>
          <w:szCs w:val="24"/>
        </w:rPr>
        <w:t xml:space="preserve">The Investigator reviewed the </w:t>
      </w:r>
      <w:r w:rsidR="000F2166">
        <w:rPr>
          <w:rFonts w:ascii="Arial" w:hAnsi="Arial" w:cs="Arial"/>
          <w:sz w:val="24"/>
          <w:szCs w:val="24"/>
        </w:rPr>
        <w:t>facility's</w:t>
      </w:r>
      <w:r w:rsidR="000F2166" w:rsidRPr="00CF67DA">
        <w:rPr>
          <w:rFonts w:ascii="Arial" w:hAnsi="Arial" w:cs="Arial"/>
          <w:sz w:val="24"/>
          <w:szCs w:val="24"/>
        </w:rPr>
        <w:t xml:space="preserve"> </w:t>
      </w:r>
      <w:r w:rsidR="680FDCD3" w:rsidRPr="00CF67DA">
        <w:rPr>
          <w:rFonts w:ascii="Arial" w:hAnsi="Arial" w:cs="Arial"/>
          <w:sz w:val="24"/>
          <w:szCs w:val="24"/>
        </w:rPr>
        <w:t>critical incident report</w:t>
      </w:r>
      <w:r w:rsidR="000F2166">
        <w:rPr>
          <w:rFonts w:ascii="Arial" w:hAnsi="Arial" w:cs="Arial"/>
          <w:sz w:val="24"/>
          <w:szCs w:val="24"/>
        </w:rPr>
        <w:t xml:space="preserve"> related to Patient #1.</w:t>
      </w:r>
      <w:r w:rsidR="680FDCD3" w:rsidRPr="00CF67DA">
        <w:rPr>
          <w:rFonts w:ascii="Arial" w:hAnsi="Arial" w:cs="Arial"/>
          <w:sz w:val="24"/>
          <w:szCs w:val="24"/>
        </w:rPr>
        <w:t xml:space="preserve"> </w:t>
      </w:r>
    </w:p>
    <w:p w14:paraId="5445FA51" w14:textId="1A72FC30" w:rsidR="00716995" w:rsidRPr="00CF67DA" w:rsidRDefault="00716995" w:rsidP="006F5674">
      <w:pPr>
        <w:pStyle w:val="NoSpacing"/>
        <w:numPr>
          <w:ilvl w:val="0"/>
          <w:numId w:val="12"/>
        </w:numPr>
        <w:ind w:right="288"/>
        <w:rPr>
          <w:rFonts w:ascii="Arial" w:hAnsi="Arial" w:cs="Arial"/>
          <w:sz w:val="24"/>
          <w:szCs w:val="24"/>
        </w:rPr>
      </w:pPr>
      <w:r w:rsidRPr="00CF67DA">
        <w:rPr>
          <w:rFonts w:ascii="Arial" w:hAnsi="Arial" w:cs="Arial"/>
          <w:sz w:val="24"/>
          <w:szCs w:val="24"/>
        </w:rPr>
        <w:t xml:space="preserve">The Investigator reviewed the clinical record </w:t>
      </w:r>
      <w:r w:rsidR="000F2166">
        <w:rPr>
          <w:rFonts w:ascii="Arial" w:hAnsi="Arial" w:cs="Arial"/>
          <w:sz w:val="24"/>
          <w:szCs w:val="24"/>
        </w:rPr>
        <w:t>for</w:t>
      </w:r>
      <w:r w:rsidR="000F2166" w:rsidRPr="00CF67DA">
        <w:rPr>
          <w:rFonts w:ascii="Arial" w:hAnsi="Arial" w:cs="Arial"/>
          <w:sz w:val="24"/>
          <w:szCs w:val="24"/>
        </w:rPr>
        <w:t xml:space="preserve"> </w:t>
      </w:r>
      <w:r w:rsidRPr="00CF67DA">
        <w:rPr>
          <w:rFonts w:ascii="Arial" w:hAnsi="Arial" w:cs="Arial"/>
          <w:sz w:val="24"/>
          <w:szCs w:val="24"/>
        </w:rPr>
        <w:t>Patient #1</w:t>
      </w:r>
    </w:p>
    <w:p w14:paraId="322F98B2" w14:textId="6F86FD7B" w:rsidR="1A4351CC" w:rsidRPr="00CF67DA" w:rsidRDefault="1A4351CC" w:rsidP="006F5674">
      <w:pPr>
        <w:pStyle w:val="NoSpacing"/>
        <w:numPr>
          <w:ilvl w:val="0"/>
          <w:numId w:val="12"/>
        </w:numPr>
        <w:ind w:right="288"/>
        <w:rPr>
          <w:rFonts w:ascii="Arial" w:hAnsi="Arial" w:cs="Arial"/>
          <w:sz w:val="24"/>
          <w:szCs w:val="24"/>
        </w:rPr>
      </w:pPr>
      <w:r w:rsidRPr="00CF67DA">
        <w:rPr>
          <w:rFonts w:ascii="Arial" w:hAnsi="Arial" w:cs="Arial"/>
          <w:sz w:val="24"/>
          <w:szCs w:val="24"/>
        </w:rPr>
        <w:t xml:space="preserve">The Investigator reviewed </w:t>
      </w:r>
      <w:r w:rsidR="0A64A8CC" w:rsidRPr="00CF67DA">
        <w:rPr>
          <w:rFonts w:ascii="Arial" w:hAnsi="Arial" w:cs="Arial"/>
          <w:sz w:val="24"/>
          <w:szCs w:val="24"/>
        </w:rPr>
        <w:t>Fire Department Run Report</w:t>
      </w:r>
      <w:r w:rsidRPr="00CF67DA">
        <w:rPr>
          <w:rFonts w:ascii="Arial" w:hAnsi="Arial" w:cs="Arial"/>
          <w:sz w:val="24"/>
          <w:szCs w:val="24"/>
        </w:rPr>
        <w:t xml:space="preserve"> #</w:t>
      </w:r>
      <w:r w:rsidR="0917600D" w:rsidRPr="00CF67DA">
        <w:rPr>
          <w:rFonts w:ascii="Arial" w:hAnsi="Arial" w:cs="Arial"/>
          <w:sz w:val="24"/>
          <w:szCs w:val="24"/>
        </w:rPr>
        <w:t>2025032730</w:t>
      </w:r>
      <w:commentRangeEnd w:id="8"/>
      <w:r w:rsidR="00664822" w:rsidRPr="00CF67DA">
        <w:rPr>
          <w:rStyle w:val="CommentReference"/>
          <w:rFonts w:ascii="Arial" w:eastAsia="Times New Roman" w:hAnsi="Arial" w:cs="Arial"/>
          <w:sz w:val="24"/>
          <w:szCs w:val="24"/>
        </w:rPr>
        <w:commentReference w:id="8"/>
      </w:r>
      <w:commentRangeEnd w:id="9"/>
      <w:r w:rsidR="004C767A">
        <w:rPr>
          <w:rStyle w:val="CommentReference"/>
          <w:rFonts w:ascii="Times New Roman" w:eastAsia="Times New Roman" w:hAnsi="Times New Roman" w:cs="Times New Roman"/>
        </w:rPr>
        <w:commentReference w:id="9"/>
      </w:r>
      <w:ins w:id="12" w:author="Earnest, Dawn M (DOH)" w:date="2025-08-26T07:32:00Z" w16du:dateUtc="2025-08-26T14:32:00Z">
        <w:r w:rsidR="00CE0FEB">
          <w:rPr>
            <w:rFonts w:ascii="Arial" w:hAnsi="Arial" w:cs="Arial"/>
            <w:sz w:val="24"/>
            <w:szCs w:val="24"/>
          </w:rPr>
          <w:t xml:space="preserve">. </w:t>
        </w:r>
      </w:ins>
    </w:p>
    <w:p w14:paraId="3DFA7E75" w14:textId="05B3DA04" w:rsidR="414A3B37" w:rsidRPr="00BD6A4C" w:rsidRDefault="414A3B37" w:rsidP="414A3B37">
      <w:pPr>
        <w:pStyle w:val="NoSpacing"/>
        <w:ind w:right="288"/>
        <w:rPr>
          <w:rFonts w:ascii="Arial" w:hAnsi="Arial" w:cs="Arial"/>
          <w:b/>
          <w:bCs/>
          <w:sz w:val="24"/>
          <w:szCs w:val="24"/>
        </w:rPr>
      </w:pPr>
    </w:p>
    <w:p w14:paraId="4EB73FC2" w14:textId="4292C059" w:rsidR="414A3B37" w:rsidRDefault="690FAB37" w:rsidP="414A3B37">
      <w:pPr>
        <w:pStyle w:val="NoSpacing"/>
        <w:ind w:right="288"/>
        <w:rPr>
          <w:ins w:id="13" w:author="Earnest, Dawn M (DOH)" w:date="2025-08-25T14:18:00Z" w16du:dateUtc="2025-08-25T21:18:00Z"/>
          <w:rFonts w:ascii="Arial" w:hAnsi="Arial" w:cs="Arial"/>
          <w:i/>
          <w:iCs/>
          <w:sz w:val="24"/>
          <w:szCs w:val="24"/>
        </w:rPr>
      </w:pPr>
      <w:commentRangeStart w:id="14"/>
      <w:commentRangeStart w:id="15"/>
      <w:commentRangeStart w:id="16"/>
      <w:r w:rsidRPr="00BD6A4C">
        <w:rPr>
          <w:rFonts w:ascii="Arial" w:hAnsi="Arial" w:cs="Arial"/>
          <w:b/>
          <w:bCs/>
          <w:sz w:val="32"/>
          <w:szCs w:val="32"/>
        </w:rPr>
        <w:t>Summary</w:t>
      </w:r>
      <w:commentRangeEnd w:id="14"/>
      <w:r w:rsidR="00233F04">
        <w:rPr>
          <w:rStyle w:val="CommentReference"/>
          <w:rFonts w:ascii="Times New Roman" w:eastAsia="Times New Roman" w:hAnsi="Times New Roman" w:cs="Times New Roman"/>
        </w:rPr>
        <w:commentReference w:id="14"/>
      </w:r>
      <w:commentRangeEnd w:id="15"/>
      <w:r w:rsidR="00D3523F">
        <w:rPr>
          <w:rStyle w:val="CommentReference"/>
          <w:rFonts w:ascii="Times New Roman" w:eastAsia="Times New Roman" w:hAnsi="Times New Roman" w:cs="Times New Roman"/>
        </w:rPr>
        <w:commentReference w:id="15"/>
      </w:r>
      <w:commentRangeEnd w:id="16"/>
      <w:r w:rsidR="00F4545F">
        <w:rPr>
          <w:rStyle w:val="CommentReference"/>
          <w:rFonts w:ascii="Times New Roman" w:eastAsia="Times New Roman" w:hAnsi="Times New Roman" w:cs="Times New Roman"/>
        </w:rPr>
        <w:commentReference w:id="16"/>
      </w:r>
      <w:r w:rsidRPr="00BD6A4C">
        <w:rPr>
          <w:rFonts w:ascii="Arial" w:hAnsi="Arial" w:cs="Arial"/>
          <w:b/>
          <w:bCs/>
          <w:sz w:val="32"/>
          <w:szCs w:val="32"/>
        </w:rPr>
        <w:t xml:space="preserve"> of Findings</w:t>
      </w:r>
      <w:r w:rsidRPr="00BD6A4C">
        <w:rPr>
          <w:rFonts w:ascii="Arial" w:hAnsi="Arial" w:cs="Arial"/>
          <w:sz w:val="24"/>
          <w:szCs w:val="24"/>
        </w:rPr>
        <w:t xml:space="preserve"> (</w:t>
      </w:r>
      <w:r w:rsidRPr="00BD6A4C">
        <w:rPr>
          <w:rFonts w:ascii="Arial" w:hAnsi="Arial" w:cs="Arial"/>
          <w:i/>
          <w:iCs/>
          <w:sz w:val="24"/>
          <w:szCs w:val="24"/>
        </w:rPr>
        <w:t>Narrative overview of the results of investigation.)</w:t>
      </w:r>
    </w:p>
    <w:p w14:paraId="2A1F3E6B" w14:textId="77777777" w:rsidR="00091D5E" w:rsidRDefault="00091D5E" w:rsidP="414A3B37">
      <w:pPr>
        <w:pStyle w:val="NoSpacing"/>
        <w:ind w:right="288"/>
        <w:rPr>
          <w:ins w:id="17" w:author="Earnest, Dawn M (DOH)" w:date="2025-08-25T14:18:00Z" w16du:dateUtc="2025-08-25T21:18:00Z"/>
          <w:rFonts w:ascii="Arial" w:hAnsi="Arial" w:cs="Arial"/>
          <w:i/>
          <w:iCs/>
          <w:sz w:val="24"/>
          <w:szCs w:val="24"/>
        </w:rPr>
      </w:pPr>
    </w:p>
    <w:p w14:paraId="27B2BB38" w14:textId="5AFE4BFA" w:rsidR="00321ADE" w:rsidRPr="00652A14" w:rsidRDefault="00321ADE" w:rsidP="414A3B37">
      <w:pPr>
        <w:pStyle w:val="NoSpacing"/>
        <w:ind w:right="288"/>
        <w:rPr>
          <w:rFonts w:ascii="Arial" w:hAnsi="Arial" w:cs="Arial"/>
          <w:iCs/>
          <w:sz w:val="24"/>
          <w:szCs w:val="24"/>
          <w:rPrChange w:id="18" w:author="Earnest, Dawn M (DOH)" w:date="2025-08-25T14:18:00Z" w16du:dateUtc="2025-08-25T21:18:00Z">
            <w:rPr>
              <w:rFonts w:ascii="Arial" w:hAnsi="Arial" w:cs="Arial"/>
              <w:i/>
              <w:iCs/>
              <w:sz w:val="24"/>
              <w:szCs w:val="24"/>
            </w:rPr>
          </w:rPrChange>
        </w:rPr>
      </w:pPr>
      <w:r w:rsidRPr="00652A14">
        <w:rPr>
          <w:rFonts w:ascii="Arial" w:hAnsi="Arial" w:cs="Arial"/>
          <w:iCs/>
          <w:sz w:val="24"/>
          <w:szCs w:val="24"/>
        </w:rPr>
        <w:t>The Department of Health (DOH) received a facility self-report of a patient who was found unresponsive due to a possible overdose. The staff performed life-saving measures, but the patient was pronounced deceased by paramedics.</w:t>
      </w:r>
    </w:p>
    <w:p w14:paraId="1C92F4B0" w14:textId="19AF313D" w:rsidR="6D2AE0A0" w:rsidRPr="00BD6A4C" w:rsidRDefault="0A5FAED0" w:rsidP="7EFA2F87">
      <w:pPr>
        <w:spacing w:before="240" w:after="240"/>
        <w:rPr>
          <w:rFonts w:ascii="Arial" w:eastAsia="Arial" w:hAnsi="Arial" w:cs="Arial"/>
        </w:rPr>
      </w:pPr>
      <w:r w:rsidRPr="00BD6A4C">
        <w:rPr>
          <w:rFonts w:ascii="Arial" w:eastAsia="Arial" w:hAnsi="Arial" w:cs="Arial"/>
        </w:rPr>
        <w:t>A review of the facility</w:t>
      </w:r>
      <w:r w:rsidR="79090CB5" w:rsidRPr="00BD6A4C">
        <w:rPr>
          <w:rFonts w:ascii="Arial" w:eastAsia="Arial" w:hAnsi="Arial" w:cs="Arial"/>
        </w:rPr>
        <w:t>'</w:t>
      </w:r>
      <w:r w:rsidRPr="00BD6A4C">
        <w:rPr>
          <w:rFonts w:ascii="Arial" w:eastAsia="Arial" w:hAnsi="Arial" w:cs="Arial"/>
        </w:rPr>
        <w:t xml:space="preserve">s policy and procedure titled </w:t>
      </w:r>
      <w:r w:rsidR="359F0AFA" w:rsidRPr="00BD6A4C">
        <w:rPr>
          <w:rFonts w:ascii="Arial" w:eastAsia="Arial" w:hAnsi="Arial" w:cs="Arial"/>
        </w:rPr>
        <w:t>"</w:t>
      </w:r>
      <w:r w:rsidRPr="00BD6A4C">
        <w:rPr>
          <w:rFonts w:ascii="Arial" w:eastAsia="Arial" w:hAnsi="Arial" w:cs="Arial"/>
        </w:rPr>
        <w:t>2.03 Assessments</w:t>
      </w:r>
      <w:r w:rsidR="359F0AFA" w:rsidRPr="00BD6A4C">
        <w:rPr>
          <w:rFonts w:ascii="Arial" w:eastAsia="Arial" w:hAnsi="Arial" w:cs="Arial"/>
        </w:rPr>
        <w:t>"</w:t>
      </w:r>
      <w:r w:rsidR="00CF66C5">
        <w:rPr>
          <w:rFonts w:ascii="Arial" w:eastAsia="Arial" w:hAnsi="Arial" w:cs="Arial"/>
        </w:rPr>
        <w:t>,</w:t>
      </w:r>
      <w:r w:rsidRPr="00BD6A4C">
        <w:rPr>
          <w:rFonts w:ascii="Arial" w:eastAsia="Arial" w:hAnsi="Arial" w:cs="Arial"/>
        </w:rPr>
        <w:t xml:space="preserve"> dated </w:t>
      </w:r>
      <w:r w:rsidR="00673919">
        <w:rPr>
          <w:rFonts w:ascii="Arial" w:eastAsia="Arial" w:hAnsi="Arial" w:cs="Arial"/>
        </w:rPr>
        <w:t>0</w:t>
      </w:r>
      <w:r w:rsidR="7D27A170" w:rsidRPr="00BD6A4C">
        <w:rPr>
          <w:rFonts w:ascii="Arial" w:eastAsia="Arial" w:hAnsi="Arial" w:cs="Arial"/>
        </w:rPr>
        <w:t>5/16/24</w:t>
      </w:r>
      <w:r w:rsidRPr="00BD6A4C">
        <w:rPr>
          <w:rFonts w:ascii="Arial" w:eastAsia="Arial" w:hAnsi="Arial" w:cs="Arial"/>
        </w:rPr>
        <w:t>, showed that the policy outlined procedures for conducting clinical assessments, requiring clinicians to document age-appropriate strengths-based psychosocial assessments, including behavioral and physical health history, presenting issues, mental health history, substance use history, any risk of harm to self or others</w:t>
      </w:r>
      <w:r w:rsidR="17943135" w:rsidRPr="00BD6A4C">
        <w:rPr>
          <w:rFonts w:ascii="Arial" w:eastAsia="Arial" w:hAnsi="Arial" w:cs="Arial"/>
        </w:rPr>
        <w:t xml:space="preserve">, a </w:t>
      </w:r>
      <w:r w:rsidR="008E373E" w:rsidRPr="00BD6A4C">
        <w:rPr>
          <w:rFonts w:ascii="Arial" w:eastAsia="Arial" w:hAnsi="Arial" w:cs="Arial"/>
        </w:rPr>
        <w:t>self-assessment</w:t>
      </w:r>
      <w:r w:rsidR="17943135" w:rsidRPr="00BD6A4C">
        <w:rPr>
          <w:rFonts w:ascii="Arial" w:eastAsia="Arial" w:hAnsi="Arial" w:cs="Arial"/>
        </w:rPr>
        <w:t xml:space="preserve"> of use of alcohol and other drug</w:t>
      </w:r>
      <w:r w:rsidR="34A01F9B" w:rsidRPr="00BD6A4C">
        <w:rPr>
          <w:rFonts w:ascii="Arial" w:eastAsia="Arial" w:hAnsi="Arial" w:cs="Arial"/>
        </w:rPr>
        <w:t>s</w:t>
      </w:r>
      <w:r w:rsidR="17943135" w:rsidRPr="00BD6A4C">
        <w:rPr>
          <w:rFonts w:ascii="Arial" w:eastAsia="Arial" w:hAnsi="Arial" w:cs="Arial"/>
        </w:rPr>
        <w:t>, and a relapse history. The document further showed an assessment of any risk of harm</w:t>
      </w:r>
      <w:r w:rsidR="11F5B9A7" w:rsidRPr="00BD6A4C">
        <w:rPr>
          <w:rFonts w:ascii="Arial" w:eastAsia="Arial" w:hAnsi="Arial" w:cs="Arial"/>
        </w:rPr>
        <w:t xml:space="preserve"> to self or others, and if the assessment indicated there was such a risk, there would be </w:t>
      </w:r>
      <w:r w:rsidR="008E373E" w:rsidRPr="00BD6A4C">
        <w:rPr>
          <w:rFonts w:ascii="Arial" w:eastAsia="Arial" w:hAnsi="Arial" w:cs="Arial"/>
        </w:rPr>
        <w:t>a referral</w:t>
      </w:r>
      <w:r w:rsidR="11F5B9A7" w:rsidRPr="00BD6A4C">
        <w:rPr>
          <w:rFonts w:ascii="Arial" w:eastAsia="Arial" w:hAnsi="Arial" w:cs="Arial"/>
        </w:rPr>
        <w:t xml:space="preserve"> for provision of emergency/crisis services</w:t>
      </w:r>
      <w:r w:rsidR="00A113A4">
        <w:rPr>
          <w:rFonts w:ascii="Arial" w:eastAsia="Arial" w:hAnsi="Arial" w:cs="Arial"/>
        </w:rPr>
        <w:t>. The document showed this</w:t>
      </w:r>
      <w:r w:rsidR="7290B455" w:rsidRPr="00BD6A4C">
        <w:rPr>
          <w:rFonts w:ascii="Arial" w:eastAsia="Arial" w:hAnsi="Arial" w:cs="Arial"/>
        </w:rPr>
        <w:t xml:space="preserve"> </w:t>
      </w:r>
      <w:commentRangeStart w:id="19"/>
      <w:r w:rsidR="7290B455" w:rsidRPr="00BD6A4C">
        <w:rPr>
          <w:rFonts w:ascii="Arial" w:eastAsia="Arial" w:hAnsi="Arial" w:cs="Arial"/>
        </w:rPr>
        <w:t>to include the ASAM criteria placement review document used to assign risk ratings.</w:t>
      </w:r>
      <w:commentRangeEnd w:id="19"/>
      <w:r w:rsidR="00783B50">
        <w:rPr>
          <w:rStyle w:val="CommentReference"/>
        </w:rPr>
        <w:commentReference w:id="19"/>
      </w:r>
    </w:p>
    <w:p w14:paraId="41CA3199" w14:textId="3DAD5AF4" w:rsidR="0A5FAED0" w:rsidRPr="00BD6A4C" w:rsidRDefault="0A5FAED0" w:rsidP="7EFA2F87">
      <w:pPr>
        <w:spacing w:before="240" w:after="240"/>
        <w:rPr>
          <w:rFonts w:ascii="Arial" w:eastAsia="Arial" w:hAnsi="Arial" w:cs="Arial"/>
        </w:rPr>
      </w:pPr>
      <w:r w:rsidRPr="00BD6A4C">
        <w:rPr>
          <w:rFonts w:ascii="Arial" w:eastAsia="Arial" w:hAnsi="Arial" w:cs="Arial"/>
        </w:rPr>
        <w:t>A review of the facility</w:t>
      </w:r>
      <w:r w:rsidR="3000332C" w:rsidRPr="00BD6A4C">
        <w:rPr>
          <w:rFonts w:ascii="Arial" w:eastAsia="Arial" w:hAnsi="Arial" w:cs="Arial"/>
        </w:rPr>
        <w:t>'</w:t>
      </w:r>
      <w:r w:rsidRPr="00BD6A4C">
        <w:rPr>
          <w:rFonts w:ascii="Arial" w:eastAsia="Arial" w:hAnsi="Arial" w:cs="Arial"/>
        </w:rPr>
        <w:t xml:space="preserve">s policy and procedure titled </w:t>
      </w:r>
      <w:r w:rsidR="359F0AFA" w:rsidRPr="00BD6A4C">
        <w:rPr>
          <w:rFonts w:ascii="Arial" w:eastAsia="Arial" w:hAnsi="Arial" w:cs="Arial"/>
        </w:rPr>
        <w:t>"</w:t>
      </w:r>
      <w:r w:rsidRPr="00BD6A4C">
        <w:rPr>
          <w:rFonts w:ascii="Arial" w:eastAsia="Arial" w:hAnsi="Arial" w:cs="Arial"/>
        </w:rPr>
        <w:t>2.05 Crisis Plans</w:t>
      </w:r>
      <w:r w:rsidR="359F0AFA" w:rsidRPr="00BD6A4C">
        <w:rPr>
          <w:rFonts w:ascii="Arial" w:eastAsia="Arial" w:hAnsi="Arial" w:cs="Arial"/>
        </w:rPr>
        <w:t>"</w:t>
      </w:r>
      <w:r w:rsidR="00CF66C5">
        <w:rPr>
          <w:rFonts w:ascii="Arial" w:eastAsia="Arial" w:hAnsi="Arial" w:cs="Arial"/>
        </w:rPr>
        <w:t>,</w:t>
      </w:r>
      <w:r w:rsidRPr="00BD6A4C">
        <w:rPr>
          <w:rFonts w:ascii="Arial" w:eastAsia="Arial" w:hAnsi="Arial" w:cs="Arial"/>
        </w:rPr>
        <w:t xml:space="preserve"> dated </w:t>
      </w:r>
      <w:r w:rsidR="00673919">
        <w:rPr>
          <w:rFonts w:ascii="Arial" w:eastAsia="Arial" w:hAnsi="Arial" w:cs="Arial"/>
        </w:rPr>
        <w:t>0</w:t>
      </w:r>
      <w:r w:rsidR="522E7D3B" w:rsidRPr="00BD6A4C">
        <w:rPr>
          <w:rFonts w:ascii="Arial" w:eastAsia="Arial" w:hAnsi="Arial" w:cs="Arial"/>
        </w:rPr>
        <w:t>5/16/24</w:t>
      </w:r>
      <w:r w:rsidRPr="00BD6A4C">
        <w:rPr>
          <w:rFonts w:ascii="Arial" w:eastAsia="Arial" w:hAnsi="Arial" w:cs="Arial"/>
        </w:rPr>
        <w:t xml:space="preserve">, showed that the policy outlined procedures for developing </w:t>
      </w:r>
      <w:r w:rsidR="4E360146" w:rsidRPr="00BD6A4C">
        <w:rPr>
          <w:rFonts w:ascii="Arial" w:eastAsia="Arial" w:hAnsi="Arial" w:cs="Arial"/>
        </w:rPr>
        <w:t xml:space="preserve">personal safety/crisis intervention plans that </w:t>
      </w:r>
      <w:r w:rsidR="00275E9B">
        <w:rPr>
          <w:rFonts w:ascii="Arial" w:eastAsia="Arial" w:hAnsi="Arial" w:cs="Arial"/>
        </w:rPr>
        <w:t>were</w:t>
      </w:r>
      <w:r w:rsidR="00275E9B" w:rsidRPr="00BD6A4C">
        <w:rPr>
          <w:rFonts w:ascii="Arial" w:eastAsia="Arial" w:hAnsi="Arial" w:cs="Arial"/>
        </w:rPr>
        <w:t xml:space="preserve"> </w:t>
      </w:r>
      <w:r w:rsidR="4E360146" w:rsidRPr="00BD6A4C">
        <w:rPr>
          <w:rFonts w:ascii="Arial" w:eastAsia="Arial" w:hAnsi="Arial" w:cs="Arial"/>
        </w:rPr>
        <w:t>developed as soon as possible, when an assessment identified a potential risk of dangerous behaviors. The policy fu</w:t>
      </w:r>
      <w:r w:rsidR="2A7A2260" w:rsidRPr="00BD6A4C">
        <w:rPr>
          <w:rFonts w:ascii="Arial" w:eastAsia="Arial" w:hAnsi="Arial" w:cs="Arial"/>
        </w:rPr>
        <w:t xml:space="preserve">rther showed </w:t>
      </w:r>
      <w:r w:rsidR="15D9AD60" w:rsidRPr="00BD6A4C">
        <w:rPr>
          <w:rFonts w:ascii="Arial" w:eastAsia="Arial" w:hAnsi="Arial" w:cs="Arial"/>
        </w:rPr>
        <w:t xml:space="preserve">the risk assessment could occur during the formal </w:t>
      </w:r>
      <w:commentRangeStart w:id="20"/>
      <w:commentRangeStart w:id="21"/>
      <w:r w:rsidR="15D9AD60" w:rsidRPr="00BD6A4C">
        <w:rPr>
          <w:rFonts w:ascii="Arial" w:eastAsia="Arial" w:hAnsi="Arial" w:cs="Arial"/>
        </w:rPr>
        <w:t>Screening</w:t>
      </w:r>
      <w:r w:rsidR="009D1780">
        <w:rPr>
          <w:rFonts w:ascii="Arial" w:eastAsia="Arial" w:hAnsi="Arial" w:cs="Arial"/>
        </w:rPr>
        <w:t xml:space="preserve"> or </w:t>
      </w:r>
      <w:r w:rsidR="15D9AD60" w:rsidRPr="00BD6A4C">
        <w:rPr>
          <w:rFonts w:ascii="Arial" w:eastAsia="Arial" w:hAnsi="Arial" w:cs="Arial"/>
        </w:rPr>
        <w:t>Intake Assessment</w:t>
      </w:r>
      <w:commentRangeEnd w:id="20"/>
      <w:r w:rsidR="00CB2866">
        <w:rPr>
          <w:rStyle w:val="CommentReference"/>
        </w:rPr>
        <w:commentReference w:id="20"/>
      </w:r>
      <w:commentRangeEnd w:id="21"/>
      <w:r w:rsidR="00F548FC">
        <w:rPr>
          <w:rStyle w:val="CommentReference"/>
        </w:rPr>
        <w:commentReference w:id="21"/>
      </w:r>
      <w:r w:rsidR="15D9AD60" w:rsidRPr="00BD6A4C">
        <w:rPr>
          <w:rFonts w:ascii="Arial" w:eastAsia="Arial" w:hAnsi="Arial" w:cs="Arial"/>
        </w:rPr>
        <w:t xml:space="preserve"> process, or at any point thereafter.</w:t>
      </w:r>
    </w:p>
    <w:p w14:paraId="6202A483" w14:textId="79D4B96C" w:rsidR="6D2AE0A0" w:rsidRPr="00CF67DA" w:rsidRDefault="0A5FAED0" w:rsidP="675C11A6">
      <w:pPr>
        <w:spacing w:before="240" w:after="240"/>
        <w:rPr>
          <w:rFonts w:ascii="Arial" w:hAnsi="Arial" w:cs="Arial"/>
        </w:rPr>
      </w:pPr>
      <w:r w:rsidRPr="00BD6A4C">
        <w:rPr>
          <w:rFonts w:ascii="Arial" w:eastAsia="Arial" w:hAnsi="Arial" w:cs="Arial"/>
        </w:rPr>
        <w:lastRenderedPageBreak/>
        <w:t>A review of the facility</w:t>
      </w:r>
      <w:r w:rsidR="69327858" w:rsidRPr="00BD6A4C">
        <w:rPr>
          <w:rFonts w:ascii="Arial" w:eastAsia="Arial" w:hAnsi="Arial" w:cs="Arial"/>
        </w:rPr>
        <w:t>'</w:t>
      </w:r>
      <w:r w:rsidRPr="00BD6A4C">
        <w:rPr>
          <w:rFonts w:ascii="Arial" w:eastAsia="Arial" w:hAnsi="Arial" w:cs="Arial"/>
        </w:rPr>
        <w:t xml:space="preserve">s policy and procedure titled </w:t>
      </w:r>
      <w:r w:rsidR="359F0AFA" w:rsidRPr="00BD6A4C">
        <w:rPr>
          <w:rFonts w:ascii="Arial" w:eastAsia="Arial" w:hAnsi="Arial" w:cs="Arial"/>
        </w:rPr>
        <w:t>"</w:t>
      </w:r>
      <w:r w:rsidRPr="00BD6A4C">
        <w:rPr>
          <w:rFonts w:ascii="Arial" w:eastAsia="Arial" w:hAnsi="Arial" w:cs="Arial"/>
        </w:rPr>
        <w:t>2.06 Personal Safety Plan</w:t>
      </w:r>
      <w:r w:rsidR="359F0AFA" w:rsidRPr="00BD6A4C">
        <w:rPr>
          <w:rFonts w:ascii="Arial" w:eastAsia="Arial" w:hAnsi="Arial" w:cs="Arial"/>
        </w:rPr>
        <w:t>"</w:t>
      </w:r>
      <w:r w:rsidR="00CF66C5">
        <w:rPr>
          <w:rFonts w:ascii="Arial" w:eastAsia="Arial" w:hAnsi="Arial" w:cs="Arial"/>
        </w:rPr>
        <w:t>,</w:t>
      </w:r>
      <w:r w:rsidRPr="00BD6A4C">
        <w:rPr>
          <w:rFonts w:ascii="Arial" w:eastAsia="Arial" w:hAnsi="Arial" w:cs="Arial"/>
        </w:rPr>
        <w:t xml:space="preserve"> dated </w:t>
      </w:r>
      <w:r w:rsidR="00673919">
        <w:rPr>
          <w:rFonts w:ascii="Arial" w:eastAsia="Arial" w:hAnsi="Arial" w:cs="Arial"/>
        </w:rPr>
        <w:t>0</w:t>
      </w:r>
      <w:r w:rsidR="41A4405F" w:rsidRPr="00BD6A4C">
        <w:rPr>
          <w:rFonts w:ascii="Arial" w:eastAsia="Arial" w:hAnsi="Arial" w:cs="Arial"/>
        </w:rPr>
        <w:t>5/16/24</w:t>
      </w:r>
      <w:r w:rsidRPr="00BD6A4C">
        <w:rPr>
          <w:rFonts w:ascii="Arial" w:eastAsia="Arial" w:hAnsi="Arial" w:cs="Arial"/>
        </w:rPr>
        <w:t xml:space="preserve">, showed that the policy outlined procedures for developing personal safety plans, requiring staff to assess individual safety risks, identify specific safety strategies, include emergency contacts, and document the plan in the </w:t>
      </w:r>
      <w:r w:rsidR="007C3C01">
        <w:rPr>
          <w:rFonts w:ascii="Arial" w:eastAsia="Arial" w:hAnsi="Arial" w:cs="Arial"/>
        </w:rPr>
        <w:t>patient’s</w:t>
      </w:r>
      <w:r w:rsidR="007C3C01" w:rsidRPr="00BD6A4C">
        <w:rPr>
          <w:rFonts w:ascii="Arial" w:eastAsia="Arial" w:hAnsi="Arial" w:cs="Arial"/>
        </w:rPr>
        <w:t xml:space="preserve"> </w:t>
      </w:r>
      <w:r w:rsidRPr="00BD6A4C">
        <w:rPr>
          <w:rFonts w:ascii="Arial" w:eastAsia="Arial" w:hAnsi="Arial" w:cs="Arial"/>
        </w:rPr>
        <w:t xml:space="preserve">record. It also mandated regular updates based on changing needs and training for staff to support implementation during potential safety threats. </w:t>
      </w:r>
    </w:p>
    <w:p w14:paraId="728EB73D" w14:textId="18598ABB" w:rsidR="6D2AE0A0" w:rsidRPr="00CF67DA" w:rsidRDefault="40F45DA6" w:rsidP="675C11A6">
      <w:pPr>
        <w:spacing w:before="240" w:after="240"/>
        <w:rPr>
          <w:rFonts w:ascii="Arial" w:hAnsi="Arial" w:cs="Arial"/>
        </w:rPr>
      </w:pPr>
      <w:r w:rsidRPr="00BD6A4C">
        <w:rPr>
          <w:rFonts w:ascii="Arial" w:eastAsia="Arial" w:hAnsi="Arial" w:cs="Arial"/>
        </w:rPr>
        <w:t>A review of the facility</w:t>
      </w:r>
      <w:r w:rsidR="53CB8320" w:rsidRPr="00BD6A4C">
        <w:rPr>
          <w:rFonts w:ascii="Arial" w:eastAsia="Arial" w:hAnsi="Arial" w:cs="Arial"/>
        </w:rPr>
        <w:t>'</w:t>
      </w:r>
      <w:r w:rsidRPr="00BD6A4C">
        <w:rPr>
          <w:rFonts w:ascii="Arial" w:eastAsia="Arial" w:hAnsi="Arial" w:cs="Arial"/>
        </w:rPr>
        <w:t xml:space="preserve">s policy and procedure titled </w:t>
      </w:r>
      <w:r w:rsidR="359F0AFA" w:rsidRPr="00BD6A4C">
        <w:rPr>
          <w:rFonts w:ascii="Arial" w:eastAsia="Arial" w:hAnsi="Arial" w:cs="Arial"/>
        </w:rPr>
        <w:t>"</w:t>
      </w:r>
      <w:r w:rsidRPr="00BD6A4C">
        <w:rPr>
          <w:rFonts w:ascii="Arial" w:eastAsia="Arial" w:hAnsi="Arial" w:cs="Arial"/>
        </w:rPr>
        <w:t>2.11 Completing and Submitting Reports</w:t>
      </w:r>
      <w:r w:rsidR="359F0AFA" w:rsidRPr="00BD6A4C">
        <w:rPr>
          <w:rFonts w:ascii="Arial" w:eastAsia="Arial" w:hAnsi="Arial" w:cs="Arial"/>
        </w:rPr>
        <w:t>"</w:t>
      </w:r>
      <w:r w:rsidR="00CF66C5">
        <w:rPr>
          <w:rFonts w:ascii="Arial" w:eastAsia="Arial" w:hAnsi="Arial" w:cs="Arial"/>
        </w:rPr>
        <w:t>,</w:t>
      </w:r>
      <w:r w:rsidRPr="00BD6A4C">
        <w:rPr>
          <w:rFonts w:ascii="Arial" w:eastAsia="Arial" w:hAnsi="Arial" w:cs="Arial"/>
        </w:rPr>
        <w:t xml:space="preserve"> dated </w:t>
      </w:r>
      <w:r w:rsidR="00673919">
        <w:rPr>
          <w:rFonts w:ascii="Arial" w:eastAsia="Arial" w:hAnsi="Arial" w:cs="Arial"/>
        </w:rPr>
        <w:t>0</w:t>
      </w:r>
      <w:r w:rsidR="27F524A1" w:rsidRPr="00BD6A4C">
        <w:rPr>
          <w:rFonts w:ascii="Arial" w:eastAsia="Arial" w:hAnsi="Arial" w:cs="Arial"/>
        </w:rPr>
        <w:t>5/14/24</w:t>
      </w:r>
      <w:r w:rsidRPr="00BD6A4C">
        <w:rPr>
          <w:rFonts w:ascii="Arial" w:eastAsia="Arial" w:hAnsi="Arial" w:cs="Arial"/>
        </w:rPr>
        <w:t xml:space="preserve">, showed that the policy outlined procedures for completing and submitting reports, requiring staff to document incidents, including deaths or overdoses, on designated forms within 24 hours of occurrence. It mandated </w:t>
      </w:r>
      <w:r w:rsidR="008E373E" w:rsidRPr="00BD6A4C">
        <w:rPr>
          <w:rFonts w:ascii="Arial" w:eastAsia="Arial" w:hAnsi="Arial" w:cs="Arial"/>
        </w:rPr>
        <w:t>the submission</w:t>
      </w:r>
      <w:r w:rsidRPr="00BD6A4C">
        <w:rPr>
          <w:rFonts w:ascii="Arial" w:eastAsia="Arial" w:hAnsi="Arial" w:cs="Arial"/>
        </w:rPr>
        <w:t xml:space="preserve"> of completed reports to the Compliance and Risk Management Office within 72 hours, with copies provided to the Administrator and relevant supervisors. </w:t>
      </w:r>
    </w:p>
    <w:p w14:paraId="51115896" w14:textId="52C47CF9" w:rsidR="6D2AE0A0" w:rsidRPr="00BD6A4C" w:rsidRDefault="5ABF5D42" w:rsidP="60D887FD">
      <w:pPr>
        <w:spacing w:before="240" w:after="240"/>
        <w:rPr>
          <w:rFonts w:ascii="Arial" w:eastAsia="Arial" w:hAnsi="Arial" w:cs="Arial"/>
        </w:rPr>
      </w:pPr>
      <w:r w:rsidRPr="00BD6A4C">
        <w:rPr>
          <w:rFonts w:ascii="Arial" w:eastAsia="Arial" w:hAnsi="Arial" w:cs="Arial"/>
        </w:rPr>
        <w:t>A review of the facility</w:t>
      </w:r>
      <w:r w:rsidR="0333257C" w:rsidRPr="00BD6A4C">
        <w:rPr>
          <w:rFonts w:ascii="Arial" w:eastAsia="Arial" w:hAnsi="Arial" w:cs="Arial"/>
        </w:rPr>
        <w:t>'</w:t>
      </w:r>
      <w:r w:rsidRPr="00BD6A4C">
        <w:rPr>
          <w:rFonts w:ascii="Arial" w:eastAsia="Arial" w:hAnsi="Arial" w:cs="Arial"/>
        </w:rPr>
        <w:t xml:space="preserve">s policy and procedure titled </w:t>
      </w:r>
      <w:r w:rsidR="359F0AFA" w:rsidRPr="00BD6A4C">
        <w:rPr>
          <w:rFonts w:ascii="Arial" w:eastAsia="Arial" w:hAnsi="Arial" w:cs="Arial"/>
        </w:rPr>
        <w:t>"</w:t>
      </w:r>
      <w:r w:rsidRPr="00BD6A4C">
        <w:rPr>
          <w:rFonts w:ascii="Arial" w:eastAsia="Arial" w:hAnsi="Arial" w:cs="Arial"/>
        </w:rPr>
        <w:t>2.12 Death of a Patient</w:t>
      </w:r>
      <w:r w:rsidR="359F0AFA" w:rsidRPr="00BD6A4C">
        <w:rPr>
          <w:rFonts w:ascii="Arial" w:eastAsia="Arial" w:hAnsi="Arial" w:cs="Arial"/>
        </w:rPr>
        <w:t>"</w:t>
      </w:r>
      <w:r w:rsidR="00CF66C5">
        <w:rPr>
          <w:rFonts w:ascii="Arial" w:eastAsia="Arial" w:hAnsi="Arial" w:cs="Arial"/>
        </w:rPr>
        <w:t>,</w:t>
      </w:r>
      <w:r w:rsidRPr="00BD6A4C">
        <w:rPr>
          <w:rFonts w:ascii="Arial" w:eastAsia="Arial" w:hAnsi="Arial" w:cs="Arial"/>
        </w:rPr>
        <w:t xml:space="preserve"> dated </w:t>
      </w:r>
      <w:r w:rsidR="00F37D21">
        <w:rPr>
          <w:rFonts w:ascii="Arial" w:eastAsia="Arial" w:hAnsi="Arial" w:cs="Arial"/>
        </w:rPr>
        <w:t>0</w:t>
      </w:r>
      <w:r w:rsidR="5DCC47DD" w:rsidRPr="00BD6A4C">
        <w:rPr>
          <w:rFonts w:ascii="Arial" w:eastAsia="Arial" w:hAnsi="Arial" w:cs="Arial"/>
        </w:rPr>
        <w:t>5/14/24</w:t>
      </w:r>
      <w:r w:rsidRPr="00BD6A4C">
        <w:rPr>
          <w:rFonts w:ascii="Arial" w:eastAsia="Arial" w:hAnsi="Arial" w:cs="Arial"/>
        </w:rPr>
        <w:t>, showed that the policy outlined procedures for managing a patient</w:t>
      </w:r>
      <w:r w:rsidR="2ABBC879" w:rsidRPr="00BD6A4C">
        <w:rPr>
          <w:rFonts w:ascii="Arial" w:eastAsia="Arial" w:hAnsi="Arial" w:cs="Arial"/>
        </w:rPr>
        <w:t>'</w:t>
      </w:r>
      <w:r w:rsidRPr="00BD6A4C">
        <w:rPr>
          <w:rFonts w:ascii="Arial" w:eastAsia="Arial" w:hAnsi="Arial" w:cs="Arial"/>
        </w:rPr>
        <w:t>s death, requiring staff to call 911, secure the area, notify authorities</w:t>
      </w:r>
      <w:r w:rsidR="00386B7C">
        <w:rPr>
          <w:rFonts w:ascii="Arial" w:eastAsia="Arial" w:hAnsi="Arial" w:cs="Arial"/>
        </w:rPr>
        <w:t>,</w:t>
      </w:r>
      <w:r w:rsidRPr="00BD6A4C">
        <w:rPr>
          <w:rFonts w:ascii="Arial" w:eastAsia="Arial" w:hAnsi="Arial" w:cs="Arial"/>
        </w:rPr>
        <w:t xml:space="preserve"> including the Department of Health, conduct an internal investigation, and maintain confidentiality. It also restricted responses to third-party inquiries to the Administrator or Compliance and Risk Management Director. </w:t>
      </w:r>
    </w:p>
    <w:p w14:paraId="5EA6972D" w14:textId="35E61D1A" w:rsidR="6D2AE0A0" w:rsidRPr="00CF67DA" w:rsidRDefault="43095CEA" w:rsidP="675C11A6">
      <w:pPr>
        <w:spacing w:before="240" w:after="240"/>
        <w:rPr>
          <w:rFonts w:ascii="Arial" w:hAnsi="Arial" w:cs="Arial"/>
        </w:rPr>
      </w:pPr>
      <w:r w:rsidRPr="00BD6A4C">
        <w:rPr>
          <w:rFonts w:ascii="Arial" w:eastAsia="Arial" w:hAnsi="Arial" w:cs="Arial"/>
        </w:rPr>
        <w:t>A review of the facility</w:t>
      </w:r>
      <w:r w:rsidR="6EB43990" w:rsidRPr="00BD6A4C">
        <w:rPr>
          <w:rFonts w:ascii="Arial" w:eastAsia="Arial" w:hAnsi="Arial" w:cs="Arial"/>
        </w:rPr>
        <w:t>'</w:t>
      </w:r>
      <w:r w:rsidRPr="00BD6A4C">
        <w:rPr>
          <w:rFonts w:ascii="Arial" w:eastAsia="Arial" w:hAnsi="Arial" w:cs="Arial"/>
        </w:rPr>
        <w:t xml:space="preserve">s policy and procedure titled </w:t>
      </w:r>
      <w:r w:rsidR="359F0AFA" w:rsidRPr="00BD6A4C">
        <w:rPr>
          <w:rFonts w:ascii="Arial" w:eastAsia="Arial" w:hAnsi="Arial" w:cs="Arial"/>
        </w:rPr>
        <w:t>"</w:t>
      </w:r>
      <w:r w:rsidRPr="00BD6A4C">
        <w:rPr>
          <w:rFonts w:ascii="Arial" w:eastAsia="Arial" w:hAnsi="Arial" w:cs="Arial"/>
        </w:rPr>
        <w:t>2.14 Incident Reporting</w:t>
      </w:r>
      <w:r w:rsidR="359F0AFA" w:rsidRPr="00BD6A4C">
        <w:rPr>
          <w:rFonts w:ascii="Arial" w:eastAsia="Arial" w:hAnsi="Arial" w:cs="Arial"/>
        </w:rPr>
        <w:t>"</w:t>
      </w:r>
      <w:r w:rsidR="00CF66C5">
        <w:rPr>
          <w:rFonts w:ascii="Arial" w:eastAsia="Arial" w:hAnsi="Arial" w:cs="Arial"/>
        </w:rPr>
        <w:t>,</w:t>
      </w:r>
      <w:r w:rsidRPr="00BD6A4C">
        <w:rPr>
          <w:rFonts w:ascii="Arial" w:eastAsia="Arial" w:hAnsi="Arial" w:cs="Arial"/>
        </w:rPr>
        <w:t xml:space="preserve"> dated </w:t>
      </w:r>
      <w:r w:rsidR="00F37D21">
        <w:rPr>
          <w:rFonts w:ascii="Arial" w:eastAsia="Arial" w:hAnsi="Arial" w:cs="Arial"/>
        </w:rPr>
        <w:t>0</w:t>
      </w:r>
      <w:r w:rsidR="0E41904C" w:rsidRPr="00BD6A4C">
        <w:rPr>
          <w:rFonts w:ascii="Arial" w:eastAsia="Arial" w:hAnsi="Arial" w:cs="Arial"/>
        </w:rPr>
        <w:t>5/14/24</w:t>
      </w:r>
      <w:r w:rsidRPr="00BD6A4C">
        <w:rPr>
          <w:rFonts w:ascii="Arial" w:eastAsia="Arial" w:hAnsi="Arial" w:cs="Arial"/>
        </w:rPr>
        <w:t>, showed that the policy outlined procedures for reporting incidents, requiring staff to immediately report critical incidents</w:t>
      </w:r>
      <w:r w:rsidR="00386B7C">
        <w:rPr>
          <w:rFonts w:ascii="Arial" w:eastAsia="Arial" w:hAnsi="Arial" w:cs="Arial"/>
        </w:rPr>
        <w:t>,</w:t>
      </w:r>
      <w:r w:rsidRPr="00BD6A4C">
        <w:rPr>
          <w:rFonts w:ascii="Arial" w:eastAsia="Arial" w:hAnsi="Arial" w:cs="Arial"/>
        </w:rPr>
        <w:t xml:space="preserve"> including deaths, overdoses, injuries, or abuse</w:t>
      </w:r>
      <w:r w:rsidR="00386B7C">
        <w:rPr>
          <w:rFonts w:ascii="Arial" w:eastAsia="Arial" w:hAnsi="Arial" w:cs="Arial"/>
        </w:rPr>
        <w:t>,</w:t>
      </w:r>
      <w:r w:rsidRPr="00BD6A4C">
        <w:rPr>
          <w:rFonts w:ascii="Arial" w:eastAsia="Arial" w:hAnsi="Arial" w:cs="Arial"/>
        </w:rPr>
        <w:t xml:space="preserve"> to the Administrator or designee within 24 hours. It mandated completion of an incident </w:t>
      </w:r>
      <w:r w:rsidR="008E373E" w:rsidRPr="00BD6A4C">
        <w:rPr>
          <w:rFonts w:ascii="Arial" w:eastAsia="Arial" w:hAnsi="Arial" w:cs="Arial"/>
        </w:rPr>
        <w:t>report</w:t>
      </w:r>
      <w:r w:rsidRPr="00BD6A4C">
        <w:rPr>
          <w:rFonts w:ascii="Arial" w:eastAsia="Arial" w:hAnsi="Arial" w:cs="Arial"/>
        </w:rPr>
        <w:t xml:space="preserve"> detailing the event, actions taken, and involved parties, with submission to the Compliance and Risk Management Office within 72 hours. The policy required notification to the Washington State Health Care Authority (HCA) and other relevant authorities per WAC 246-341-0410(4)(g) and WAC 246-337-048, maintenance of confidential records, and quarterly reviews of incident data to identify trends and improve safety measures. </w:t>
      </w:r>
    </w:p>
    <w:p w14:paraId="00D6ECCE" w14:textId="36E86FCD" w:rsidR="6D2AE0A0" w:rsidRPr="00CF67DA" w:rsidRDefault="086D1D28" w:rsidP="675C11A6">
      <w:pPr>
        <w:spacing w:before="240" w:after="240"/>
        <w:rPr>
          <w:rFonts w:ascii="Arial" w:hAnsi="Arial" w:cs="Arial"/>
        </w:rPr>
      </w:pPr>
      <w:r w:rsidRPr="00BD6A4C">
        <w:rPr>
          <w:rFonts w:ascii="Arial" w:eastAsia="Arial" w:hAnsi="Arial" w:cs="Arial"/>
        </w:rPr>
        <w:t>A review of the facility</w:t>
      </w:r>
      <w:r w:rsidR="67E8BB80" w:rsidRPr="00BD6A4C">
        <w:rPr>
          <w:rFonts w:ascii="Arial" w:eastAsia="Arial" w:hAnsi="Arial" w:cs="Arial"/>
        </w:rPr>
        <w:t>'</w:t>
      </w:r>
      <w:r w:rsidRPr="00BD6A4C">
        <w:rPr>
          <w:rFonts w:ascii="Arial" w:eastAsia="Arial" w:hAnsi="Arial" w:cs="Arial"/>
        </w:rPr>
        <w:t xml:space="preserve">s policy and procedure titled </w:t>
      </w:r>
      <w:r w:rsidR="359F0AFA" w:rsidRPr="00BD6A4C">
        <w:rPr>
          <w:rFonts w:ascii="Arial" w:eastAsia="Arial" w:hAnsi="Arial" w:cs="Arial"/>
        </w:rPr>
        <w:t>"</w:t>
      </w:r>
      <w:r w:rsidRPr="00BD6A4C">
        <w:rPr>
          <w:rFonts w:ascii="Arial" w:eastAsia="Arial" w:hAnsi="Arial" w:cs="Arial"/>
        </w:rPr>
        <w:t>2.17 Individual Rights</w:t>
      </w:r>
      <w:r w:rsidR="359F0AFA" w:rsidRPr="00BD6A4C">
        <w:rPr>
          <w:rFonts w:ascii="Arial" w:eastAsia="Arial" w:hAnsi="Arial" w:cs="Arial"/>
        </w:rPr>
        <w:t>"</w:t>
      </w:r>
      <w:r w:rsidR="00086C8C">
        <w:rPr>
          <w:rFonts w:ascii="Arial" w:eastAsia="Arial" w:hAnsi="Arial" w:cs="Arial"/>
        </w:rPr>
        <w:t>,</w:t>
      </w:r>
      <w:r w:rsidRPr="00BD6A4C">
        <w:rPr>
          <w:rFonts w:ascii="Arial" w:eastAsia="Arial" w:hAnsi="Arial" w:cs="Arial"/>
        </w:rPr>
        <w:t xml:space="preserve"> dated </w:t>
      </w:r>
      <w:r w:rsidR="00086C8C">
        <w:rPr>
          <w:rFonts w:ascii="Arial" w:eastAsia="Arial" w:hAnsi="Arial" w:cs="Arial"/>
        </w:rPr>
        <w:t>0</w:t>
      </w:r>
      <w:r w:rsidR="2CB00011" w:rsidRPr="00BD6A4C">
        <w:rPr>
          <w:rFonts w:ascii="Arial" w:eastAsia="Arial" w:hAnsi="Arial" w:cs="Arial"/>
        </w:rPr>
        <w:t>5/14/24</w:t>
      </w:r>
      <w:r w:rsidRPr="00BD6A4C">
        <w:rPr>
          <w:rFonts w:ascii="Arial" w:eastAsia="Arial" w:hAnsi="Arial" w:cs="Arial"/>
        </w:rPr>
        <w:t xml:space="preserve">, showed that the policy outlined procedures to protect </w:t>
      </w:r>
      <w:r w:rsidR="00AD231F">
        <w:rPr>
          <w:rFonts w:ascii="Arial" w:eastAsia="Arial" w:hAnsi="Arial" w:cs="Arial"/>
        </w:rPr>
        <w:t>patient</w:t>
      </w:r>
      <w:r w:rsidR="00AD231F" w:rsidRPr="00BD6A4C">
        <w:rPr>
          <w:rFonts w:ascii="Arial" w:eastAsia="Arial" w:hAnsi="Arial" w:cs="Arial"/>
        </w:rPr>
        <w:t xml:space="preserve"> </w:t>
      </w:r>
      <w:r w:rsidRPr="00BD6A4C">
        <w:rPr>
          <w:rFonts w:ascii="Arial" w:eastAsia="Arial" w:hAnsi="Arial" w:cs="Arial"/>
        </w:rPr>
        <w:t xml:space="preserve">rights, requiring staff to inform patients of their rights upon admission, including the right to respectful treatment, privacy, and participation in treatment decisions. It mandated documentation of rights acknowledgment in the </w:t>
      </w:r>
      <w:r w:rsidR="00AD231F">
        <w:rPr>
          <w:rFonts w:ascii="Arial" w:eastAsia="Arial" w:hAnsi="Arial" w:cs="Arial"/>
        </w:rPr>
        <w:t>patient’s</w:t>
      </w:r>
      <w:r w:rsidR="00AD231F" w:rsidRPr="00BD6A4C">
        <w:rPr>
          <w:rFonts w:ascii="Arial" w:eastAsia="Arial" w:hAnsi="Arial" w:cs="Arial"/>
        </w:rPr>
        <w:t xml:space="preserve"> </w:t>
      </w:r>
      <w:r w:rsidRPr="00BD6A4C">
        <w:rPr>
          <w:rFonts w:ascii="Arial" w:eastAsia="Arial" w:hAnsi="Arial" w:cs="Arial"/>
        </w:rPr>
        <w:t xml:space="preserve">record, provision of a grievance process for rights violations, and training for staff on respecting these rights. The policy also required regular reviews to ensure compliance and addressed the right to refuse treatment, with exceptions noted for emergencies. </w:t>
      </w:r>
    </w:p>
    <w:p w14:paraId="0C333EAA" w14:textId="66E9C135" w:rsidR="6DAA1C5F" w:rsidRPr="00BD6A4C" w:rsidRDefault="6DAA1C5F" w:rsidP="7EFA2F87">
      <w:pPr>
        <w:spacing w:before="240" w:after="240"/>
        <w:rPr>
          <w:rFonts w:ascii="Arial" w:eastAsia="Arial" w:hAnsi="Arial" w:cs="Arial"/>
        </w:rPr>
      </w:pPr>
      <w:r w:rsidRPr="00BD6A4C">
        <w:rPr>
          <w:rFonts w:ascii="Arial" w:eastAsia="Arial" w:hAnsi="Arial" w:cs="Arial"/>
        </w:rPr>
        <w:t>A review of the facility</w:t>
      </w:r>
      <w:r w:rsidR="0F92A61B" w:rsidRPr="00BD6A4C">
        <w:rPr>
          <w:rFonts w:ascii="Arial" w:eastAsia="Arial" w:hAnsi="Arial" w:cs="Arial"/>
        </w:rPr>
        <w:t>'</w:t>
      </w:r>
      <w:r w:rsidRPr="00BD6A4C">
        <w:rPr>
          <w:rFonts w:ascii="Arial" w:eastAsia="Arial" w:hAnsi="Arial" w:cs="Arial"/>
        </w:rPr>
        <w:t xml:space="preserve">s policy and procedure titled </w:t>
      </w:r>
      <w:r w:rsidR="359F0AFA" w:rsidRPr="00BD6A4C">
        <w:rPr>
          <w:rFonts w:ascii="Arial" w:eastAsia="Arial" w:hAnsi="Arial" w:cs="Arial"/>
        </w:rPr>
        <w:t>"</w:t>
      </w:r>
      <w:r w:rsidRPr="00BD6A4C">
        <w:rPr>
          <w:rFonts w:ascii="Arial" w:eastAsia="Arial" w:hAnsi="Arial" w:cs="Arial"/>
        </w:rPr>
        <w:t>3.01 Quality and Risk Management Plan</w:t>
      </w:r>
      <w:r w:rsidR="359F0AFA" w:rsidRPr="00BD6A4C">
        <w:rPr>
          <w:rFonts w:ascii="Arial" w:eastAsia="Arial" w:hAnsi="Arial" w:cs="Arial"/>
        </w:rPr>
        <w:t>"</w:t>
      </w:r>
      <w:r w:rsidR="00FA3BB9">
        <w:rPr>
          <w:rFonts w:ascii="Arial" w:eastAsia="Arial" w:hAnsi="Arial" w:cs="Arial"/>
        </w:rPr>
        <w:t>,</w:t>
      </w:r>
      <w:r w:rsidRPr="00BD6A4C">
        <w:rPr>
          <w:rFonts w:ascii="Arial" w:eastAsia="Arial" w:hAnsi="Arial" w:cs="Arial"/>
        </w:rPr>
        <w:t xml:space="preserve"> dated </w:t>
      </w:r>
      <w:r w:rsidR="009E7101">
        <w:rPr>
          <w:rFonts w:ascii="Arial" w:eastAsia="Arial" w:hAnsi="Arial" w:cs="Arial"/>
        </w:rPr>
        <w:t>0</w:t>
      </w:r>
      <w:r w:rsidR="1B24B57E" w:rsidRPr="00BD6A4C">
        <w:rPr>
          <w:rFonts w:ascii="Arial" w:eastAsia="Arial" w:hAnsi="Arial" w:cs="Arial"/>
        </w:rPr>
        <w:t>5/16/24</w:t>
      </w:r>
      <w:r w:rsidRPr="00BD6A4C">
        <w:rPr>
          <w:rFonts w:ascii="Arial" w:eastAsia="Arial" w:hAnsi="Arial" w:cs="Arial"/>
        </w:rPr>
        <w:t xml:space="preserve">, showed that the policy outlined </w:t>
      </w:r>
      <w:r w:rsidR="030261CC" w:rsidRPr="00BD6A4C">
        <w:rPr>
          <w:rFonts w:ascii="Arial" w:eastAsia="Arial" w:hAnsi="Arial" w:cs="Arial"/>
        </w:rPr>
        <w:t>measurable</w:t>
      </w:r>
      <w:r w:rsidR="5E4FDD95" w:rsidRPr="00BD6A4C">
        <w:rPr>
          <w:rFonts w:ascii="Arial" w:eastAsia="Arial" w:hAnsi="Arial" w:cs="Arial"/>
        </w:rPr>
        <w:t xml:space="preserve"> objectives that included performance indicators, status measures, or instruments to ensure the evaluation of death</w:t>
      </w:r>
      <w:r w:rsidR="761AB410" w:rsidRPr="00BD6A4C">
        <w:rPr>
          <w:rFonts w:ascii="Arial" w:eastAsia="Arial" w:hAnsi="Arial" w:cs="Arial"/>
        </w:rPr>
        <w:t xml:space="preserve"> or</w:t>
      </w:r>
      <w:r w:rsidR="5E4FDD95" w:rsidRPr="00BD6A4C">
        <w:rPr>
          <w:rFonts w:ascii="Arial" w:eastAsia="Arial" w:hAnsi="Arial" w:cs="Arial"/>
        </w:rPr>
        <w:t xml:space="preserve"> injuries which result</w:t>
      </w:r>
      <w:r w:rsidR="009E7101">
        <w:rPr>
          <w:rFonts w:ascii="Arial" w:eastAsia="Arial" w:hAnsi="Arial" w:cs="Arial"/>
        </w:rPr>
        <w:t>ed</w:t>
      </w:r>
      <w:r w:rsidR="5E4FDD95" w:rsidRPr="00BD6A4C">
        <w:rPr>
          <w:rFonts w:ascii="Arial" w:eastAsia="Arial" w:hAnsi="Arial" w:cs="Arial"/>
        </w:rPr>
        <w:t xml:space="preserve"> in serious or </w:t>
      </w:r>
      <w:r w:rsidR="0399DF79" w:rsidRPr="00BD6A4C">
        <w:rPr>
          <w:rFonts w:ascii="Arial" w:eastAsia="Arial" w:hAnsi="Arial" w:cs="Arial"/>
        </w:rPr>
        <w:t>unanticipated</w:t>
      </w:r>
      <w:r w:rsidR="5E4FDD95" w:rsidRPr="00BD6A4C">
        <w:rPr>
          <w:rFonts w:ascii="Arial" w:eastAsia="Arial" w:hAnsi="Arial" w:cs="Arial"/>
        </w:rPr>
        <w:t xml:space="preserve"> outcomes, security incidents, critical </w:t>
      </w:r>
      <w:r w:rsidR="193AE3C4" w:rsidRPr="00BD6A4C">
        <w:rPr>
          <w:rFonts w:ascii="Arial" w:eastAsia="Arial" w:hAnsi="Arial" w:cs="Arial"/>
        </w:rPr>
        <w:t>incidents</w:t>
      </w:r>
      <w:r w:rsidR="5E4FDD95" w:rsidRPr="00BD6A4C">
        <w:rPr>
          <w:rFonts w:ascii="Arial" w:eastAsia="Arial" w:hAnsi="Arial" w:cs="Arial"/>
        </w:rPr>
        <w:t xml:space="preserve">, and incident reports. </w:t>
      </w:r>
      <w:r w:rsidR="55064D01" w:rsidRPr="00BD6A4C">
        <w:rPr>
          <w:rFonts w:ascii="Arial" w:eastAsia="Arial" w:hAnsi="Arial" w:cs="Arial"/>
        </w:rPr>
        <w:t xml:space="preserve">The document also showed </w:t>
      </w:r>
      <w:r w:rsidRPr="00BD6A4C">
        <w:rPr>
          <w:rFonts w:ascii="Arial" w:eastAsia="Arial" w:hAnsi="Arial" w:cs="Arial"/>
        </w:rPr>
        <w:t xml:space="preserve">procedures to assess and improve care quality, enhance service effectiveness, and prevent serious or unanticipated resident outcomes. It required annual plan updates, compliance with WAC 246-341-0410(4)(g) and WAC 246-337-048, and use of evidence-based practices with fidelity measures to ensure adherence to treatment protocols. </w:t>
      </w:r>
      <w:r w:rsidR="2DA704F8" w:rsidRPr="00BD6A4C">
        <w:rPr>
          <w:rFonts w:ascii="Arial" w:eastAsia="Arial" w:hAnsi="Arial" w:cs="Arial"/>
        </w:rPr>
        <w:t xml:space="preserve">The policy and procedure further showed within three days of admission, </w:t>
      </w:r>
      <w:r w:rsidR="008E373E" w:rsidRPr="00BD6A4C">
        <w:rPr>
          <w:rFonts w:ascii="Arial" w:eastAsia="Arial" w:hAnsi="Arial" w:cs="Arial"/>
        </w:rPr>
        <w:t>everyone</w:t>
      </w:r>
      <w:r w:rsidR="2DA704F8" w:rsidRPr="00BD6A4C">
        <w:rPr>
          <w:rFonts w:ascii="Arial" w:eastAsia="Arial" w:hAnsi="Arial" w:cs="Arial"/>
        </w:rPr>
        <w:t xml:space="preserve"> in need of services would meet with a trained assessment counselor</w:t>
      </w:r>
      <w:r w:rsidR="000533A6">
        <w:rPr>
          <w:rFonts w:ascii="Arial" w:eastAsia="Arial" w:hAnsi="Arial" w:cs="Arial"/>
        </w:rPr>
        <w:t>,</w:t>
      </w:r>
      <w:r w:rsidR="2DA704F8" w:rsidRPr="00BD6A4C">
        <w:rPr>
          <w:rFonts w:ascii="Arial" w:eastAsia="Arial" w:hAnsi="Arial" w:cs="Arial"/>
        </w:rPr>
        <w:t xml:space="preserve"> where a bio-psycho-social assessment </w:t>
      </w:r>
      <w:r w:rsidR="00D13F97">
        <w:rPr>
          <w:rFonts w:ascii="Arial" w:eastAsia="Arial" w:hAnsi="Arial" w:cs="Arial"/>
        </w:rPr>
        <w:t>would be</w:t>
      </w:r>
      <w:r w:rsidR="2DA704F8" w:rsidRPr="00BD6A4C">
        <w:rPr>
          <w:rFonts w:ascii="Arial" w:eastAsia="Arial" w:hAnsi="Arial" w:cs="Arial"/>
        </w:rPr>
        <w:t xml:space="preserve"> </w:t>
      </w:r>
      <w:r w:rsidR="000533A6">
        <w:rPr>
          <w:rFonts w:ascii="Arial" w:eastAsia="Arial" w:hAnsi="Arial" w:cs="Arial"/>
        </w:rPr>
        <w:t>completed</w:t>
      </w:r>
      <w:r w:rsidR="2DA704F8" w:rsidRPr="00BD6A4C">
        <w:rPr>
          <w:rFonts w:ascii="Arial" w:eastAsia="Arial" w:hAnsi="Arial" w:cs="Arial"/>
        </w:rPr>
        <w:t xml:space="preserve">, </w:t>
      </w:r>
      <w:r w:rsidR="00894A53">
        <w:rPr>
          <w:rFonts w:ascii="Arial" w:eastAsia="Arial" w:hAnsi="Arial" w:cs="Arial"/>
        </w:rPr>
        <w:t xml:space="preserve">and </w:t>
      </w:r>
      <w:r w:rsidR="2DA704F8" w:rsidRPr="00BD6A4C">
        <w:rPr>
          <w:rFonts w:ascii="Arial" w:eastAsia="Arial" w:hAnsi="Arial" w:cs="Arial"/>
        </w:rPr>
        <w:t>the six ASAM d</w:t>
      </w:r>
      <w:r w:rsidR="6D1218E7" w:rsidRPr="00BD6A4C">
        <w:rPr>
          <w:rFonts w:ascii="Arial" w:eastAsia="Arial" w:hAnsi="Arial" w:cs="Arial"/>
        </w:rPr>
        <w:t xml:space="preserve">imensions </w:t>
      </w:r>
      <w:r w:rsidR="00D13F97">
        <w:rPr>
          <w:rFonts w:ascii="Arial" w:eastAsia="Arial" w:hAnsi="Arial" w:cs="Arial"/>
        </w:rPr>
        <w:t>would be</w:t>
      </w:r>
      <w:r w:rsidR="00D13F97" w:rsidRPr="00BD6A4C">
        <w:rPr>
          <w:rFonts w:ascii="Arial" w:eastAsia="Arial" w:hAnsi="Arial" w:cs="Arial"/>
        </w:rPr>
        <w:t xml:space="preserve"> </w:t>
      </w:r>
      <w:r w:rsidR="6D1218E7" w:rsidRPr="00BD6A4C">
        <w:rPr>
          <w:rFonts w:ascii="Arial" w:eastAsia="Arial" w:hAnsi="Arial" w:cs="Arial"/>
        </w:rPr>
        <w:t xml:space="preserve">evaluated, along with the </w:t>
      </w:r>
      <w:r w:rsidR="00D13F97">
        <w:rPr>
          <w:rFonts w:ascii="Arial" w:eastAsia="Arial" w:hAnsi="Arial" w:cs="Arial"/>
        </w:rPr>
        <w:t>patient’s</w:t>
      </w:r>
      <w:r w:rsidR="00D13F97" w:rsidRPr="00BD6A4C">
        <w:rPr>
          <w:rFonts w:ascii="Arial" w:eastAsia="Arial" w:hAnsi="Arial" w:cs="Arial"/>
        </w:rPr>
        <w:t xml:space="preserve"> </w:t>
      </w:r>
      <w:r w:rsidR="6D1218E7" w:rsidRPr="00BD6A4C">
        <w:rPr>
          <w:rFonts w:ascii="Arial" w:eastAsia="Arial" w:hAnsi="Arial" w:cs="Arial"/>
        </w:rPr>
        <w:t>appropriate level of care.</w:t>
      </w:r>
    </w:p>
    <w:p w14:paraId="70A06D25" w14:textId="6A3EF03D" w:rsidR="6DD956C0" w:rsidRPr="00BD6A4C" w:rsidRDefault="6DD956C0" w:rsidP="7EFA2F87">
      <w:pPr>
        <w:spacing w:before="240" w:after="240"/>
        <w:rPr>
          <w:rFonts w:ascii="Arial" w:eastAsia="Arial" w:hAnsi="Arial" w:cs="Arial"/>
        </w:rPr>
      </w:pPr>
      <w:r w:rsidRPr="00BD6A4C">
        <w:rPr>
          <w:rFonts w:ascii="Arial" w:eastAsia="Arial" w:hAnsi="Arial" w:cs="Arial"/>
        </w:rPr>
        <w:lastRenderedPageBreak/>
        <w:t>A review of the facility's policy and procedure titled "3.1 Access to Personal Property"</w:t>
      </w:r>
      <w:r w:rsidR="00894A53">
        <w:rPr>
          <w:rFonts w:ascii="Arial" w:eastAsia="Arial" w:hAnsi="Arial" w:cs="Arial"/>
        </w:rPr>
        <w:t>,</w:t>
      </w:r>
      <w:r w:rsidRPr="00BD6A4C">
        <w:rPr>
          <w:rFonts w:ascii="Arial" w:eastAsia="Arial" w:hAnsi="Arial" w:cs="Arial"/>
        </w:rPr>
        <w:t xml:space="preserve"> dated </w:t>
      </w:r>
      <w:r w:rsidR="00894A53">
        <w:rPr>
          <w:rFonts w:ascii="Arial" w:eastAsia="Arial" w:hAnsi="Arial" w:cs="Arial"/>
        </w:rPr>
        <w:t>0</w:t>
      </w:r>
      <w:r w:rsidR="35E4A994" w:rsidRPr="00BD6A4C">
        <w:rPr>
          <w:rFonts w:ascii="Arial" w:eastAsia="Arial" w:hAnsi="Arial" w:cs="Arial"/>
        </w:rPr>
        <w:t>5/16/24</w:t>
      </w:r>
      <w:r w:rsidRPr="00BD6A4C">
        <w:rPr>
          <w:rFonts w:ascii="Arial" w:eastAsia="Arial" w:hAnsi="Arial" w:cs="Arial"/>
        </w:rPr>
        <w:t xml:space="preserve">, showed that the policy outlined procedures for managing patient access to personal property, ensuring </w:t>
      </w:r>
      <w:r w:rsidR="00C50BCC">
        <w:rPr>
          <w:rFonts w:ascii="Arial" w:eastAsia="Arial" w:hAnsi="Arial" w:cs="Arial"/>
        </w:rPr>
        <w:t>patients</w:t>
      </w:r>
      <w:r w:rsidR="00C50BCC" w:rsidRPr="00BD6A4C">
        <w:rPr>
          <w:rFonts w:ascii="Arial" w:eastAsia="Arial" w:hAnsi="Arial" w:cs="Arial"/>
        </w:rPr>
        <w:t xml:space="preserve"> </w:t>
      </w:r>
      <w:r w:rsidR="00C50BCC">
        <w:rPr>
          <w:rFonts w:ascii="Arial" w:eastAsia="Arial" w:hAnsi="Arial" w:cs="Arial"/>
        </w:rPr>
        <w:t>were</w:t>
      </w:r>
      <w:r w:rsidRPr="00BD6A4C">
        <w:rPr>
          <w:rFonts w:ascii="Arial" w:eastAsia="Arial" w:hAnsi="Arial" w:cs="Arial"/>
        </w:rPr>
        <w:t xml:space="preserve"> not prevented from accessing </w:t>
      </w:r>
      <w:r w:rsidR="00C50BCC">
        <w:rPr>
          <w:rFonts w:ascii="Arial" w:eastAsia="Arial" w:hAnsi="Arial" w:cs="Arial"/>
        </w:rPr>
        <w:t>their</w:t>
      </w:r>
      <w:r w:rsidRPr="00BD6A4C">
        <w:rPr>
          <w:rFonts w:ascii="Arial" w:eastAsia="Arial" w:hAnsi="Arial" w:cs="Arial"/>
        </w:rPr>
        <w:t xml:space="preserve"> personal property, </w:t>
      </w:r>
      <w:proofErr w:type="gramStart"/>
      <w:r w:rsidRPr="00BD6A4C">
        <w:rPr>
          <w:rFonts w:ascii="Arial" w:eastAsia="Arial" w:hAnsi="Arial" w:cs="Arial"/>
        </w:rPr>
        <w:t>to include</w:t>
      </w:r>
      <w:proofErr w:type="gramEnd"/>
      <w:r w:rsidRPr="00BD6A4C">
        <w:rPr>
          <w:rFonts w:ascii="Arial" w:eastAsia="Arial" w:hAnsi="Arial" w:cs="Arial"/>
        </w:rPr>
        <w:t xml:space="preserve"> allowing supervised access as outlined in the </w:t>
      </w:r>
      <w:r w:rsidR="00C50BCC">
        <w:rPr>
          <w:rFonts w:ascii="Arial" w:eastAsia="Arial" w:hAnsi="Arial" w:cs="Arial"/>
        </w:rPr>
        <w:t>patient’s</w:t>
      </w:r>
      <w:r w:rsidR="00C50BCC" w:rsidRPr="00BD6A4C">
        <w:rPr>
          <w:rFonts w:ascii="Arial" w:eastAsia="Arial" w:hAnsi="Arial" w:cs="Arial"/>
        </w:rPr>
        <w:t xml:space="preserve"> </w:t>
      </w:r>
      <w:r w:rsidRPr="00BD6A4C">
        <w:rPr>
          <w:rFonts w:ascii="Arial" w:eastAsia="Arial" w:hAnsi="Arial" w:cs="Arial"/>
        </w:rPr>
        <w:t xml:space="preserve">treatment plan. The document showed that any </w:t>
      </w:r>
      <w:r w:rsidR="00240744">
        <w:rPr>
          <w:rFonts w:ascii="Arial" w:eastAsia="Arial" w:hAnsi="Arial" w:cs="Arial"/>
        </w:rPr>
        <w:t>patient</w:t>
      </w:r>
      <w:r w:rsidR="00240744" w:rsidRPr="00BD6A4C">
        <w:rPr>
          <w:rFonts w:ascii="Arial" w:eastAsia="Arial" w:hAnsi="Arial" w:cs="Arial"/>
        </w:rPr>
        <w:t xml:space="preserve"> </w:t>
      </w:r>
      <w:r w:rsidRPr="00BD6A4C">
        <w:rPr>
          <w:rFonts w:ascii="Arial" w:eastAsia="Arial" w:hAnsi="Arial" w:cs="Arial"/>
        </w:rPr>
        <w:t>receiving services ha</w:t>
      </w:r>
      <w:r w:rsidR="003121F8">
        <w:rPr>
          <w:rFonts w:ascii="Arial" w:eastAsia="Arial" w:hAnsi="Arial" w:cs="Arial"/>
        </w:rPr>
        <w:t>d</w:t>
      </w:r>
      <w:r w:rsidRPr="00BD6A4C">
        <w:rPr>
          <w:rFonts w:ascii="Arial" w:eastAsia="Arial" w:hAnsi="Arial" w:cs="Arial"/>
        </w:rPr>
        <w:t xml:space="preserve"> unrestricted access to </w:t>
      </w:r>
      <w:r w:rsidR="003121F8">
        <w:rPr>
          <w:rFonts w:ascii="Arial" w:eastAsia="Arial" w:hAnsi="Arial" w:cs="Arial"/>
        </w:rPr>
        <w:t>their</w:t>
      </w:r>
      <w:r w:rsidRPr="00BD6A4C">
        <w:rPr>
          <w:rFonts w:ascii="Arial" w:eastAsia="Arial" w:hAnsi="Arial" w:cs="Arial"/>
        </w:rPr>
        <w:t xml:space="preserve"> personal </w:t>
      </w:r>
      <w:r w:rsidR="003121F8">
        <w:rPr>
          <w:rFonts w:ascii="Arial" w:eastAsia="Arial" w:hAnsi="Arial" w:cs="Arial"/>
        </w:rPr>
        <w:t>property</w:t>
      </w:r>
      <w:r w:rsidRPr="00BD6A4C">
        <w:rPr>
          <w:rFonts w:ascii="Arial" w:eastAsia="Arial" w:hAnsi="Arial" w:cs="Arial"/>
        </w:rPr>
        <w:t xml:space="preserve">, and that </w:t>
      </w:r>
      <w:r w:rsidR="00240744">
        <w:rPr>
          <w:rFonts w:ascii="Arial" w:eastAsia="Arial" w:hAnsi="Arial" w:cs="Arial"/>
        </w:rPr>
        <w:t xml:space="preserve">the facility </w:t>
      </w:r>
      <w:r w:rsidR="003121F8">
        <w:rPr>
          <w:rFonts w:ascii="Arial" w:eastAsia="Arial" w:hAnsi="Arial" w:cs="Arial"/>
        </w:rPr>
        <w:t>would</w:t>
      </w:r>
      <w:r w:rsidR="003121F8" w:rsidRPr="00BD6A4C">
        <w:rPr>
          <w:rFonts w:ascii="Arial" w:eastAsia="Arial" w:hAnsi="Arial" w:cs="Arial"/>
        </w:rPr>
        <w:t xml:space="preserve"> </w:t>
      </w:r>
      <w:r w:rsidRPr="00BD6A4C">
        <w:rPr>
          <w:rFonts w:ascii="Arial" w:eastAsia="Arial" w:hAnsi="Arial" w:cs="Arial"/>
        </w:rPr>
        <w:t xml:space="preserve">not interfere with any enrolled </w:t>
      </w:r>
      <w:r w:rsidR="00C2254C">
        <w:rPr>
          <w:rFonts w:ascii="Arial" w:eastAsia="Arial" w:hAnsi="Arial" w:cs="Arial"/>
        </w:rPr>
        <w:t>patient’s</w:t>
      </w:r>
      <w:r w:rsidR="00C2254C" w:rsidRPr="00BD6A4C">
        <w:rPr>
          <w:rFonts w:ascii="Arial" w:eastAsia="Arial" w:hAnsi="Arial" w:cs="Arial"/>
        </w:rPr>
        <w:t xml:space="preserve"> </w:t>
      </w:r>
      <w:r w:rsidRPr="00BD6A4C">
        <w:rPr>
          <w:rFonts w:ascii="Arial" w:eastAsia="Arial" w:hAnsi="Arial" w:cs="Arial"/>
        </w:rPr>
        <w:t>ownership, possession</w:t>
      </w:r>
      <w:r w:rsidR="003121F8">
        <w:rPr>
          <w:rFonts w:ascii="Arial" w:eastAsia="Arial" w:hAnsi="Arial" w:cs="Arial"/>
        </w:rPr>
        <w:t>,</w:t>
      </w:r>
      <w:r w:rsidRPr="00BD6A4C">
        <w:rPr>
          <w:rFonts w:ascii="Arial" w:eastAsia="Arial" w:hAnsi="Arial" w:cs="Arial"/>
        </w:rPr>
        <w:t xml:space="preserve"> or use of their property. This document showed </w:t>
      </w:r>
      <w:r w:rsidR="00C2254C">
        <w:rPr>
          <w:rFonts w:ascii="Arial" w:eastAsia="Arial" w:hAnsi="Arial" w:cs="Arial"/>
        </w:rPr>
        <w:t>the facility</w:t>
      </w:r>
      <w:r w:rsidRPr="00BD6A4C">
        <w:rPr>
          <w:rFonts w:ascii="Arial" w:eastAsia="Arial" w:hAnsi="Arial" w:cs="Arial"/>
        </w:rPr>
        <w:t xml:space="preserve"> reserve</w:t>
      </w:r>
      <w:r w:rsidR="00C2254C">
        <w:rPr>
          <w:rFonts w:ascii="Arial" w:eastAsia="Arial" w:hAnsi="Arial" w:cs="Arial"/>
        </w:rPr>
        <w:t>d</w:t>
      </w:r>
      <w:r w:rsidRPr="00BD6A4C">
        <w:rPr>
          <w:rFonts w:ascii="Arial" w:eastAsia="Arial" w:hAnsi="Arial" w:cs="Arial"/>
        </w:rPr>
        <w:t xml:space="preserve"> the right to prevent access, or unrestrictive access in the event the item </w:t>
      </w:r>
      <w:r w:rsidR="00C2254C">
        <w:rPr>
          <w:rFonts w:ascii="Arial" w:eastAsia="Arial" w:hAnsi="Arial" w:cs="Arial"/>
        </w:rPr>
        <w:t>wa</w:t>
      </w:r>
      <w:r w:rsidRPr="00BD6A4C">
        <w:rPr>
          <w:rFonts w:ascii="Arial" w:eastAsia="Arial" w:hAnsi="Arial" w:cs="Arial"/>
        </w:rPr>
        <w:t xml:space="preserve">s not allowed to any </w:t>
      </w:r>
      <w:r w:rsidR="00C2254C">
        <w:rPr>
          <w:rFonts w:ascii="Arial" w:eastAsia="Arial" w:hAnsi="Arial" w:cs="Arial"/>
        </w:rPr>
        <w:t>patient</w:t>
      </w:r>
      <w:r w:rsidR="00C2254C" w:rsidRPr="00BD6A4C">
        <w:rPr>
          <w:rFonts w:ascii="Arial" w:eastAsia="Arial" w:hAnsi="Arial" w:cs="Arial"/>
        </w:rPr>
        <w:t xml:space="preserve"> </w:t>
      </w:r>
      <w:r w:rsidRPr="00BD6A4C">
        <w:rPr>
          <w:rFonts w:ascii="Arial" w:eastAsia="Arial" w:hAnsi="Arial" w:cs="Arial"/>
        </w:rPr>
        <w:t>per the approved items listing</w:t>
      </w:r>
      <w:r w:rsidR="00A50D3B">
        <w:rPr>
          <w:rFonts w:ascii="Arial" w:eastAsia="Arial" w:hAnsi="Arial" w:cs="Arial"/>
        </w:rPr>
        <w:t>,</w:t>
      </w:r>
      <w:r w:rsidRPr="00BD6A4C">
        <w:rPr>
          <w:rFonts w:ascii="Arial" w:eastAsia="Arial" w:hAnsi="Arial" w:cs="Arial"/>
        </w:rPr>
        <w:t xml:space="preserve"> or to protect the safety and treatment needs of the </w:t>
      </w:r>
      <w:r w:rsidR="00A50D3B">
        <w:rPr>
          <w:rFonts w:ascii="Arial" w:eastAsia="Arial" w:hAnsi="Arial" w:cs="Arial"/>
        </w:rPr>
        <w:t>patient</w:t>
      </w:r>
      <w:r w:rsidRPr="00BD6A4C">
        <w:rPr>
          <w:rFonts w:ascii="Arial" w:eastAsia="Arial" w:hAnsi="Arial" w:cs="Arial"/>
        </w:rPr>
        <w:t>.</w:t>
      </w:r>
    </w:p>
    <w:p w14:paraId="10548FEB" w14:textId="01094616" w:rsidR="6EA8F6D2" w:rsidRPr="00BD6A4C" w:rsidRDefault="6EA8F6D2" w:rsidP="7EFA2F87">
      <w:pPr>
        <w:spacing w:before="240" w:after="240"/>
        <w:rPr>
          <w:rFonts w:ascii="Arial" w:eastAsia="Arial" w:hAnsi="Arial" w:cs="Arial"/>
        </w:rPr>
      </w:pPr>
      <w:r w:rsidRPr="00BD6A4C">
        <w:rPr>
          <w:rFonts w:ascii="Arial" w:eastAsia="Arial" w:hAnsi="Arial" w:cs="Arial"/>
        </w:rPr>
        <w:t>A review of the facility</w:t>
      </w:r>
      <w:r w:rsidR="6FEE7E26" w:rsidRPr="00BD6A4C">
        <w:rPr>
          <w:rFonts w:ascii="Arial" w:eastAsia="Arial" w:hAnsi="Arial" w:cs="Arial"/>
        </w:rPr>
        <w:t>'</w:t>
      </w:r>
      <w:r w:rsidRPr="00BD6A4C">
        <w:rPr>
          <w:rFonts w:ascii="Arial" w:eastAsia="Arial" w:hAnsi="Arial" w:cs="Arial"/>
        </w:rPr>
        <w:t xml:space="preserve">s policy and procedure titled </w:t>
      </w:r>
      <w:r w:rsidR="4B299AAE" w:rsidRPr="00BD6A4C">
        <w:rPr>
          <w:rFonts w:ascii="Arial" w:eastAsia="Arial" w:hAnsi="Arial" w:cs="Arial"/>
        </w:rPr>
        <w:t>“</w:t>
      </w:r>
      <w:r w:rsidRPr="00BD6A4C">
        <w:rPr>
          <w:rFonts w:ascii="Arial" w:eastAsia="Arial" w:hAnsi="Arial" w:cs="Arial"/>
        </w:rPr>
        <w:t>4.0 Treatment Facility Requirements - GENERAL</w:t>
      </w:r>
      <w:r w:rsidR="359F0AFA" w:rsidRPr="00BD6A4C">
        <w:rPr>
          <w:rFonts w:ascii="Arial" w:eastAsia="Arial" w:hAnsi="Arial" w:cs="Arial"/>
        </w:rPr>
        <w:t>"</w:t>
      </w:r>
      <w:r w:rsidR="00393325">
        <w:rPr>
          <w:rFonts w:ascii="Arial" w:eastAsia="Arial" w:hAnsi="Arial" w:cs="Arial"/>
        </w:rPr>
        <w:t>,</w:t>
      </w:r>
      <w:r w:rsidRPr="00BD6A4C">
        <w:rPr>
          <w:rFonts w:ascii="Arial" w:eastAsia="Arial" w:hAnsi="Arial" w:cs="Arial"/>
        </w:rPr>
        <w:t xml:space="preserve"> dated </w:t>
      </w:r>
      <w:r w:rsidR="7C6E5760" w:rsidRPr="00BD6A4C">
        <w:rPr>
          <w:rFonts w:ascii="Arial" w:eastAsia="Arial" w:hAnsi="Arial" w:cs="Arial"/>
        </w:rPr>
        <w:t>07/</w:t>
      </w:r>
      <w:r w:rsidRPr="00BD6A4C">
        <w:rPr>
          <w:rFonts w:ascii="Arial" w:eastAsia="Arial" w:hAnsi="Arial" w:cs="Arial"/>
        </w:rPr>
        <w:t>06</w:t>
      </w:r>
      <w:r w:rsidR="0CE50640" w:rsidRPr="00BD6A4C">
        <w:rPr>
          <w:rFonts w:ascii="Arial" w:eastAsia="Arial" w:hAnsi="Arial" w:cs="Arial"/>
        </w:rPr>
        <w:t>/</w:t>
      </w:r>
      <w:r w:rsidRPr="00BD6A4C">
        <w:rPr>
          <w:rFonts w:ascii="Arial" w:eastAsia="Arial" w:hAnsi="Arial" w:cs="Arial"/>
        </w:rPr>
        <w:t xml:space="preserve">25, showed that the policy outlined requirements for treatment facilities, stating that all treatment facilities must maintain a safe and sanitary environment. </w:t>
      </w:r>
      <w:r w:rsidR="44BB14F3" w:rsidRPr="00BD6A4C">
        <w:rPr>
          <w:rFonts w:ascii="Arial" w:eastAsia="Arial" w:hAnsi="Arial" w:cs="Arial"/>
        </w:rPr>
        <w:t xml:space="preserve">The document showed </w:t>
      </w:r>
      <w:r w:rsidR="004F3106">
        <w:rPr>
          <w:rFonts w:ascii="Arial" w:eastAsia="Arial" w:hAnsi="Arial" w:cs="Arial"/>
        </w:rPr>
        <w:t>the facility would</w:t>
      </w:r>
      <w:r w:rsidR="44BB14F3" w:rsidRPr="00BD6A4C">
        <w:rPr>
          <w:rFonts w:ascii="Arial" w:eastAsia="Arial" w:hAnsi="Arial" w:cs="Arial"/>
        </w:rPr>
        <w:t xml:space="preserve"> protect the safety of </w:t>
      </w:r>
      <w:r w:rsidR="004F3106">
        <w:rPr>
          <w:rFonts w:ascii="Arial" w:eastAsia="Arial" w:hAnsi="Arial" w:cs="Arial"/>
        </w:rPr>
        <w:t>patients</w:t>
      </w:r>
      <w:r w:rsidR="004F3106" w:rsidRPr="00BD6A4C">
        <w:rPr>
          <w:rFonts w:ascii="Arial" w:eastAsia="Arial" w:hAnsi="Arial" w:cs="Arial"/>
        </w:rPr>
        <w:t xml:space="preserve"> </w:t>
      </w:r>
      <w:r w:rsidR="44BB14F3" w:rsidRPr="00BD6A4C">
        <w:rPr>
          <w:rFonts w:ascii="Arial" w:eastAsia="Arial" w:hAnsi="Arial" w:cs="Arial"/>
        </w:rPr>
        <w:t>receiving behavioral health treatment services through orientation, staff training plans, and facility standa</w:t>
      </w:r>
      <w:r w:rsidR="067EB305" w:rsidRPr="00BD6A4C">
        <w:rPr>
          <w:rFonts w:ascii="Arial" w:eastAsia="Arial" w:hAnsi="Arial" w:cs="Arial"/>
        </w:rPr>
        <w:t>rd operating procedures</w:t>
      </w:r>
      <w:r w:rsidR="00261B2D">
        <w:rPr>
          <w:rFonts w:ascii="Arial" w:eastAsia="Arial" w:hAnsi="Arial" w:cs="Arial"/>
        </w:rPr>
        <w:t>.</w:t>
      </w:r>
      <w:r w:rsidR="00511C15">
        <w:rPr>
          <w:rFonts w:ascii="Arial" w:eastAsia="Arial" w:hAnsi="Arial" w:cs="Arial"/>
        </w:rPr>
        <w:t xml:space="preserve"> </w:t>
      </w:r>
      <w:r w:rsidR="002C2305">
        <w:rPr>
          <w:rFonts w:ascii="Arial" w:eastAsia="Arial" w:hAnsi="Arial" w:cs="Arial"/>
        </w:rPr>
        <w:t>The document showed this</w:t>
      </w:r>
      <w:r w:rsidRPr="00BD6A4C">
        <w:rPr>
          <w:rFonts w:ascii="Arial" w:eastAsia="Arial" w:hAnsi="Arial" w:cs="Arial"/>
        </w:rPr>
        <w:t xml:space="preserve"> </w:t>
      </w:r>
      <w:commentRangeStart w:id="22"/>
      <w:commentRangeStart w:id="23"/>
      <w:r w:rsidRPr="00BD6A4C">
        <w:rPr>
          <w:rFonts w:ascii="Arial" w:eastAsia="Arial" w:hAnsi="Arial" w:cs="Arial"/>
        </w:rPr>
        <w:t>includ</w:t>
      </w:r>
      <w:r w:rsidR="002C2305">
        <w:rPr>
          <w:rFonts w:ascii="Arial" w:eastAsia="Arial" w:hAnsi="Arial" w:cs="Arial"/>
        </w:rPr>
        <w:t>ed</w:t>
      </w:r>
      <w:r w:rsidRPr="00BD6A4C">
        <w:rPr>
          <w:rFonts w:ascii="Arial" w:eastAsia="Arial" w:hAnsi="Arial" w:cs="Arial"/>
        </w:rPr>
        <w:t xml:space="preserve"> procedures </w:t>
      </w:r>
      <w:r w:rsidR="2EF65A02" w:rsidRPr="00BD6A4C">
        <w:rPr>
          <w:rFonts w:ascii="Arial" w:eastAsia="Arial" w:hAnsi="Arial" w:cs="Arial"/>
        </w:rPr>
        <w:t xml:space="preserve">[facility name] staff and care team members routinely monitor individuals </w:t>
      </w:r>
      <w:r w:rsidR="2E60803A" w:rsidRPr="00BD6A4C">
        <w:rPr>
          <w:rFonts w:ascii="Arial" w:eastAsia="Arial" w:hAnsi="Arial" w:cs="Arial"/>
        </w:rPr>
        <w:t>receiving</w:t>
      </w:r>
      <w:r w:rsidR="2EF65A02" w:rsidRPr="00BD6A4C">
        <w:rPr>
          <w:rFonts w:ascii="Arial" w:eastAsia="Arial" w:hAnsi="Arial" w:cs="Arial"/>
        </w:rPr>
        <w:t xml:space="preserve"> services and building grounds</w:t>
      </w:r>
      <w:r w:rsidR="00E55CFE">
        <w:rPr>
          <w:rFonts w:ascii="Arial" w:eastAsia="Arial" w:hAnsi="Arial" w:cs="Arial"/>
        </w:rPr>
        <w:t>,</w:t>
      </w:r>
      <w:r w:rsidR="2EF65A02" w:rsidRPr="00BD6A4C">
        <w:rPr>
          <w:rFonts w:ascii="Arial" w:eastAsia="Arial" w:hAnsi="Arial" w:cs="Arial"/>
        </w:rPr>
        <w:t xml:space="preserve"> controlling all entrances and exits and </w:t>
      </w:r>
      <w:r w:rsidR="1D1E9AA6" w:rsidRPr="00BD6A4C">
        <w:rPr>
          <w:rFonts w:ascii="Arial" w:eastAsia="Arial" w:hAnsi="Arial" w:cs="Arial"/>
        </w:rPr>
        <w:t>accounting</w:t>
      </w:r>
      <w:r w:rsidR="2EF65A02" w:rsidRPr="00BD6A4C">
        <w:rPr>
          <w:rFonts w:ascii="Arial" w:eastAsia="Arial" w:hAnsi="Arial" w:cs="Arial"/>
        </w:rPr>
        <w:t xml:space="preserve"> for access to and </w:t>
      </w:r>
      <w:proofErr w:type="gramStart"/>
      <w:r w:rsidR="2EF65A02" w:rsidRPr="00BD6A4C">
        <w:rPr>
          <w:rFonts w:ascii="Arial" w:eastAsia="Arial" w:hAnsi="Arial" w:cs="Arial"/>
        </w:rPr>
        <w:t>egress</w:t>
      </w:r>
      <w:proofErr w:type="gramEnd"/>
      <w:r w:rsidR="2EF65A02" w:rsidRPr="00BD6A4C">
        <w:rPr>
          <w:rFonts w:ascii="Arial" w:eastAsia="Arial" w:hAnsi="Arial" w:cs="Arial"/>
        </w:rPr>
        <w:t xml:space="preserve"> from the facility. </w:t>
      </w:r>
      <w:commentRangeEnd w:id="22"/>
      <w:r w:rsidR="004A3DD7">
        <w:rPr>
          <w:rStyle w:val="CommentReference"/>
        </w:rPr>
        <w:commentReference w:id="22"/>
      </w:r>
      <w:commentRangeEnd w:id="23"/>
      <w:r w:rsidR="002C2305">
        <w:rPr>
          <w:rStyle w:val="CommentReference"/>
        </w:rPr>
        <w:commentReference w:id="23"/>
      </w:r>
      <w:r w:rsidR="7AC37C08" w:rsidRPr="00BD6A4C">
        <w:rPr>
          <w:rFonts w:ascii="Arial" w:eastAsia="Arial" w:hAnsi="Arial" w:cs="Arial"/>
        </w:rPr>
        <w:t xml:space="preserve">The document showed that at the time of admission, a </w:t>
      </w:r>
      <w:r w:rsidR="009B2AB9">
        <w:rPr>
          <w:rFonts w:ascii="Arial" w:eastAsia="Arial" w:hAnsi="Arial" w:cs="Arial"/>
        </w:rPr>
        <w:t>patient</w:t>
      </w:r>
      <w:r w:rsidR="009B2AB9" w:rsidRPr="00BD6A4C">
        <w:rPr>
          <w:rFonts w:ascii="Arial" w:eastAsia="Arial" w:hAnsi="Arial" w:cs="Arial"/>
        </w:rPr>
        <w:t xml:space="preserve"> </w:t>
      </w:r>
      <w:r w:rsidR="009B2AB9">
        <w:rPr>
          <w:rFonts w:ascii="Arial" w:eastAsia="Arial" w:hAnsi="Arial" w:cs="Arial"/>
        </w:rPr>
        <w:t>would</w:t>
      </w:r>
      <w:r w:rsidR="009B2AB9" w:rsidRPr="00BD6A4C">
        <w:rPr>
          <w:rFonts w:ascii="Arial" w:eastAsia="Arial" w:hAnsi="Arial" w:cs="Arial"/>
        </w:rPr>
        <w:t xml:space="preserve"> </w:t>
      </w:r>
      <w:r w:rsidR="7E775C08" w:rsidRPr="00BD6A4C">
        <w:rPr>
          <w:rFonts w:ascii="Arial" w:eastAsia="Arial" w:hAnsi="Arial" w:cs="Arial"/>
        </w:rPr>
        <w:t>receive</w:t>
      </w:r>
      <w:r w:rsidR="7AC37C08" w:rsidRPr="00BD6A4C">
        <w:rPr>
          <w:rFonts w:ascii="Arial" w:eastAsia="Arial" w:hAnsi="Arial" w:cs="Arial"/>
        </w:rPr>
        <w:t xml:space="preserve"> an intake packet </w:t>
      </w:r>
      <w:r w:rsidR="009B2AB9">
        <w:rPr>
          <w:rFonts w:ascii="Arial" w:eastAsia="Arial" w:hAnsi="Arial" w:cs="Arial"/>
        </w:rPr>
        <w:t>that</w:t>
      </w:r>
      <w:r w:rsidR="009B2AB9" w:rsidRPr="00BD6A4C">
        <w:rPr>
          <w:rFonts w:ascii="Arial" w:eastAsia="Arial" w:hAnsi="Arial" w:cs="Arial"/>
        </w:rPr>
        <w:t xml:space="preserve"> </w:t>
      </w:r>
      <w:r w:rsidR="7AC37C08" w:rsidRPr="00BD6A4C">
        <w:rPr>
          <w:rFonts w:ascii="Arial" w:eastAsia="Arial" w:hAnsi="Arial" w:cs="Arial"/>
        </w:rPr>
        <w:t>include</w:t>
      </w:r>
      <w:r w:rsidR="009B2AB9">
        <w:rPr>
          <w:rFonts w:ascii="Arial" w:eastAsia="Arial" w:hAnsi="Arial" w:cs="Arial"/>
        </w:rPr>
        <w:t>d</w:t>
      </w:r>
      <w:r w:rsidR="7AC37C08" w:rsidRPr="00BD6A4C">
        <w:rPr>
          <w:rFonts w:ascii="Arial" w:eastAsia="Arial" w:hAnsi="Arial" w:cs="Arial"/>
        </w:rPr>
        <w:t xml:space="preserve"> a voluntary consent to treatment form</w:t>
      </w:r>
      <w:r w:rsidR="005A3330">
        <w:rPr>
          <w:rFonts w:ascii="Arial" w:eastAsia="Arial" w:hAnsi="Arial" w:cs="Arial"/>
        </w:rPr>
        <w:t>,</w:t>
      </w:r>
      <w:r w:rsidR="7AC37C08" w:rsidRPr="00BD6A4C">
        <w:rPr>
          <w:rFonts w:ascii="Arial" w:eastAsia="Arial" w:hAnsi="Arial" w:cs="Arial"/>
        </w:rPr>
        <w:t xml:space="preserve"> </w:t>
      </w:r>
      <w:r w:rsidR="005A3330">
        <w:rPr>
          <w:rFonts w:ascii="Arial" w:eastAsia="Arial" w:hAnsi="Arial" w:cs="Arial"/>
        </w:rPr>
        <w:t>which</w:t>
      </w:r>
      <w:r w:rsidR="005A3330" w:rsidRPr="00BD6A4C">
        <w:rPr>
          <w:rFonts w:ascii="Arial" w:eastAsia="Arial" w:hAnsi="Arial" w:cs="Arial"/>
        </w:rPr>
        <w:t xml:space="preserve"> </w:t>
      </w:r>
      <w:r w:rsidR="7AC37C08" w:rsidRPr="00BD6A4C">
        <w:rPr>
          <w:rFonts w:ascii="Arial" w:eastAsia="Arial" w:hAnsi="Arial" w:cs="Arial"/>
        </w:rPr>
        <w:t>notifie</w:t>
      </w:r>
      <w:r w:rsidR="009B2AB9">
        <w:rPr>
          <w:rFonts w:ascii="Arial" w:eastAsia="Arial" w:hAnsi="Arial" w:cs="Arial"/>
        </w:rPr>
        <w:t>d</w:t>
      </w:r>
      <w:r w:rsidR="7AC37C08" w:rsidRPr="00BD6A4C">
        <w:rPr>
          <w:rFonts w:ascii="Arial" w:eastAsia="Arial" w:hAnsi="Arial" w:cs="Arial"/>
        </w:rPr>
        <w:t xml:space="preserve"> </w:t>
      </w:r>
      <w:r w:rsidR="009B2AB9">
        <w:rPr>
          <w:rFonts w:ascii="Arial" w:eastAsia="Arial" w:hAnsi="Arial" w:cs="Arial"/>
        </w:rPr>
        <w:t>patients</w:t>
      </w:r>
      <w:r w:rsidR="009B2AB9" w:rsidRPr="00BD6A4C">
        <w:rPr>
          <w:rFonts w:ascii="Arial" w:eastAsia="Arial" w:hAnsi="Arial" w:cs="Arial"/>
        </w:rPr>
        <w:t xml:space="preserve"> </w:t>
      </w:r>
      <w:r w:rsidR="7AC37C08" w:rsidRPr="00BD6A4C">
        <w:rPr>
          <w:rFonts w:ascii="Arial" w:eastAsia="Arial" w:hAnsi="Arial" w:cs="Arial"/>
        </w:rPr>
        <w:t xml:space="preserve">that </w:t>
      </w:r>
      <w:r w:rsidR="009B2AB9">
        <w:rPr>
          <w:rFonts w:ascii="Arial" w:eastAsia="Arial" w:hAnsi="Arial" w:cs="Arial"/>
        </w:rPr>
        <w:t>their</w:t>
      </w:r>
      <w:r w:rsidR="7AC37C08" w:rsidRPr="00BD6A4C">
        <w:rPr>
          <w:rFonts w:ascii="Arial" w:eastAsia="Arial" w:hAnsi="Arial" w:cs="Arial"/>
        </w:rPr>
        <w:t xml:space="preserve"> personal belongings </w:t>
      </w:r>
      <w:r w:rsidR="009B2AB9">
        <w:rPr>
          <w:rFonts w:ascii="Arial" w:eastAsia="Arial" w:hAnsi="Arial" w:cs="Arial"/>
        </w:rPr>
        <w:t>would</w:t>
      </w:r>
      <w:r w:rsidR="009B2AB9" w:rsidRPr="00BD6A4C">
        <w:rPr>
          <w:rFonts w:ascii="Arial" w:eastAsia="Arial" w:hAnsi="Arial" w:cs="Arial"/>
        </w:rPr>
        <w:t xml:space="preserve"> </w:t>
      </w:r>
      <w:r w:rsidR="7AC37C08" w:rsidRPr="00BD6A4C">
        <w:rPr>
          <w:rFonts w:ascii="Arial" w:eastAsia="Arial" w:hAnsi="Arial" w:cs="Arial"/>
        </w:rPr>
        <w:t xml:space="preserve">be searched </w:t>
      </w:r>
      <w:r w:rsidR="005A3330">
        <w:rPr>
          <w:rFonts w:ascii="Arial" w:eastAsia="Arial" w:hAnsi="Arial" w:cs="Arial"/>
        </w:rPr>
        <w:t>upon</w:t>
      </w:r>
      <w:r w:rsidR="005A3330" w:rsidRPr="00BD6A4C">
        <w:rPr>
          <w:rFonts w:ascii="Arial" w:eastAsia="Arial" w:hAnsi="Arial" w:cs="Arial"/>
        </w:rPr>
        <w:t xml:space="preserve"> </w:t>
      </w:r>
      <w:r w:rsidR="7AC37C08" w:rsidRPr="00BD6A4C">
        <w:rPr>
          <w:rFonts w:ascii="Arial" w:eastAsia="Arial" w:hAnsi="Arial" w:cs="Arial"/>
        </w:rPr>
        <w:t>admission</w:t>
      </w:r>
      <w:r w:rsidR="00E55CFE">
        <w:rPr>
          <w:rFonts w:ascii="Arial" w:eastAsia="Arial" w:hAnsi="Arial" w:cs="Arial"/>
        </w:rPr>
        <w:t>,</w:t>
      </w:r>
      <w:r w:rsidR="7AC37C08" w:rsidRPr="00BD6A4C">
        <w:rPr>
          <w:rFonts w:ascii="Arial" w:eastAsia="Arial" w:hAnsi="Arial" w:cs="Arial"/>
        </w:rPr>
        <w:t xml:space="preserve"> </w:t>
      </w:r>
      <w:r w:rsidR="005A3330">
        <w:rPr>
          <w:rFonts w:ascii="Arial" w:eastAsia="Arial" w:hAnsi="Arial" w:cs="Arial"/>
        </w:rPr>
        <w:t>and</w:t>
      </w:r>
      <w:r w:rsidR="00E55CFE">
        <w:rPr>
          <w:rFonts w:ascii="Arial" w:eastAsia="Arial" w:hAnsi="Arial" w:cs="Arial"/>
        </w:rPr>
        <w:t xml:space="preserve"> that</w:t>
      </w:r>
      <w:r w:rsidR="7AC37C08" w:rsidRPr="00BD6A4C">
        <w:rPr>
          <w:rFonts w:ascii="Arial" w:eastAsia="Arial" w:hAnsi="Arial" w:cs="Arial"/>
        </w:rPr>
        <w:t xml:space="preserve"> staff member</w:t>
      </w:r>
      <w:r w:rsidR="386306CE" w:rsidRPr="00BD6A4C">
        <w:rPr>
          <w:rFonts w:ascii="Arial" w:eastAsia="Arial" w:hAnsi="Arial" w:cs="Arial"/>
        </w:rPr>
        <w:t xml:space="preserve">s </w:t>
      </w:r>
      <w:r w:rsidR="005A3330">
        <w:rPr>
          <w:rFonts w:ascii="Arial" w:eastAsia="Arial" w:hAnsi="Arial" w:cs="Arial"/>
        </w:rPr>
        <w:t>would conduct</w:t>
      </w:r>
      <w:r w:rsidR="005A3330" w:rsidRPr="00BD6A4C">
        <w:rPr>
          <w:rFonts w:ascii="Arial" w:eastAsia="Arial" w:hAnsi="Arial" w:cs="Arial"/>
        </w:rPr>
        <w:t xml:space="preserve"> </w:t>
      </w:r>
      <w:r w:rsidR="386306CE" w:rsidRPr="00BD6A4C">
        <w:rPr>
          <w:rFonts w:ascii="Arial" w:eastAsia="Arial" w:hAnsi="Arial" w:cs="Arial"/>
        </w:rPr>
        <w:t>a pat search.</w:t>
      </w:r>
      <w:r w:rsidR="012F843A" w:rsidRPr="00BD6A4C">
        <w:rPr>
          <w:rFonts w:ascii="Arial" w:eastAsia="Arial" w:hAnsi="Arial" w:cs="Arial"/>
        </w:rPr>
        <w:t xml:space="preserve"> </w:t>
      </w:r>
      <w:r w:rsidR="002F78E1">
        <w:rPr>
          <w:rFonts w:ascii="Arial" w:eastAsia="Arial" w:hAnsi="Arial" w:cs="Arial"/>
        </w:rPr>
        <w:t>The document showed that administers and staff members can receive reports</w:t>
      </w:r>
      <w:r w:rsidR="001A5783">
        <w:rPr>
          <w:rFonts w:ascii="Arial" w:eastAsia="Arial" w:hAnsi="Arial" w:cs="Arial"/>
        </w:rPr>
        <w:t xml:space="preserve"> of contraband having been introduced to the facility, and if so, the [facility name] will conduct facility searches.</w:t>
      </w:r>
      <w:r w:rsidR="001A5783" w:rsidRPr="00BD6A4C">
        <w:rPr>
          <w:rFonts w:ascii="Arial" w:eastAsia="Arial" w:hAnsi="Arial" w:cs="Arial"/>
        </w:rPr>
        <w:t xml:space="preserve"> </w:t>
      </w:r>
    </w:p>
    <w:p w14:paraId="56A44617" w14:textId="2ED3D69F" w:rsidR="6D2AE0A0" w:rsidRPr="00CF67DA" w:rsidRDefault="6DAA1C5F" w:rsidP="675C11A6">
      <w:pPr>
        <w:spacing w:before="240" w:after="240"/>
        <w:rPr>
          <w:rFonts w:ascii="Arial" w:hAnsi="Arial" w:cs="Arial"/>
        </w:rPr>
      </w:pPr>
      <w:r w:rsidRPr="00BD6A4C">
        <w:rPr>
          <w:rFonts w:ascii="Arial" w:eastAsia="Arial" w:hAnsi="Arial" w:cs="Arial"/>
        </w:rPr>
        <w:t xml:space="preserve">A review of the </w:t>
      </w:r>
      <w:r w:rsidR="20FAB288" w:rsidRPr="00BD6A4C">
        <w:rPr>
          <w:rFonts w:ascii="Arial" w:eastAsia="Arial" w:hAnsi="Arial" w:cs="Arial"/>
        </w:rPr>
        <w:t>facility's</w:t>
      </w:r>
      <w:r w:rsidRPr="00BD6A4C">
        <w:rPr>
          <w:rFonts w:ascii="Arial" w:eastAsia="Arial" w:hAnsi="Arial" w:cs="Arial"/>
        </w:rPr>
        <w:t xml:space="preserve"> policy and procedure titled </w:t>
      </w:r>
      <w:r w:rsidR="359F0AFA" w:rsidRPr="00BD6A4C">
        <w:rPr>
          <w:rFonts w:ascii="Arial" w:eastAsia="Arial" w:hAnsi="Arial" w:cs="Arial"/>
        </w:rPr>
        <w:t>"</w:t>
      </w:r>
      <w:r w:rsidRPr="00BD6A4C">
        <w:rPr>
          <w:rFonts w:ascii="Arial" w:eastAsia="Arial" w:hAnsi="Arial" w:cs="Arial"/>
        </w:rPr>
        <w:t>8.03.5 Medical Stability Criteria</w:t>
      </w:r>
      <w:r w:rsidR="359F0AFA" w:rsidRPr="00BD6A4C">
        <w:rPr>
          <w:rFonts w:ascii="Arial" w:eastAsia="Arial" w:hAnsi="Arial" w:cs="Arial"/>
        </w:rPr>
        <w:t>"</w:t>
      </w:r>
      <w:r w:rsidR="007C6C62">
        <w:rPr>
          <w:rFonts w:ascii="Arial" w:eastAsia="Arial" w:hAnsi="Arial" w:cs="Arial"/>
        </w:rPr>
        <w:t>,</w:t>
      </w:r>
      <w:r w:rsidRPr="00BD6A4C">
        <w:rPr>
          <w:rFonts w:ascii="Arial" w:eastAsia="Arial" w:hAnsi="Arial" w:cs="Arial"/>
        </w:rPr>
        <w:t xml:space="preserve"> dated </w:t>
      </w:r>
      <w:r w:rsidR="00102404">
        <w:rPr>
          <w:rFonts w:ascii="Arial" w:eastAsia="Arial" w:hAnsi="Arial" w:cs="Arial"/>
        </w:rPr>
        <w:t>0</w:t>
      </w:r>
      <w:r w:rsidR="43F85E57" w:rsidRPr="00BD6A4C">
        <w:rPr>
          <w:rFonts w:ascii="Arial" w:eastAsia="Arial" w:hAnsi="Arial" w:cs="Arial"/>
        </w:rPr>
        <w:t>5/16/24</w:t>
      </w:r>
      <w:r w:rsidRPr="00BD6A4C">
        <w:rPr>
          <w:rFonts w:ascii="Arial" w:eastAsia="Arial" w:hAnsi="Arial" w:cs="Arial"/>
        </w:rPr>
        <w:t xml:space="preserve">, showed that the policy outlined procedures for assessing medical stability, requiring staff to evaluate vital signs, mental status, and physical condition, document findings in the </w:t>
      </w:r>
      <w:r w:rsidR="000D4705">
        <w:rPr>
          <w:rFonts w:ascii="Arial" w:eastAsia="Arial" w:hAnsi="Arial" w:cs="Arial"/>
        </w:rPr>
        <w:t>patient’s</w:t>
      </w:r>
      <w:r w:rsidR="000D4705" w:rsidRPr="00BD6A4C">
        <w:rPr>
          <w:rFonts w:ascii="Arial" w:eastAsia="Arial" w:hAnsi="Arial" w:cs="Arial"/>
        </w:rPr>
        <w:t xml:space="preserve"> </w:t>
      </w:r>
      <w:r w:rsidRPr="00BD6A4C">
        <w:rPr>
          <w:rFonts w:ascii="Arial" w:eastAsia="Arial" w:hAnsi="Arial" w:cs="Arial"/>
        </w:rPr>
        <w:t xml:space="preserve">record, and consult the Health Care Coordinator if instability </w:t>
      </w:r>
      <w:r w:rsidR="000D4705">
        <w:rPr>
          <w:rFonts w:ascii="Arial" w:eastAsia="Arial" w:hAnsi="Arial" w:cs="Arial"/>
        </w:rPr>
        <w:t>was</w:t>
      </w:r>
      <w:r w:rsidR="000D4705" w:rsidRPr="00BD6A4C">
        <w:rPr>
          <w:rFonts w:ascii="Arial" w:eastAsia="Arial" w:hAnsi="Arial" w:cs="Arial"/>
        </w:rPr>
        <w:t xml:space="preserve"> </w:t>
      </w:r>
      <w:r w:rsidRPr="00BD6A4C">
        <w:rPr>
          <w:rFonts w:ascii="Arial" w:eastAsia="Arial" w:hAnsi="Arial" w:cs="Arial"/>
        </w:rPr>
        <w:t xml:space="preserve">identified. It also mandated referral to a medical provider for further evaluation if criteria for stability </w:t>
      </w:r>
      <w:r w:rsidR="000D4705">
        <w:rPr>
          <w:rFonts w:ascii="Arial" w:eastAsia="Arial" w:hAnsi="Arial" w:cs="Arial"/>
        </w:rPr>
        <w:t>were</w:t>
      </w:r>
      <w:r w:rsidR="000D4705" w:rsidRPr="00BD6A4C">
        <w:rPr>
          <w:rFonts w:ascii="Arial" w:eastAsia="Arial" w:hAnsi="Arial" w:cs="Arial"/>
        </w:rPr>
        <w:t xml:space="preserve"> </w:t>
      </w:r>
      <w:r w:rsidRPr="00BD6A4C">
        <w:rPr>
          <w:rFonts w:ascii="Arial" w:eastAsia="Arial" w:hAnsi="Arial" w:cs="Arial"/>
        </w:rPr>
        <w:t xml:space="preserve">not met and required ongoing monitoring until stability </w:t>
      </w:r>
      <w:r w:rsidR="000D4705">
        <w:rPr>
          <w:rFonts w:ascii="Arial" w:eastAsia="Arial" w:hAnsi="Arial" w:cs="Arial"/>
        </w:rPr>
        <w:t>was</w:t>
      </w:r>
      <w:r w:rsidR="000D4705" w:rsidRPr="00BD6A4C">
        <w:rPr>
          <w:rFonts w:ascii="Arial" w:eastAsia="Arial" w:hAnsi="Arial" w:cs="Arial"/>
        </w:rPr>
        <w:t xml:space="preserve"> </w:t>
      </w:r>
      <w:r w:rsidRPr="00BD6A4C">
        <w:rPr>
          <w:rFonts w:ascii="Arial" w:eastAsia="Arial" w:hAnsi="Arial" w:cs="Arial"/>
        </w:rPr>
        <w:t>achieved.</w:t>
      </w:r>
    </w:p>
    <w:p w14:paraId="562B5A51" w14:textId="43F8DD78" w:rsidR="6D2AE0A0" w:rsidRPr="00CF67DA" w:rsidRDefault="3382FFDF" w:rsidP="675C11A6">
      <w:pPr>
        <w:spacing w:before="240" w:after="240"/>
        <w:rPr>
          <w:rFonts w:ascii="Arial" w:hAnsi="Arial" w:cs="Arial"/>
        </w:rPr>
      </w:pPr>
      <w:r w:rsidRPr="00BD6A4C">
        <w:rPr>
          <w:rFonts w:ascii="Arial" w:eastAsia="Arial" w:hAnsi="Arial" w:cs="Arial"/>
        </w:rPr>
        <w:t>A review of the facility</w:t>
      </w:r>
      <w:r w:rsidR="319E7F22" w:rsidRPr="00BD6A4C">
        <w:rPr>
          <w:rFonts w:ascii="Arial" w:eastAsia="Arial" w:hAnsi="Arial" w:cs="Arial"/>
        </w:rPr>
        <w:t>'</w:t>
      </w:r>
      <w:r w:rsidRPr="00BD6A4C">
        <w:rPr>
          <w:rFonts w:ascii="Arial" w:eastAsia="Arial" w:hAnsi="Arial" w:cs="Arial"/>
        </w:rPr>
        <w:t xml:space="preserve">s policy and procedure titled </w:t>
      </w:r>
      <w:r w:rsidR="359F0AFA" w:rsidRPr="00BD6A4C">
        <w:rPr>
          <w:rFonts w:ascii="Arial" w:eastAsia="Arial" w:hAnsi="Arial" w:cs="Arial"/>
        </w:rPr>
        <w:t>"</w:t>
      </w:r>
      <w:r w:rsidRPr="00BD6A4C">
        <w:rPr>
          <w:rFonts w:ascii="Arial" w:eastAsia="Arial" w:hAnsi="Arial" w:cs="Arial"/>
        </w:rPr>
        <w:t>8.14 Medical and Psychiatric Emergencies</w:t>
      </w:r>
      <w:r w:rsidR="359F0AFA" w:rsidRPr="00BD6A4C">
        <w:rPr>
          <w:rFonts w:ascii="Arial" w:eastAsia="Arial" w:hAnsi="Arial" w:cs="Arial"/>
        </w:rPr>
        <w:t>"</w:t>
      </w:r>
      <w:r w:rsidR="00861CAD">
        <w:rPr>
          <w:rFonts w:ascii="Arial" w:eastAsia="Arial" w:hAnsi="Arial" w:cs="Arial"/>
        </w:rPr>
        <w:t>,</w:t>
      </w:r>
      <w:r w:rsidRPr="00BD6A4C">
        <w:rPr>
          <w:rFonts w:ascii="Arial" w:eastAsia="Arial" w:hAnsi="Arial" w:cs="Arial"/>
        </w:rPr>
        <w:t xml:space="preserve"> dated </w:t>
      </w:r>
      <w:r w:rsidR="00861CAD">
        <w:rPr>
          <w:rFonts w:ascii="Arial" w:eastAsia="Arial" w:hAnsi="Arial" w:cs="Arial"/>
        </w:rPr>
        <w:t>0</w:t>
      </w:r>
      <w:r w:rsidR="62056487" w:rsidRPr="00BD6A4C">
        <w:rPr>
          <w:rFonts w:ascii="Arial" w:eastAsia="Arial" w:hAnsi="Arial" w:cs="Arial"/>
        </w:rPr>
        <w:t>5/16/24</w:t>
      </w:r>
      <w:r w:rsidRPr="00BD6A4C">
        <w:rPr>
          <w:rFonts w:ascii="Arial" w:eastAsia="Arial" w:hAnsi="Arial" w:cs="Arial"/>
        </w:rPr>
        <w:t xml:space="preserve">, showed that the policy outlined procedures for managing medical emergencies, requiring staff to call 911, </w:t>
      </w:r>
      <w:commentRangeStart w:id="24"/>
      <w:commentRangeStart w:id="25"/>
      <w:r w:rsidRPr="00BD6A4C">
        <w:rPr>
          <w:rFonts w:ascii="Arial" w:eastAsia="Arial" w:hAnsi="Arial" w:cs="Arial"/>
        </w:rPr>
        <w:t xml:space="preserve">report </w:t>
      </w:r>
      <w:r w:rsidR="000D0C62">
        <w:rPr>
          <w:rFonts w:ascii="Arial" w:eastAsia="Arial" w:hAnsi="Arial" w:cs="Arial"/>
        </w:rPr>
        <w:t>an</w:t>
      </w:r>
      <w:r w:rsidRPr="00BD6A4C">
        <w:rPr>
          <w:rFonts w:ascii="Arial" w:eastAsia="Arial" w:hAnsi="Arial" w:cs="Arial"/>
        </w:rPr>
        <w:t xml:space="preserve"> emergency at </w:t>
      </w:r>
      <w:r w:rsidR="34E564C0" w:rsidRPr="00BD6A4C">
        <w:rPr>
          <w:rFonts w:ascii="Arial" w:eastAsia="Arial" w:hAnsi="Arial" w:cs="Arial"/>
        </w:rPr>
        <w:t>[facility name]</w:t>
      </w:r>
      <w:r w:rsidRPr="00BD6A4C">
        <w:rPr>
          <w:rFonts w:ascii="Arial" w:eastAsia="Arial" w:hAnsi="Arial" w:cs="Arial"/>
        </w:rPr>
        <w:t xml:space="preserve">, </w:t>
      </w:r>
      <w:commentRangeEnd w:id="24"/>
      <w:r w:rsidR="00607567">
        <w:rPr>
          <w:rStyle w:val="CommentReference"/>
        </w:rPr>
        <w:commentReference w:id="24"/>
      </w:r>
      <w:commentRangeEnd w:id="25"/>
      <w:r w:rsidR="000D0C62">
        <w:rPr>
          <w:rStyle w:val="CommentReference"/>
        </w:rPr>
        <w:commentReference w:id="25"/>
      </w:r>
      <w:r w:rsidRPr="00BD6A4C">
        <w:rPr>
          <w:rFonts w:ascii="Arial" w:eastAsia="Arial" w:hAnsi="Arial" w:cs="Arial"/>
        </w:rPr>
        <w:t xml:space="preserve">post a staff member to guide emergency personnel, provide pertinent medical information, notify family members as appropriate, remove other individuals and visitors, and complete an Incident Report. It also addressed psychiatric emergencies, requiring staff to attempt de-escalation, call </w:t>
      </w:r>
      <w:proofErr w:type="gramStart"/>
      <w:r w:rsidRPr="00BD6A4C">
        <w:rPr>
          <w:rFonts w:ascii="Arial" w:eastAsia="Arial" w:hAnsi="Arial" w:cs="Arial"/>
        </w:rPr>
        <w:t>911</w:t>
      </w:r>
      <w:proofErr w:type="gramEnd"/>
      <w:r w:rsidRPr="00BD6A4C">
        <w:rPr>
          <w:rFonts w:ascii="Arial" w:eastAsia="Arial" w:hAnsi="Arial" w:cs="Arial"/>
        </w:rPr>
        <w:t xml:space="preserve"> if necessary, transport </w:t>
      </w:r>
      <w:r w:rsidR="006017CC">
        <w:rPr>
          <w:rFonts w:ascii="Arial" w:eastAsia="Arial" w:hAnsi="Arial" w:cs="Arial"/>
        </w:rPr>
        <w:t>patients</w:t>
      </w:r>
      <w:r w:rsidR="006017CC" w:rsidRPr="00BD6A4C">
        <w:rPr>
          <w:rFonts w:ascii="Arial" w:eastAsia="Arial" w:hAnsi="Arial" w:cs="Arial"/>
        </w:rPr>
        <w:t xml:space="preserve"> </w:t>
      </w:r>
      <w:r w:rsidRPr="00BD6A4C">
        <w:rPr>
          <w:rFonts w:ascii="Arial" w:eastAsia="Arial" w:hAnsi="Arial" w:cs="Arial"/>
        </w:rPr>
        <w:t xml:space="preserve">to a hospital for evaluation if in a mental crisis, and ensure all </w:t>
      </w:r>
      <w:r w:rsidR="006017CC">
        <w:rPr>
          <w:rFonts w:ascii="Arial" w:eastAsia="Arial" w:hAnsi="Arial" w:cs="Arial"/>
        </w:rPr>
        <w:t>patients</w:t>
      </w:r>
      <w:r w:rsidR="006017CC" w:rsidRPr="00BD6A4C">
        <w:rPr>
          <w:rFonts w:ascii="Arial" w:eastAsia="Arial" w:hAnsi="Arial" w:cs="Arial"/>
        </w:rPr>
        <w:t xml:space="preserve"> </w:t>
      </w:r>
      <w:r w:rsidR="006017CC">
        <w:rPr>
          <w:rFonts w:ascii="Arial" w:eastAsia="Arial" w:hAnsi="Arial" w:cs="Arial"/>
        </w:rPr>
        <w:t>were</w:t>
      </w:r>
      <w:r w:rsidR="006017CC" w:rsidRPr="00BD6A4C">
        <w:rPr>
          <w:rFonts w:ascii="Arial" w:eastAsia="Arial" w:hAnsi="Arial" w:cs="Arial"/>
        </w:rPr>
        <w:t xml:space="preserve"> </w:t>
      </w:r>
      <w:r w:rsidRPr="00BD6A4C">
        <w:rPr>
          <w:rFonts w:ascii="Arial" w:eastAsia="Arial" w:hAnsi="Arial" w:cs="Arial"/>
        </w:rPr>
        <w:t>cleared prior to returning to the facility.</w:t>
      </w:r>
    </w:p>
    <w:p w14:paraId="541931B4" w14:textId="32B9241D" w:rsidR="53AB9149" w:rsidRPr="00CF67DA" w:rsidRDefault="501C19B7" w:rsidP="6D223C99">
      <w:pPr>
        <w:spacing w:before="240" w:after="240"/>
        <w:rPr>
          <w:rFonts w:ascii="Arial" w:hAnsi="Arial" w:cs="Arial"/>
        </w:rPr>
      </w:pPr>
      <w:r w:rsidRPr="00BD6A4C">
        <w:rPr>
          <w:rFonts w:ascii="Arial" w:eastAsia="Arial" w:hAnsi="Arial" w:cs="Arial"/>
        </w:rPr>
        <w:t>A review of the facility</w:t>
      </w:r>
      <w:r w:rsidR="305F3C8D" w:rsidRPr="00BD6A4C">
        <w:rPr>
          <w:rFonts w:ascii="Arial" w:eastAsia="Arial" w:hAnsi="Arial" w:cs="Arial"/>
        </w:rPr>
        <w:t>'</w:t>
      </w:r>
      <w:r w:rsidRPr="00BD6A4C">
        <w:rPr>
          <w:rFonts w:ascii="Arial" w:eastAsia="Arial" w:hAnsi="Arial" w:cs="Arial"/>
        </w:rPr>
        <w:t xml:space="preserve">s policy and procedure titled </w:t>
      </w:r>
      <w:r w:rsidR="359F0AFA" w:rsidRPr="00BD6A4C">
        <w:rPr>
          <w:rFonts w:ascii="Arial" w:eastAsia="Arial" w:hAnsi="Arial" w:cs="Arial"/>
        </w:rPr>
        <w:t>"</w:t>
      </w:r>
      <w:r w:rsidRPr="00BD6A4C">
        <w:rPr>
          <w:rFonts w:ascii="Arial" w:eastAsia="Arial" w:hAnsi="Arial" w:cs="Arial"/>
        </w:rPr>
        <w:t>8.15 Suicidal and Mentally Ill Patients</w:t>
      </w:r>
      <w:r w:rsidR="359F0AFA" w:rsidRPr="00BD6A4C">
        <w:rPr>
          <w:rFonts w:ascii="Arial" w:eastAsia="Arial" w:hAnsi="Arial" w:cs="Arial"/>
        </w:rPr>
        <w:t>"</w:t>
      </w:r>
      <w:r w:rsidR="00E361BC">
        <w:rPr>
          <w:rFonts w:ascii="Arial" w:eastAsia="Arial" w:hAnsi="Arial" w:cs="Arial"/>
        </w:rPr>
        <w:t>,</w:t>
      </w:r>
      <w:r w:rsidRPr="00BD6A4C">
        <w:rPr>
          <w:rFonts w:ascii="Arial" w:eastAsia="Arial" w:hAnsi="Arial" w:cs="Arial"/>
        </w:rPr>
        <w:t xml:space="preserve"> dated </w:t>
      </w:r>
      <w:r w:rsidR="00E361BC">
        <w:rPr>
          <w:rFonts w:ascii="Arial" w:eastAsia="Arial" w:hAnsi="Arial" w:cs="Arial"/>
        </w:rPr>
        <w:t>0</w:t>
      </w:r>
      <w:r w:rsidR="73DA6014" w:rsidRPr="00BD6A4C">
        <w:rPr>
          <w:rFonts w:ascii="Arial" w:eastAsia="Arial" w:hAnsi="Arial" w:cs="Arial"/>
        </w:rPr>
        <w:t>5/</w:t>
      </w:r>
      <w:r w:rsidRPr="00BD6A4C">
        <w:rPr>
          <w:rFonts w:ascii="Arial" w:eastAsia="Arial" w:hAnsi="Arial" w:cs="Arial"/>
        </w:rPr>
        <w:t>16</w:t>
      </w:r>
      <w:r w:rsidR="36F35C51" w:rsidRPr="00BD6A4C">
        <w:rPr>
          <w:rFonts w:ascii="Arial" w:eastAsia="Arial" w:hAnsi="Arial" w:cs="Arial"/>
        </w:rPr>
        <w:t>/</w:t>
      </w:r>
      <w:r w:rsidRPr="00BD6A4C">
        <w:rPr>
          <w:rFonts w:ascii="Arial" w:eastAsia="Arial" w:hAnsi="Arial" w:cs="Arial"/>
        </w:rPr>
        <w:t xml:space="preserve">24, showed that the policy outlined procedures for managing suicidal or mentally ill patients, requiring staff to conduct immediate risk assessments, implement safety precautions, notify the Administrator, contact emergency services if needed, and document all actions in the </w:t>
      </w:r>
      <w:r w:rsidR="00E067D3">
        <w:rPr>
          <w:rFonts w:ascii="Arial" w:eastAsia="Arial" w:hAnsi="Arial" w:cs="Arial"/>
        </w:rPr>
        <w:t>patient’s</w:t>
      </w:r>
      <w:r w:rsidR="00E067D3" w:rsidRPr="00BD6A4C">
        <w:rPr>
          <w:rFonts w:ascii="Arial" w:eastAsia="Arial" w:hAnsi="Arial" w:cs="Arial"/>
        </w:rPr>
        <w:t xml:space="preserve"> </w:t>
      </w:r>
      <w:r w:rsidRPr="00BD6A4C">
        <w:rPr>
          <w:rFonts w:ascii="Arial" w:eastAsia="Arial" w:hAnsi="Arial" w:cs="Arial"/>
        </w:rPr>
        <w:t xml:space="preserve">record. It also mandated ongoing monitoring and development of individualized safety plans for at-risk </w:t>
      </w:r>
      <w:r w:rsidR="00E067D3">
        <w:rPr>
          <w:rFonts w:ascii="Arial" w:eastAsia="Arial" w:hAnsi="Arial" w:cs="Arial"/>
        </w:rPr>
        <w:t>patients</w:t>
      </w:r>
      <w:r w:rsidRPr="00BD6A4C">
        <w:rPr>
          <w:rFonts w:ascii="Arial" w:eastAsia="Arial" w:hAnsi="Arial" w:cs="Arial"/>
        </w:rPr>
        <w:t>.</w:t>
      </w:r>
    </w:p>
    <w:p w14:paraId="6B418105" w14:textId="5E7EEED9" w:rsidR="26C8801D" w:rsidRPr="00BD6A4C" w:rsidRDefault="26C8801D" w:rsidP="41069EC1">
      <w:pPr>
        <w:spacing w:before="240" w:after="240"/>
        <w:rPr>
          <w:rFonts w:ascii="Arial" w:eastAsia="Arial" w:hAnsi="Arial" w:cs="Arial"/>
        </w:rPr>
      </w:pPr>
      <w:r w:rsidRPr="00BD6A4C">
        <w:rPr>
          <w:rFonts w:ascii="Arial" w:eastAsia="Arial" w:hAnsi="Arial" w:cs="Arial"/>
        </w:rPr>
        <w:t>A review of the facility’s policy and procedure titled “6.7.1 Illegal Drugs, Legal Drugs, and Prescription Medications”</w:t>
      </w:r>
      <w:r w:rsidR="00E067D3">
        <w:rPr>
          <w:rFonts w:ascii="Arial" w:eastAsia="Arial" w:hAnsi="Arial" w:cs="Arial"/>
        </w:rPr>
        <w:t>,</w:t>
      </w:r>
      <w:r w:rsidRPr="00BD6A4C">
        <w:rPr>
          <w:rFonts w:ascii="Arial" w:eastAsia="Arial" w:hAnsi="Arial" w:cs="Arial"/>
        </w:rPr>
        <w:t xml:space="preserve"> dated </w:t>
      </w:r>
      <w:r w:rsidR="00E5283F" w:rsidRPr="00BD6A4C">
        <w:rPr>
          <w:rFonts w:ascii="Arial" w:eastAsia="Arial" w:hAnsi="Arial" w:cs="Arial"/>
        </w:rPr>
        <w:t>0</w:t>
      </w:r>
      <w:r w:rsidRPr="00BD6A4C">
        <w:rPr>
          <w:rFonts w:ascii="Arial" w:eastAsia="Arial" w:hAnsi="Arial" w:cs="Arial"/>
        </w:rPr>
        <w:t>5/16/24</w:t>
      </w:r>
      <w:r w:rsidR="63304D14" w:rsidRPr="00BD6A4C">
        <w:rPr>
          <w:rFonts w:ascii="Arial" w:eastAsia="Arial" w:hAnsi="Arial" w:cs="Arial"/>
        </w:rPr>
        <w:t>, showed a procedure for when a patient, visi</w:t>
      </w:r>
      <w:r w:rsidR="404632E9" w:rsidRPr="00BD6A4C">
        <w:rPr>
          <w:rFonts w:ascii="Arial" w:eastAsia="Arial" w:hAnsi="Arial" w:cs="Arial"/>
        </w:rPr>
        <w:t>t</w:t>
      </w:r>
      <w:r w:rsidR="63304D14" w:rsidRPr="00BD6A4C">
        <w:rPr>
          <w:rFonts w:ascii="Arial" w:eastAsia="Arial" w:hAnsi="Arial" w:cs="Arial"/>
        </w:rPr>
        <w:t xml:space="preserve">or, or staff </w:t>
      </w:r>
      <w:r w:rsidR="002C650D">
        <w:rPr>
          <w:rFonts w:ascii="Arial" w:eastAsia="Arial" w:hAnsi="Arial" w:cs="Arial"/>
        </w:rPr>
        <w:t>w</w:t>
      </w:r>
      <w:r w:rsidR="63304D14" w:rsidRPr="00BD6A4C">
        <w:rPr>
          <w:rFonts w:ascii="Arial" w:eastAsia="Arial" w:hAnsi="Arial" w:cs="Arial"/>
        </w:rPr>
        <w:t xml:space="preserve">as </w:t>
      </w:r>
      <w:r w:rsidR="4D75646C" w:rsidRPr="00BD6A4C">
        <w:rPr>
          <w:rFonts w:ascii="Arial" w:eastAsia="Arial" w:hAnsi="Arial" w:cs="Arial"/>
        </w:rPr>
        <w:t xml:space="preserve">suspected </w:t>
      </w:r>
      <w:r w:rsidR="4D75646C" w:rsidRPr="00BD6A4C">
        <w:rPr>
          <w:rFonts w:ascii="Arial" w:eastAsia="Arial" w:hAnsi="Arial" w:cs="Arial"/>
        </w:rPr>
        <w:lastRenderedPageBreak/>
        <w:t xml:space="preserve">to have </w:t>
      </w:r>
      <w:r w:rsidR="63304D14" w:rsidRPr="00BD6A4C">
        <w:rPr>
          <w:rFonts w:ascii="Arial" w:eastAsia="Arial" w:hAnsi="Arial" w:cs="Arial"/>
        </w:rPr>
        <w:t>brought alcohol and or illegal drugs into the facility, senior staff shall a</w:t>
      </w:r>
      <w:r w:rsidR="272F925B" w:rsidRPr="00BD6A4C">
        <w:rPr>
          <w:rFonts w:ascii="Arial" w:eastAsia="Arial" w:hAnsi="Arial" w:cs="Arial"/>
        </w:rPr>
        <w:t>p</w:t>
      </w:r>
      <w:r w:rsidR="63304D14" w:rsidRPr="00BD6A4C">
        <w:rPr>
          <w:rFonts w:ascii="Arial" w:eastAsia="Arial" w:hAnsi="Arial" w:cs="Arial"/>
        </w:rPr>
        <w:t>proach the suspected person, ev</w:t>
      </w:r>
      <w:r w:rsidR="6BD64B44" w:rsidRPr="00BD6A4C">
        <w:rPr>
          <w:rFonts w:ascii="Arial" w:eastAsia="Arial" w:hAnsi="Arial" w:cs="Arial"/>
        </w:rPr>
        <w:t>al</w:t>
      </w:r>
      <w:r w:rsidR="63304D14" w:rsidRPr="00BD6A4C">
        <w:rPr>
          <w:rFonts w:ascii="Arial" w:eastAsia="Arial" w:hAnsi="Arial" w:cs="Arial"/>
        </w:rPr>
        <w:t>uate the situation, and if con</w:t>
      </w:r>
      <w:r w:rsidR="380118EB" w:rsidRPr="00BD6A4C">
        <w:rPr>
          <w:rFonts w:ascii="Arial" w:eastAsia="Arial" w:hAnsi="Arial" w:cs="Arial"/>
        </w:rPr>
        <w:t>firme</w:t>
      </w:r>
      <w:r w:rsidR="559A54F3" w:rsidRPr="00BD6A4C">
        <w:rPr>
          <w:rFonts w:ascii="Arial" w:eastAsia="Arial" w:hAnsi="Arial" w:cs="Arial"/>
        </w:rPr>
        <w:t xml:space="preserve">d, </w:t>
      </w:r>
      <w:r w:rsidR="26CC7CC1" w:rsidRPr="00BD6A4C">
        <w:rPr>
          <w:rFonts w:ascii="Arial" w:eastAsia="Arial" w:hAnsi="Arial" w:cs="Arial"/>
        </w:rPr>
        <w:t>for the case of patients, they will confiscate the alcohol/illegal substance and engage program interventions.</w:t>
      </w:r>
    </w:p>
    <w:p w14:paraId="399B51C7" w14:textId="76F3BF45" w:rsidR="36DEDC78" w:rsidRPr="00BD6A4C" w:rsidRDefault="36DEDC78" w:rsidP="74142EF0">
      <w:pPr>
        <w:spacing w:before="240" w:after="240"/>
        <w:rPr>
          <w:rFonts w:ascii="Arial" w:eastAsia="Arial" w:hAnsi="Arial" w:cs="Arial"/>
        </w:rPr>
      </w:pPr>
      <w:r w:rsidRPr="00BD6A4C">
        <w:rPr>
          <w:rFonts w:ascii="Arial" w:eastAsia="Arial" w:hAnsi="Arial" w:cs="Arial"/>
        </w:rPr>
        <w:t xml:space="preserve">A review of the facility’s policy and procedure titled “6.7 Individual Rules and </w:t>
      </w:r>
      <w:r w:rsidR="113495CE" w:rsidRPr="00BD6A4C">
        <w:rPr>
          <w:rFonts w:ascii="Arial" w:eastAsia="Arial" w:hAnsi="Arial" w:cs="Arial"/>
        </w:rPr>
        <w:t>Responsibilities</w:t>
      </w:r>
      <w:r w:rsidRPr="00BD6A4C">
        <w:rPr>
          <w:rFonts w:ascii="Arial" w:eastAsia="Arial" w:hAnsi="Arial" w:cs="Arial"/>
        </w:rPr>
        <w:t>”</w:t>
      </w:r>
      <w:r w:rsidR="002C650D">
        <w:rPr>
          <w:rFonts w:ascii="Arial" w:eastAsia="Arial" w:hAnsi="Arial" w:cs="Arial"/>
        </w:rPr>
        <w:t>,</w:t>
      </w:r>
      <w:r w:rsidRPr="00BD6A4C">
        <w:rPr>
          <w:rFonts w:ascii="Arial" w:eastAsia="Arial" w:hAnsi="Arial" w:cs="Arial"/>
        </w:rPr>
        <w:t xml:space="preserve"> dated </w:t>
      </w:r>
      <w:r w:rsidR="009C03C9">
        <w:rPr>
          <w:rFonts w:ascii="Arial" w:eastAsia="Arial" w:hAnsi="Arial" w:cs="Arial"/>
        </w:rPr>
        <w:t>0</w:t>
      </w:r>
      <w:r w:rsidRPr="00BD6A4C">
        <w:rPr>
          <w:rFonts w:ascii="Arial" w:eastAsia="Arial" w:hAnsi="Arial" w:cs="Arial"/>
        </w:rPr>
        <w:t xml:space="preserve">5/22/24, showed </w:t>
      </w:r>
      <w:r w:rsidR="6CF58790" w:rsidRPr="00BD6A4C">
        <w:rPr>
          <w:rFonts w:ascii="Arial" w:eastAsia="Arial" w:hAnsi="Arial" w:cs="Arial"/>
        </w:rPr>
        <w:t xml:space="preserve">that a copy of all program rules </w:t>
      </w:r>
      <w:r w:rsidR="009C03C9">
        <w:rPr>
          <w:rFonts w:ascii="Arial" w:eastAsia="Arial" w:hAnsi="Arial" w:cs="Arial"/>
        </w:rPr>
        <w:t>would</w:t>
      </w:r>
      <w:r w:rsidR="009C03C9" w:rsidRPr="00BD6A4C">
        <w:rPr>
          <w:rFonts w:ascii="Arial" w:eastAsia="Arial" w:hAnsi="Arial" w:cs="Arial"/>
        </w:rPr>
        <w:t xml:space="preserve"> </w:t>
      </w:r>
      <w:r w:rsidR="6CF58790" w:rsidRPr="00BD6A4C">
        <w:rPr>
          <w:rFonts w:ascii="Arial" w:eastAsia="Arial" w:hAnsi="Arial" w:cs="Arial"/>
        </w:rPr>
        <w:t xml:space="preserve">be provided to </w:t>
      </w:r>
      <w:r w:rsidR="009C03C9">
        <w:rPr>
          <w:rFonts w:ascii="Arial" w:eastAsia="Arial" w:hAnsi="Arial" w:cs="Arial"/>
        </w:rPr>
        <w:t>patients</w:t>
      </w:r>
      <w:r w:rsidR="009C03C9" w:rsidRPr="00BD6A4C">
        <w:rPr>
          <w:rFonts w:ascii="Arial" w:eastAsia="Arial" w:hAnsi="Arial" w:cs="Arial"/>
        </w:rPr>
        <w:t xml:space="preserve"> </w:t>
      </w:r>
      <w:r w:rsidR="6CF58790" w:rsidRPr="00BD6A4C">
        <w:rPr>
          <w:rFonts w:ascii="Arial" w:eastAsia="Arial" w:hAnsi="Arial" w:cs="Arial"/>
        </w:rPr>
        <w:t>rec</w:t>
      </w:r>
      <w:r w:rsidR="22052BB1" w:rsidRPr="00BD6A4C">
        <w:rPr>
          <w:rFonts w:ascii="Arial" w:eastAsia="Arial" w:hAnsi="Arial" w:cs="Arial"/>
        </w:rPr>
        <w:t>eiv</w:t>
      </w:r>
      <w:r w:rsidR="6CF58790" w:rsidRPr="00BD6A4C">
        <w:rPr>
          <w:rFonts w:ascii="Arial" w:eastAsia="Arial" w:hAnsi="Arial" w:cs="Arial"/>
        </w:rPr>
        <w:t>ing services prior to signing treatment consent forms</w:t>
      </w:r>
      <w:r w:rsidR="680370DB" w:rsidRPr="00BD6A4C">
        <w:rPr>
          <w:rFonts w:ascii="Arial" w:eastAsia="Arial" w:hAnsi="Arial" w:cs="Arial"/>
        </w:rPr>
        <w:t xml:space="preserve">, and a copy </w:t>
      </w:r>
      <w:r w:rsidR="009C03C9">
        <w:rPr>
          <w:rFonts w:ascii="Arial" w:eastAsia="Arial" w:hAnsi="Arial" w:cs="Arial"/>
        </w:rPr>
        <w:t>would</w:t>
      </w:r>
      <w:r w:rsidR="009C03C9" w:rsidRPr="00BD6A4C">
        <w:rPr>
          <w:rFonts w:ascii="Arial" w:eastAsia="Arial" w:hAnsi="Arial" w:cs="Arial"/>
        </w:rPr>
        <w:t xml:space="preserve"> </w:t>
      </w:r>
      <w:r w:rsidR="680370DB" w:rsidRPr="00BD6A4C">
        <w:rPr>
          <w:rFonts w:ascii="Arial" w:eastAsia="Arial" w:hAnsi="Arial" w:cs="Arial"/>
        </w:rPr>
        <w:t xml:space="preserve">be placed in the </w:t>
      </w:r>
      <w:r w:rsidR="009C03C9">
        <w:rPr>
          <w:rFonts w:ascii="Arial" w:eastAsia="Arial" w:hAnsi="Arial" w:cs="Arial"/>
        </w:rPr>
        <w:t>patient's</w:t>
      </w:r>
      <w:r w:rsidR="009C03C9" w:rsidRPr="00BD6A4C">
        <w:rPr>
          <w:rFonts w:ascii="Arial" w:eastAsia="Arial" w:hAnsi="Arial" w:cs="Arial"/>
        </w:rPr>
        <w:t xml:space="preserve"> </w:t>
      </w:r>
      <w:r w:rsidR="680370DB" w:rsidRPr="00BD6A4C">
        <w:rPr>
          <w:rFonts w:ascii="Arial" w:eastAsia="Arial" w:hAnsi="Arial" w:cs="Arial"/>
        </w:rPr>
        <w:t>records.</w:t>
      </w:r>
    </w:p>
    <w:p w14:paraId="7A2A9019" w14:textId="25CE2FA9" w:rsidR="03B2D1E4" w:rsidRPr="00BD6A4C" w:rsidRDefault="03B2D1E4" w:rsidP="5C1F4F48">
      <w:pPr>
        <w:spacing w:before="240" w:after="240"/>
        <w:rPr>
          <w:rFonts w:ascii="Arial" w:eastAsia="Arial" w:hAnsi="Arial" w:cs="Arial"/>
        </w:rPr>
      </w:pPr>
      <w:r w:rsidRPr="00BD6A4C">
        <w:rPr>
          <w:rFonts w:ascii="Arial" w:eastAsia="Arial" w:hAnsi="Arial" w:cs="Arial"/>
        </w:rPr>
        <w:t>A review of the facility’s policy and procedure titled “4.02 Room Search”</w:t>
      </w:r>
      <w:r w:rsidR="001C6A2D">
        <w:rPr>
          <w:rFonts w:ascii="Arial" w:eastAsia="Arial" w:hAnsi="Arial" w:cs="Arial"/>
        </w:rPr>
        <w:t>,</w:t>
      </w:r>
      <w:r w:rsidRPr="00BD6A4C">
        <w:rPr>
          <w:rFonts w:ascii="Arial" w:eastAsia="Arial" w:hAnsi="Arial" w:cs="Arial"/>
        </w:rPr>
        <w:t xml:space="preserve"> dated </w:t>
      </w:r>
      <w:r w:rsidR="00E5283F" w:rsidRPr="00BD6A4C">
        <w:rPr>
          <w:rFonts w:ascii="Arial" w:eastAsia="Arial" w:hAnsi="Arial" w:cs="Arial"/>
        </w:rPr>
        <w:t>0</w:t>
      </w:r>
      <w:r w:rsidRPr="00BD6A4C">
        <w:rPr>
          <w:rFonts w:ascii="Arial" w:eastAsia="Arial" w:hAnsi="Arial" w:cs="Arial"/>
        </w:rPr>
        <w:t xml:space="preserve">5/22/24, showed </w:t>
      </w:r>
      <w:r w:rsidR="00AA0FE1">
        <w:rPr>
          <w:rFonts w:ascii="Arial" w:eastAsia="Arial" w:hAnsi="Arial" w:cs="Arial"/>
        </w:rPr>
        <w:t>that</w:t>
      </w:r>
      <w:r w:rsidR="390CCBA7" w:rsidRPr="00BD6A4C">
        <w:rPr>
          <w:rFonts w:ascii="Arial" w:eastAsia="Arial" w:hAnsi="Arial" w:cs="Arial"/>
        </w:rPr>
        <w:t xml:space="preserve"> each shift must </w:t>
      </w:r>
      <w:r w:rsidR="00E02938">
        <w:rPr>
          <w:rFonts w:ascii="Arial" w:eastAsia="Arial" w:hAnsi="Arial" w:cs="Arial"/>
        </w:rPr>
        <w:t>conduct</w:t>
      </w:r>
      <w:r w:rsidR="00E02938" w:rsidRPr="00BD6A4C">
        <w:rPr>
          <w:rFonts w:ascii="Arial" w:eastAsia="Arial" w:hAnsi="Arial" w:cs="Arial"/>
        </w:rPr>
        <w:t xml:space="preserve"> </w:t>
      </w:r>
      <w:r w:rsidR="390CCBA7" w:rsidRPr="00BD6A4C">
        <w:rPr>
          <w:rFonts w:ascii="Arial" w:eastAsia="Arial" w:hAnsi="Arial" w:cs="Arial"/>
        </w:rPr>
        <w:t>room searches every day</w:t>
      </w:r>
      <w:r w:rsidR="00E02938">
        <w:rPr>
          <w:rFonts w:ascii="Arial" w:eastAsia="Arial" w:hAnsi="Arial" w:cs="Arial"/>
        </w:rPr>
        <w:t>;</w:t>
      </w:r>
      <w:r w:rsidR="390CCBA7" w:rsidRPr="00BD6A4C">
        <w:rPr>
          <w:rFonts w:ascii="Arial" w:eastAsia="Arial" w:hAnsi="Arial" w:cs="Arial"/>
        </w:rPr>
        <w:t xml:space="preserve"> </w:t>
      </w:r>
      <w:r w:rsidR="00E02938">
        <w:rPr>
          <w:rFonts w:ascii="Arial" w:eastAsia="Arial" w:hAnsi="Arial" w:cs="Arial"/>
        </w:rPr>
        <w:t>D</w:t>
      </w:r>
      <w:r w:rsidR="390CCBA7" w:rsidRPr="00BD6A4C">
        <w:rPr>
          <w:rFonts w:ascii="Arial" w:eastAsia="Arial" w:hAnsi="Arial" w:cs="Arial"/>
        </w:rPr>
        <w:t xml:space="preserve">ay and </w:t>
      </w:r>
      <w:r w:rsidR="00E02938">
        <w:rPr>
          <w:rFonts w:ascii="Arial" w:eastAsia="Arial" w:hAnsi="Arial" w:cs="Arial"/>
        </w:rPr>
        <w:t>S</w:t>
      </w:r>
      <w:r w:rsidR="390CCBA7" w:rsidRPr="00BD6A4C">
        <w:rPr>
          <w:rFonts w:ascii="Arial" w:eastAsia="Arial" w:hAnsi="Arial" w:cs="Arial"/>
        </w:rPr>
        <w:t>win</w:t>
      </w:r>
      <w:r w:rsidR="086CB51C" w:rsidRPr="00BD6A4C">
        <w:rPr>
          <w:rFonts w:ascii="Arial" w:eastAsia="Arial" w:hAnsi="Arial" w:cs="Arial"/>
        </w:rPr>
        <w:t>g</w:t>
      </w:r>
      <w:r w:rsidR="390CCBA7" w:rsidRPr="00BD6A4C">
        <w:rPr>
          <w:rFonts w:ascii="Arial" w:eastAsia="Arial" w:hAnsi="Arial" w:cs="Arial"/>
        </w:rPr>
        <w:t xml:space="preserve"> shifts conduct</w:t>
      </w:r>
      <w:r w:rsidR="00E02938">
        <w:rPr>
          <w:rFonts w:ascii="Arial" w:eastAsia="Arial" w:hAnsi="Arial" w:cs="Arial"/>
        </w:rPr>
        <w:t>ed</w:t>
      </w:r>
      <w:r w:rsidR="390CCBA7" w:rsidRPr="00BD6A4C">
        <w:rPr>
          <w:rFonts w:ascii="Arial" w:eastAsia="Arial" w:hAnsi="Arial" w:cs="Arial"/>
        </w:rPr>
        <w:t xml:space="preserve"> </w:t>
      </w:r>
      <w:r w:rsidR="00E02938">
        <w:rPr>
          <w:rFonts w:ascii="Arial" w:eastAsia="Arial" w:hAnsi="Arial" w:cs="Arial"/>
        </w:rPr>
        <w:t>three</w:t>
      </w:r>
      <w:r w:rsidR="390CCBA7" w:rsidRPr="00BD6A4C">
        <w:rPr>
          <w:rFonts w:ascii="Arial" w:eastAsia="Arial" w:hAnsi="Arial" w:cs="Arial"/>
        </w:rPr>
        <w:t xml:space="preserve"> room searches a day, and the </w:t>
      </w:r>
      <w:r w:rsidR="00E02938">
        <w:rPr>
          <w:rFonts w:ascii="Arial" w:eastAsia="Arial" w:hAnsi="Arial" w:cs="Arial"/>
        </w:rPr>
        <w:t>G</w:t>
      </w:r>
      <w:r w:rsidR="390CCBA7" w:rsidRPr="00BD6A4C">
        <w:rPr>
          <w:rFonts w:ascii="Arial" w:eastAsia="Arial" w:hAnsi="Arial" w:cs="Arial"/>
        </w:rPr>
        <w:t>raveyard shift search</w:t>
      </w:r>
      <w:r w:rsidR="00E02938">
        <w:rPr>
          <w:rFonts w:ascii="Arial" w:eastAsia="Arial" w:hAnsi="Arial" w:cs="Arial"/>
        </w:rPr>
        <w:t xml:space="preserve">ed </w:t>
      </w:r>
      <w:r w:rsidR="390CCBA7" w:rsidRPr="00BD6A4C">
        <w:rPr>
          <w:rFonts w:ascii="Arial" w:eastAsia="Arial" w:hAnsi="Arial" w:cs="Arial"/>
        </w:rPr>
        <w:t>the common rooms</w:t>
      </w:r>
      <w:r w:rsidR="00425EFA">
        <w:rPr>
          <w:rFonts w:ascii="Arial" w:eastAsia="Arial" w:hAnsi="Arial" w:cs="Arial"/>
        </w:rPr>
        <w:t xml:space="preserve"> (milieu)</w:t>
      </w:r>
      <w:r w:rsidR="390CCBA7" w:rsidRPr="00BD6A4C">
        <w:rPr>
          <w:rFonts w:ascii="Arial" w:eastAsia="Arial" w:hAnsi="Arial" w:cs="Arial"/>
        </w:rPr>
        <w:t>. These searches</w:t>
      </w:r>
      <w:r w:rsidR="1D1BF131" w:rsidRPr="00BD6A4C">
        <w:rPr>
          <w:rFonts w:ascii="Arial" w:eastAsia="Arial" w:hAnsi="Arial" w:cs="Arial"/>
        </w:rPr>
        <w:t xml:space="preserve"> </w:t>
      </w:r>
      <w:r w:rsidR="0059217E">
        <w:rPr>
          <w:rFonts w:ascii="Arial" w:eastAsia="Arial" w:hAnsi="Arial" w:cs="Arial"/>
        </w:rPr>
        <w:t>would</w:t>
      </w:r>
      <w:r w:rsidR="0059217E" w:rsidRPr="00BD6A4C">
        <w:rPr>
          <w:rFonts w:ascii="Arial" w:eastAsia="Arial" w:hAnsi="Arial" w:cs="Arial"/>
        </w:rPr>
        <w:t xml:space="preserve"> </w:t>
      </w:r>
      <w:r w:rsidR="1D1BF131" w:rsidRPr="00BD6A4C">
        <w:rPr>
          <w:rFonts w:ascii="Arial" w:eastAsia="Arial" w:hAnsi="Arial" w:cs="Arial"/>
        </w:rPr>
        <w:t xml:space="preserve">also occur anytime there </w:t>
      </w:r>
      <w:r w:rsidR="0059217E">
        <w:rPr>
          <w:rFonts w:ascii="Arial" w:eastAsia="Arial" w:hAnsi="Arial" w:cs="Arial"/>
        </w:rPr>
        <w:t>wa</w:t>
      </w:r>
      <w:r w:rsidR="1D1BF131" w:rsidRPr="00BD6A4C">
        <w:rPr>
          <w:rFonts w:ascii="Arial" w:eastAsia="Arial" w:hAnsi="Arial" w:cs="Arial"/>
        </w:rPr>
        <w:t xml:space="preserve">s contraband, drugs, or drug paraphernalia </w:t>
      </w:r>
      <w:r w:rsidR="0059217E">
        <w:rPr>
          <w:rFonts w:ascii="Arial" w:eastAsia="Arial" w:hAnsi="Arial" w:cs="Arial"/>
        </w:rPr>
        <w:t>found</w:t>
      </w:r>
      <w:r w:rsidR="1D1BF131" w:rsidRPr="00BD6A4C">
        <w:rPr>
          <w:rFonts w:ascii="Arial" w:eastAsia="Arial" w:hAnsi="Arial" w:cs="Arial"/>
        </w:rPr>
        <w:t xml:space="preserve">, or if there </w:t>
      </w:r>
      <w:r w:rsidR="0059217E">
        <w:rPr>
          <w:rFonts w:ascii="Arial" w:eastAsia="Arial" w:hAnsi="Arial" w:cs="Arial"/>
        </w:rPr>
        <w:t>wa</w:t>
      </w:r>
      <w:r w:rsidR="1D1BF131" w:rsidRPr="00BD6A4C">
        <w:rPr>
          <w:rFonts w:ascii="Arial" w:eastAsia="Arial" w:hAnsi="Arial" w:cs="Arial"/>
        </w:rPr>
        <w:t>s suspicion of contraband.</w:t>
      </w:r>
    </w:p>
    <w:p w14:paraId="400C377F" w14:textId="6D0239CA" w:rsidR="008205EA" w:rsidRPr="00BD6A4C" w:rsidRDefault="008205EA" w:rsidP="5C1F4F48">
      <w:pPr>
        <w:spacing w:before="240" w:after="240"/>
        <w:rPr>
          <w:rFonts w:ascii="Arial" w:eastAsia="Arial" w:hAnsi="Arial" w:cs="Arial"/>
        </w:rPr>
      </w:pPr>
      <w:r w:rsidRPr="00BD6A4C">
        <w:rPr>
          <w:rFonts w:ascii="Arial" w:eastAsia="Arial" w:hAnsi="Arial" w:cs="Arial"/>
        </w:rPr>
        <w:t>A review of the facility’s policy and procedure titled “01.01 Intake Procedure”</w:t>
      </w:r>
      <w:r w:rsidR="00EB350B">
        <w:rPr>
          <w:rFonts w:ascii="Arial" w:eastAsia="Arial" w:hAnsi="Arial" w:cs="Arial"/>
        </w:rPr>
        <w:t>,</w:t>
      </w:r>
      <w:r w:rsidRPr="00BD6A4C">
        <w:rPr>
          <w:rFonts w:ascii="Arial" w:eastAsia="Arial" w:hAnsi="Arial" w:cs="Arial"/>
        </w:rPr>
        <w:t xml:space="preserve"> dated </w:t>
      </w:r>
      <w:r w:rsidR="00EB350B">
        <w:rPr>
          <w:rFonts w:ascii="Arial" w:eastAsia="Arial" w:hAnsi="Arial" w:cs="Arial"/>
        </w:rPr>
        <w:t>0</w:t>
      </w:r>
      <w:r w:rsidRPr="00BD6A4C">
        <w:rPr>
          <w:rFonts w:ascii="Arial" w:eastAsia="Arial" w:hAnsi="Arial" w:cs="Arial"/>
        </w:rPr>
        <w:t xml:space="preserve">5/22/24, showed that a </w:t>
      </w:r>
      <w:r w:rsidR="00EB350B">
        <w:rPr>
          <w:rFonts w:ascii="Arial" w:eastAsia="Arial" w:hAnsi="Arial" w:cs="Arial"/>
        </w:rPr>
        <w:t>patient</w:t>
      </w:r>
      <w:r w:rsidR="00EB350B" w:rsidRPr="00BD6A4C">
        <w:rPr>
          <w:rFonts w:ascii="Arial" w:eastAsia="Arial" w:hAnsi="Arial" w:cs="Arial"/>
        </w:rPr>
        <w:t xml:space="preserve"> </w:t>
      </w:r>
      <w:r w:rsidRPr="00BD6A4C">
        <w:rPr>
          <w:rFonts w:ascii="Arial" w:eastAsia="Arial" w:hAnsi="Arial" w:cs="Arial"/>
        </w:rPr>
        <w:t xml:space="preserve">would be separated from their property, not allowed to have access to the property until a search was performed by staff, a pat search was performed on the patient, and all contraband/unauthorized items on their person would be placed in a </w:t>
      </w:r>
      <w:r w:rsidR="000275F2">
        <w:rPr>
          <w:rFonts w:ascii="Arial" w:eastAsia="Arial" w:hAnsi="Arial" w:cs="Arial"/>
        </w:rPr>
        <w:t>“</w:t>
      </w:r>
      <w:r w:rsidRPr="00BD6A4C">
        <w:rPr>
          <w:rFonts w:ascii="Arial" w:eastAsia="Arial" w:hAnsi="Arial" w:cs="Arial"/>
        </w:rPr>
        <w:t>Ziploc</w:t>
      </w:r>
      <w:r w:rsidR="000275F2">
        <w:rPr>
          <w:rFonts w:ascii="Arial" w:eastAsia="Arial" w:hAnsi="Arial" w:cs="Arial"/>
        </w:rPr>
        <w:t>”</w:t>
      </w:r>
      <w:r w:rsidRPr="00BD6A4C">
        <w:rPr>
          <w:rFonts w:ascii="Arial" w:eastAsia="Arial" w:hAnsi="Arial" w:cs="Arial"/>
        </w:rPr>
        <w:t xml:space="preserve"> bag, named, and given to the lead for lock up after documentation, followed by a metal detector</w:t>
      </w:r>
      <w:r w:rsidR="00307FDC">
        <w:rPr>
          <w:rFonts w:ascii="Arial" w:eastAsia="Arial" w:hAnsi="Arial" w:cs="Arial"/>
        </w:rPr>
        <w:t>, wand,</w:t>
      </w:r>
      <w:r w:rsidRPr="00BD6A4C">
        <w:rPr>
          <w:rFonts w:ascii="Arial" w:eastAsia="Arial" w:hAnsi="Arial" w:cs="Arial"/>
        </w:rPr>
        <w:t xml:space="preserve"> search for any other contraband. The document </w:t>
      </w:r>
      <w:r w:rsidR="00F4545F" w:rsidRPr="00BD6A4C">
        <w:rPr>
          <w:rFonts w:ascii="Arial" w:eastAsia="Arial" w:hAnsi="Arial" w:cs="Arial"/>
        </w:rPr>
        <w:t>showed that</w:t>
      </w:r>
      <w:r w:rsidRPr="00BD6A4C">
        <w:rPr>
          <w:rFonts w:ascii="Arial" w:eastAsia="Arial" w:hAnsi="Arial" w:cs="Arial"/>
        </w:rPr>
        <w:t xml:space="preserve"> every item brought in by patients must be thoroughly searched by staff and documented in the </w:t>
      </w:r>
      <w:r w:rsidR="00BD2C82">
        <w:rPr>
          <w:rFonts w:ascii="Arial" w:eastAsia="Arial" w:hAnsi="Arial" w:cs="Arial"/>
        </w:rPr>
        <w:t>patient’s</w:t>
      </w:r>
      <w:r w:rsidR="00BD2C82" w:rsidRPr="00BD6A4C">
        <w:rPr>
          <w:rFonts w:ascii="Arial" w:eastAsia="Arial" w:hAnsi="Arial" w:cs="Arial"/>
        </w:rPr>
        <w:t xml:space="preserve"> </w:t>
      </w:r>
      <w:r w:rsidRPr="00BD6A4C">
        <w:rPr>
          <w:rFonts w:ascii="Arial" w:eastAsia="Arial" w:hAnsi="Arial" w:cs="Arial"/>
        </w:rPr>
        <w:t xml:space="preserve">Electronic Health Record (EHR) under the J-Room/Client Inventory tab. The document showed </w:t>
      </w:r>
      <w:r w:rsidR="00BD2C82">
        <w:rPr>
          <w:rFonts w:ascii="Arial" w:eastAsia="Arial" w:hAnsi="Arial" w:cs="Arial"/>
        </w:rPr>
        <w:t xml:space="preserve">that </w:t>
      </w:r>
      <w:r w:rsidRPr="00BD6A4C">
        <w:rPr>
          <w:rFonts w:ascii="Arial" w:eastAsia="Arial" w:hAnsi="Arial" w:cs="Arial"/>
        </w:rPr>
        <w:t xml:space="preserve">patients </w:t>
      </w:r>
      <w:r w:rsidR="00BD2C82">
        <w:rPr>
          <w:rFonts w:ascii="Arial" w:eastAsia="Arial" w:hAnsi="Arial" w:cs="Arial"/>
        </w:rPr>
        <w:t>were</w:t>
      </w:r>
      <w:r w:rsidR="00BD2C82" w:rsidRPr="00BD6A4C">
        <w:rPr>
          <w:rFonts w:ascii="Arial" w:eastAsia="Arial" w:hAnsi="Arial" w:cs="Arial"/>
        </w:rPr>
        <w:t xml:space="preserve"> </w:t>
      </w:r>
      <w:r w:rsidRPr="00BD6A4C">
        <w:rPr>
          <w:rFonts w:ascii="Arial" w:eastAsia="Arial" w:hAnsi="Arial" w:cs="Arial"/>
        </w:rPr>
        <w:t xml:space="preserve">not allowed to handle their belongings until after the search </w:t>
      </w:r>
      <w:r w:rsidR="00BD2C82">
        <w:rPr>
          <w:rFonts w:ascii="Arial" w:eastAsia="Arial" w:hAnsi="Arial" w:cs="Arial"/>
        </w:rPr>
        <w:t>was</w:t>
      </w:r>
      <w:r w:rsidR="00BD2C82" w:rsidRPr="00BD6A4C">
        <w:rPr>
          <w:rFonts w:ascii="Arial" w:eastAsia="Arial" w:hAnsi="Arial" w:cs="Arial"/>
        </w:rPr>
        <w:t xml:space="preserve"> </w:t>
      </w:r>
      <w:r w:rsidR="00F4545F" w:rsidRPr="00BD6A4C">
        <w:rPr>
          <w:rFonts w:ascii="Arial" w:eastAsia="Arial" w:hAnsi="Arial" w:cs="Arial"/>
        </w:rPr>
        <w:t>completed</w:t>
      </w:r>
      <w:r w:rsidR="00F4545F">
        <w:rPr>
          <w:rFonts w:ascii="Arial" w:eastAsia="Arial" w:hAnsi="Arial" w:cs="Arial"/>
        </w:rPr>
        <w:t xml:space="preserve"> and</w:t>
      </w:r>
      <w:r w:rsidRPr="00BD6A4C">
        <w:rPr>
          <w:rFonts w:ascii="Arial" w:eastAsia="Arial" w:hAnsi="Arial" w:cs="Arial"/>
        </w:rPr>
        <w:t xml:space="preserve"> must sign the tab verifying the inventory they brought into the facility.</w:t>
      </w:r>
    </w:p>
    <w:p w14:paraId="3023C0B5" w14:textId="79B2B5EC" w:rsidR="70C83A79" w:rsidRDefault="008C6B69" w:rsidP="308A4B8A">
      <w:pPr>
        <w:spacing w:before="240" w:after="240"/>
        <w:rPr>
          <w:rFonts w:ascii="Arial" w:eastAsia="Arial" w:hAnsi="Arial" w:cs="Arial"/>
        </w:rPr>
      </w:pPr>
      <w:r w:rsidRPr="00BD6A4C">
        <w:rPr>
          <w:rFonts w:ascii="Arial" w:eastAsia="Arial" w:hAnsi="Arial" w:cs="Arial"/>
        </w:rPr>
        <w:t xml:space="preserve">A review of a document titled “Substance </w:t>
      </w:r>
      <w:r w:rsidR="005C5295" w:rsidRPr="00BD6A4C">
        <w:rPr>
          <w:rFonts w:ascii="Arial" w:eastAsia="Arial" w:hAnsi="Arial" w:cs="Arial"/>
        </w:rPr>
        <w:t>Abuse Recovery Unit Compound Release of Confidential Information</w:t>
      </w:r>
      <w:r w:rsidR="00BD2C82">
        <w:rPr>
          <w:rFonts w:ascii="Arial" w:eastAsia="Arial" w:hAnsi="Arial" w:cs="Arial"/>
        </w:rPr>
        <w:t>”,</w:t>
      </w:r>
      <w:r w:rsidR="005C5295" w:rsidRPr="00BD6A4C">
        <w:rPr>
          <w:rFonts w:ascii="Arial" w:eastAsia="Arial" w:hAnsi="Arial" w:cs="Arial"/>
        </w:rPr>
        <w:t xml:space="preserve"> dated</w:t>
      </w:r>
      <w:r w:rsidR="0079447F" w:rsidRPr="00BD6A4C">
        <w:rPr>
          <w:rFonts w:ascii="Arial" w:eastAsia="Arial" w:hAnsi="Arial" w:cs="Arial"/>
        </w:rPr>
        <w:t xml:space="preserve"> </w:t>
      </w:r>
      <w:r w:rsidR="00F04AA9" w:rsidRPr="00BD6A4C">
        <w:rPr>
          <w:rFonts w:ascii="Arial" w:eastAsia="Arial" w:hAnsi="Arial" w:cs="Arial"/>
        </w:rPr>
        <w:t>03/25/25</w:t>
      </w:r>
      <w:r w:rsidR="00932142" w:rsidRPr="00BD6A4C">
        <w:rPr>
          <w:rFonts w:ascii="Arial" w:eastAsia="Arial" w:hAnsi="Arial" w:cs="Arial"/>
        </w:rPr>
        <w:t xml:space="preserve">, </w:t>
      </w:r>
      <w:r w:rsidR="00A861B4" w:rsidRPr="00BD6A4C">
        <w:rPr>
          <w:rFonts w:ascii="Arial" w:eastAsia="Arial" w:hAnsi="Arial" w:cs="Arial"/>
        </w:rPr>
        <w:t xml:space="preserve">showed the </w:t>
      </w:r>
      <w:r w:rsidR="00732917" w:rsidRPr="00BD6A4C">
        <w:rPr>
          <w:rFonts w:ascii="Arial" w:eastAsia="Arial" w:hAnsi="Arial" w:cs="Arial"/>
        </w:rPr>
        <w:t>order for community residential/</w:t>
      </w:r>
      <w:r w:rsidR="00CC4F8A" w:rsidRPr="00BD6A4C">
        <w:rPr>
          <w:rFonts w:ascii="Arial" w:eastAsia="Arial" w:hAnsi="Arial" w:cs="Arial"/>
        </w:rPr>
        <w:t xml:space="preserve">prison </w:t>
      </w:r>
      <w:r w:rsidR="00A61A68">
        <w:rPr>
          <w:rFonts w:ascii="Arial" w:eastAsia="Arial" w:hAnsi="Arial" w:cs="Arial"/>
        </w:rPr>
        <w:t>Drug Offender Sentencing Alternative (</w:t>
      </w:r>
      <w:commentRangeStart w:id="26"/>
      <w:r w:rsidR="00CC4F8A" w:rsidRPr="00BD6A4C">
        <w:rPr>
          <w:rFonts w:ascii="Arial" w:eastAsia="Arial" w:hAnsi="Arial" w:cs="Arial"/>
        </w:rPr>
        <w:t>DOSA</w:t>
      </w:r>
      <w:commentRangeEnd w:id="26"/>
      <w:r w:rsidR="00A61A68">
        <w:rPr>
          <w:rFonts w:ascii="Arial" w:eastAsia="Arial" w:hAnsi="Arial" w:cs="Arial"/>
        </w:rPr>
        <w:t>)</w:t>
      </w:r>
      <w:r w:rsidR="009A7399">
        <w:rPr>
          <w:rStyle w:val="CommentReference"/>
        </w:rPr>
        <w:commentReference w:id="26"/>
      </w:r>
      <w:r w:rsidR="00CC4F8A" w:rsidRPr="00BD6A4C">
        <w:rPr>
          <w:rFonts w:ascii="Arial" w:eastAsia="Arial" w:hAnsi="Arial" w:cs="Arial"/>
        </w:rPr>
        <w:t xml:space="preserve"> and pre-sentence examination</w:t>
      </w:r>
      <w:r w:rsidR="00A861B4" w:rsidRPr="00BD6A4C">
        <w:rPr>
          <w:rFonts w:ascii="Arial" w:eastAsia="Arial" w:hAnsi="Arial" w:cs="Arial"/>
        </w:rPr>
        <w:t xml:space="preserve"> for Patient #1</w:t>
      </w:r>
      <w:r w:rsidR="00CC4F8A" w:rsidRPr="00BD6A4C">
        <w:rPr>
          <w:rFonts w:ascii="Arial" w:eastAsia="Arial" w:hAnsi="Arial" w:cs="Arial"/>
        </w:rPr>
        <w:t>.</w:t>
      </w:r>
      <w:r w:rsidR="00A861B4" w:rsidRPr="00BD6A4C">
        <w:rPr>
          <w:rFonts w:ascii="Arial" w:eastAsia="Arial" w:hAnsi="Arial" w:cs="Arial"/>
        </w:rPr>
        <w:t xml:space="preserve"> </w:t>
      </w:r>
      <w:r w:rsidR="0079447F" w:rsidRPr="00BD6A4C">
        <w:rPr>
          <w:rFonts w:ascii="Arial" w:eastAsia="Arial" w:hAnsi="Arial" w:cs="Arial"/>
        </w:rPr>
        <w:t xml:space="preserve"> </w:t>
      </w:r>
      <w:r w:rsidR="00CC4F8A" w:rsidRPr="00BD6A4C">
        <w:rPr>
          <w:rFonts w:ascii="Arial" w:eastAsia="Arial" w:hAnsi="Arial" w:cs="Arial"/>
        </w:rPr>
        <w:t>The document showed th</w:t>
      </w:r>
      <w:r w:rsidR="006059DC" w:rsidRPr="00BD6A4C">
        <w:rPr>
          <w:rFonts w:ascii="Arial" w:eastAsia="Arial" w:hAnsi="Arial" w:cs="Arial"/>
        </w:rPr>
        <w:t xml:space="preserve">e sentencing for this case </w:t>
      </w:r>
      <w:r w:rsidR="009A7399">
        <w:rPr>
          <w:rFonts w:ascii="Arial" w:eastAsia="Arial" w:hAnsi="Arial" w:cs="Arial"/>
        </w:rPr>
        <w:t>would</w:t>
      </w:r>
      <w:r w:rsidR="009A7399" w:rsidRPr="00BD6A4C">
        <w:rPr>
          <w:rFonts w:ascii="Arial" w:eastAsia="Arial" w:hAnsi="Arial" w:cs="Arial"/>
        </w:rPr>
        <w:t xml:space="preserve"> </w:t>
      </w:r>
      <w:r w:rsidR="006059DC" w:rsidRPr="00BD6A4C">
        <w:rPr>
          <w:rFonts w:ascii="Arial" w:eastAsia="Arial" w:hAnsi="Arial" w:cs="Arial"/>
        </w:rPr>
        <w:t>occur on 04/09/25</w:t>
      </w:r>
      <w:r w:rsidR="00F804D0" w:rsidRPr="00BD6A4C">
        <w:rPr>
          <w:rFonts w:ascii="Arial" w:eastAsia="Arial" w:hAnsi="Arial" w:cs="Arial"/>
        </w:rPr>
        <w:t xml:space="preserve"> and was ordered on </w:t>
      </w:r>
      <w:r w:rsidR="00420079" w:rsidRPr="00BD6A4C">
        <w:rPr>
          <w:rFonts w:ascii="Arial" w:eastAsia="Arial" w:hAnsi="Arial" w:cs="Arial"/>
        </w:rPr>
        <w:t>03/12/25</w:t>
      </w:r>
      <w:r w:rsidR="009233DB" w:rsidRPr="00BD6A4C">
        <w:rPr>
          <w:rFonts w:ascii="Arial" w:eastAsia="Arial" w:hAnsi="Arial" w:cs="Arial"/>
        </w:rPr>
        <w:t xml:space="preserve">. The document showed </w:t>
      </w:r>
      <w:r w:rsidR="002E2291" w:rsidRPr="00BD6A4C">
        <w:rPr>
          <w:rFonts w:ascii="Arial" w:eastAsia="Arial" w:hAnsi="Arial" w:cs="Arial"/>
        </w:rPr>
        <w:t>Patient #1 ex</w:t>
      </w:r>
      <w:r w:rsidR="00FC2636" w:rsidRPr="00BD6A4C">
        <w:rPr>
          <w:rFonts w:ascii="Arial" w:eastAsia="Arial" w:hAnsi="Arial" w:cs="Arial"/>
        </w:rPr>
        <w:t xml:space="preserve">perienced cravings </w:t>
      </w:r>
      <w:r w:rsidR="00363DC8" w:rsidRPr="00BD6A4C">
        <w:rPr>
          <w:rFonts w:ascii="Arial" w:eastAsia="Arial" w:hAnsi="Arial" w:cs="Arial"/>
        </w:rPr>
        <w:t>for illicit substances based on triggers</w:t>
      </w:r>
      <w:r w:rsidR="005758F4">
        <w:rPr>
          <w:rFonts w:ascii="Arial" w:eastAsia="Arial" w:hAnsi="Arial" w:cs="Arial"/>
        </w:rPr>
        <w:t>;</w:t>
      </w:r>
      <w:r w:rsidR="005758F4" w:rsidRPr="00BD6A4C">
        <w:rPr>
          <w:rFonts w:ascii="Arial" w:eastAsia="Arial" w:hAnsi="Arial" w:cs="Arial"/>
        </w:rPr>
        <w:t xml:space="preserve"> </w:t>
      </w:r>
      <w:r w:rsidR="00363DC8" w:rsidRPr="00BD6A4C">
        <w:rPr>
          <w:rFonts w:ascii="Arial" w:eastAsia="Arial" w:hAnsi="Arial" w:cs="Arial"/>
        </w:rPr>
        <w:t>known triggers were noted as codependency, boredom, stress, loneliness, guilt, and shame</w:t>
      </w:r>
      <w:r w:rsidR="0058292A" w:rsidRPr="00BD6A4C">
        <w:rPr>
          <w:rFonts w:ascii="Arial" w:eastAsia="Arial" w:hAnsi="Arial" w:cs="Arial"/>
        </w:rPr>
        <w:t>, along with a noted lack of the ability to cope with cravings.</w:t>
      </w:r>
    </w:p>
    <w:p w14:paraId="386DDED3" w14:textId="27F8AD64" w:rsidR="00550BC4" w:rsidRPr="00BD6A4C" w:rsidRDefault="00891406" w:rsidP="308A4B8A">
      <w:pPr>
        <w:spacing w:before="240" w:after="240"/>
        <w:rPr>
          <w:rFonts w:ascii="Arial" w:eastAsia="Arial" w:hAnsi="Arial" w:cs="Arial"/>
        </w:rPr>
      </w:pPr>
      <w:r>
        <w:rPr>
          <w:rFonts w:ascii="Arial" w:eastAsia="Arial" w:hAnsi="Arial" w:cs="Arial"/>
        </w:rPr>
        <w:t xml:space="preserve">A review of the document titled “[Patient Name] DOSA Assess 03.25.2025”, dated 03/25/25, contained a section titled “Client Data Elements” that documented Patient #1’s initial assessment for the </w:t>
      </w:r>
      <w:r w:rsidRPr="00BD6A4C">
        <w:rPr>
          <w:rFonts w:ascii="Arial" w:eastAsia="Arial" w:hAnsi="Arial" w:cs="Arial"/>
        </w:rPr>
        <w:t>Drug Offender Sentencing Alternative (DOSA)</w:t>
      </w:r>
      <w:r>
        <w:rPr>
          <w:rFonts w:ascii="Arial" w:eastAsia="Arial" w:hAnsi="Arial" w:cs="Arial"/>
        </w:rPr>
        <w:t xml:space="preserve"> containing Patient #1</w:t>
      </w:r>
      <w:r w:rsidR="00CE5E58">
        <w:rPr>
          <w:rFonts w:ascii="Arial" w:eastAsia="Arial" w:hAnsi="Arial" w:cs="Arial"/>
        </w:rPr>
        <w:t>’s American Society of Addiction Medicine (ASAM) assessment. The document showed</w:t>
      </w:r>
      <w:r w:rsidR="00CE32FD">
        <w:rPr>
          <w:rFonts w:ascii="Arial" w:eastAsia="Arial" w:hAnsi="Arial" w:cs="Arial"/>
        </w:rPr>
        <w:t xml:space="preserve"> Patient #1 admitting a history of withdrawal from alcohol, methamphetamines, and opioids, along with a history of fentanyl use leading to an arrest while passed out in a personally owned vehicle. </w:t>
      </w:r>
      <w:r w:rsidR="000561B5">
        <w:rPr>
          <w:rFonts w:ascii="Arial" w:eastAsia="Arial" w:hAnsi="Arial" w:cs="Arial"/>
        </w:rPr>
        <w:t xml:space="preserve">The document </w:t>
      </w:r>
      <w:proofErr w:type="gramStart"/>
      <w:r w:rsidR="000561B5">
        <w:rPr>
          <w:rFonts w:ascii="Arial" w:eastAsia="Arial" w:hAnsi="Arial" w:cs="Arial"/>
        </w:rPr>
        <w:t>showed  Patient</w:t>
      </w:r>
      <w:proofErr w:type="gramEnd"/>
      <w:r w:rsidR="000561B5">
        <w:rPr>
          <w:rFonts w:ascii="Arial" w:eastAsia="Arial" w:hAnsi="Arial" w:cs="Arial"/>
        </w:rPr>
        <w:t xml:space="preserve"> #1 admitting a history of problems with drugs and alcohol to include a lifetime use of both. The document showed a history of intensive outpatient treatment, completion of a program in 2015 with failure to continue treatment, and failure to complete a second program in 2022, with no attempt to seek continued treatment since. </w:t>
      </w:r>
      <w:r w:rsidR="00CE32FD">
        <w:rPr>
          <w:rFonts w:ascii="Arial" w:eastAsia="Arial" w:hAnsi="Arial" w:cs="Arial"/>
        </w:rPr>
        <w:t xml:space="preserve">The document showed Patient #1’s history of chronic homelessness, </w:t>
      </w:r>
      <w:r w:rsidR="00550BC4">
        <w:rPr>
          <w:rFonts w:ascii="Arial" w:eastAsia="Arial" w:hAnsi="Arial" w:cs="Arial"/>
        </w:rPr>
        <w:t>and a desire to seek housing assistance</w:t>
      </w:r>
      <w:r w:rsidR="000561B5">
        <w:rPr>
          <w:rFonts w:ascii="Arial" w:eastAsia="Arial" w:hAnsi="Arial" w:cs="Arial"/>
        </w:rPr>
        <w:t xml:space="preserve">. </w:t>
      </w:r>
      <w:r w:rsidR="00550BC4">
        <w:rPr>
          <w:rFonts w:ascii="Arial" w:eastAsia="Arial" w:hAnsi="Arial" w:cs="Arial"/>
        </w:rPr>
        <w:t>The document further showed a total recommended ASAM level of 3.5</w:t>
      </w:r>
      <w:r w:rsidR="000561B5">
        <w:rPr>
          <w:rFonts w:ascii="Arial" w:eastAsia="Arial" w:hAnsi="Arial" w:cs="Arial"/>
        </w:rPr>
        <w:t>, and a recommendation to complete follow up care including intensive outpatient and evaluation from [Facility Name].</w:t>
      </w:r>
    </w:p>
    <w:p w14:paraId="43BE0326" w14:textId="658EC33D" w:rsidR="66B43085" w:rsidRPr="00BD6A4C" w:rsidRDefault="351322C9" w:rsidP="308A4B8A">
      <w:pPr>
        <w:spacing w:before="240" w:after="240"/>
        <w:rPr>
          <w:rFonts w:ascii="Arial" w:eastAsia="Arial" w:hAnsi="Arial" w:cs="Arial"/>
        </w:rPr>
      </w:pPr>
      <w:r w:rsidRPr="00BD6A4C">
        <w:rPr>
          <w:rFonts w:ascii="Arial" w:eastAsia="Arial" w:hAnsi="Arial" w:cs="Arial"/>
        </w:rPr>
        <w:t>A review of the document titled “</w:t>
      </w:r>
      <w:proofErr w:type="spellStart"/>
      <w:r w:rsidRPr="00BD6A4C">
        <w:rPr>
          <w:rFonts w:ascii="Arial" w:eastAsia="Arial" w:hAnsi="Arial" w:cs="Arial"/>
        </w:rPr>
        <w:t>report_svcdoc</w:t>
      </w:r>
      <w:proofErr w:type="spellEnd"/>
      <w:r w:rsidRPr="00BD6A4C">
        <w:rPr>
          <w:rFonts w:ascii="Arial" w:eastAsia="Arial" w:hAnsi="Arial" w:cs="Arial"/>
        </w:rPr>
        <w:t xml:space="preserve"> (28)”</w:t>
      </w:r>
      <w:r w:rsidR="005758F4">
        <w:rPr>
          <w:rFonts w:ascii="Arial" w:eastAsia="Arial" w:hAnsi="Arial" w:cs="Arial"/>
        </w:rPr>
        <w:t>,</w:t>
      </w:r>
      <w:r w:rsidRPr="00BD6A4C">
        <w:rPr>
          <w:rFonts w:ascii="Arial" w:eastAsia="Arial" w:hAnsi="Arial" w:cs="Arial"/>
        </w:rPr>
        <w:t xml:space="preserve"> </w:t>
      </w:r>
      <w:r w:rsidR="7FD76CEF" w:rsidRPr="00BD6A4C">
        <w:rPr>
          <w:rFonts w:ascii="Arial" w:eastAsia="Arial" w:hAnsi="Arial" w:cs="Arial"/>
        </w:rPr>
        <w:t xml:space="preserve">dated 04/14/25, </w:t>
      </w:r>
      <w:r w:rsidRPr="00BD6A4C">
        <w:rPr>
          <w:rFonts w:ascii="Arial" w:eastAsia="Arial" w:hAnsi="Arial" w:cs="Arial"/>
        </w:rPr>
        <w:t>contain</w:t>
      </w:r>
      <w:r w:rsidR="008B7297">
        <w:rPr>
          <w:rFonts w:ascii="Arial" w:eastAsia="Arial" w:hAnsi="Arial" w:cs="Arial"/>
        </w:rPr>
        <w:t>ed</w:t>
      </w:r>
      <w:r w:rsidRPr="00BD6A4C">
        <w:rPr>
          <w:rFonts w:ascii="Arial" w:eastAsia="Arial" w:hAnsi="Arial" w:cs="Arial"/>
        </w:rPr>
        <w:t xml:space="preserve"> </w:t>
      </w:r>
      <w:r w:rsidR="008B7297">
        <w:rPr>
          <w:rFonts w:ascii="Arial" w:eastAsia="Arial" w:hAnsi="Arial" w:cs="Arial"/>
        </w:rPr>
        <w:t>a section titled</w:t>
      </w:r>
      <w:r w:rsidR="008B7297" w:rsidRPr="00BD6A4C">
        <w:rPr>
          <w:rFonts w:ascii="Arial" w:eastAsia="Arial" w:hAnsi="Arial" w:cs="Arial"/>
        </w:rPr>
        <w:t xml:space="preserve"> </w:t>
      </w:r>
      <w:r w:rsidR="4565A258" w:rsidRPr="00BD6A4C">
        <w:rPr>
          <w:rFonts w:ascii="Arial" w:eastAsia="Arial" w:hAnsi="Arial" w:cs="Arial"/>
        </w:rPr>
        <w:t>“</w:t>
      </w:r>
      <w:r w:rsidRPr="00BD6A4C">
        <w:rPr>
          <w:rFonts w:ascii="Arial" w:eastAsia="Arial" w:hAnsi="Arial" w:cs="Arial"/>
        </w:rPr>
        <w:t>[</w:t>
      </w:r>
      <w:r w:rsidR="72B63BFF" w:rsidRPr="00BD6A4C">
        <w:rPr>
          <w:rFonts w:ascii="Arial" w:eastAsia="Arial" w:hAnsi="Arial" w:cs="Arial"/>
        </w:rPr>
        <w:t>facility name]</w:t>
      </w:r>
      <w:r w:rsidR="09944BBA" w:rsidRPr="00BD6A4C">
        <w:rPr>
          <w:rFonts w:ascii="Arial" w:eastAsia="Arial" w:hAnsi="Arial" w:cs="Arial"/>
        </w:rPr>
        <w:t xml:space="preserve"> - Services and Admin – Admission | Phone Referra</w:t>
      </w:r>
      <w:r w:rsidR="001D3E2C">
        <w:rPr>
          <w:rFonts w:ascii="Arial" w:eastAsia="Arial" w:hAnsi="Arial" w:cs="Arial"/>
        </w:rPr>
        <w:t>l</w:t>
      </w:r>
      <w:r w:rsidR="0ED8C394" w:rsidRPr="00BD6A4C">
        <w:rPr>
          <w:rFonts w:ascii="Arial" w:eastAsia="Arial" w:hAnsi="Arial" w:cs="Arial"/>
        </w:rPr>
        <w:t>”</w:t>
      </w:r>
      <w:r w:rsidR="1953E152" w:rsidRPr="00BD6A4C">
        <w:rPr>
          <w:rFonts w:ascii="Arial" w:eastAsia="Arial" w:hAnsi="Arial" w:cs="Arial"/>
        </w:rPr>
        <w:t xml:space="preserve"> </w:t>
      </w:r>
      <w:r w:rsidR="008B7297">
        <w:rPr>
          <w:rFonts w:ascii="Arial" w:eastAsia="Arial" w:hAnsi="Arial" w:cs="Arial"/>
        </w:rPr>
        <w:t>that documented</w:t>
      </w:r>
      <w:r w:rsidR="008B7297" w:rsidRPr="00BD6A4C">
        <w:rPr>
          <w:rFonts w:ascii="Arial" w:eastAsia="Arial" w:hAnsi="Arial" w:cs="Arial"/>
        </w:rPr>
        <w:t xml:space="preserve"> </w:t>
      </w:r>
      <w:r w:rsidR="573BC64A" w:rsidRPr="00BD6A4C">
        <w:rPr>
          <w:rFonts w:ascii="Arial" w:eastAsia="Arial" w:hAnsi="Arial" w:cs="Arial"/>
        </w:rPr>
        <w:t xml:space="preserve">Patient #1’s </w:t>
      </w:r>
      <w:r w:rsidR="573BC64A" w:rsidRPr="00BD6A4C">
        <w:rPr>
          <w:rFonts w:ascii="Arial" w:eastAsia="Arial" w:hAnsi="Arial" w:cs="Arial"/>
        </w:rPr>
        <w:lastRenderedPageBreak/>
        <w:t>admission to the facility on 04/14/2025 at 12:39 PM.</w:t>
      </w:r>
      <w:r w:rsidR="2F714D2C" w:rsidRPr="00BD6A4C">
        <w:rPr>
          <w:rFonts w:ascii="Arial" w:eastAsia="Arial" w:hAnsi="Arial" w:cs="Arial"/>
        </w:rPr>
        <w:t xml:space="preserve"> The document showed a valuable lockup page dated 04/14/25 </w:t>
      </w:r>
      <w:r w:rsidR="71000EB2" w:rsidRPr="00BD6A4C">
        <w:rPr>
          <w:rFonts w:ascii="Arial" w:eastAsia="Arial" w:hAnsi="Arial" w:cs="Arial"/>
        </w:rPr>
        <w:t>at 1:21 PM</w:t>
      </w:r>
      <w:r w:rsidR="00125D3C">
        <w:rPr>
          <w:rFonts w:ascii="Arial" w:eastAsia="Arial" w:hAnsi="Arial" w:cs="Arial"/>
        </w:rPr>
        <w:t>,</w:t>
      </w:r>
      <w:r w:rsidR="71000EB2" w:rsidRPr="00BD6A4C">
        <w:rPr>
          <w:rFonts w:ascii="Arial" w:eastAsia="Arial" w:hAnsi="Arial" w:cs="Arial"/>
        </w:rPr>
        <w:t xml:space="preserve"> </w:t>
      </w:r>
      <w:r w:rsidR="00125D3C">
        <w:rPr>
          <w:rFonts w:ascii="Arial" w:eastAsia="Arial" w:hAnsi="Arial" w:cs="Arial"/>
        </w:rPr>
        <w:t>which</w:t>
      </w:r>
      <w:r w:rsidR="5AA33ED7" w:rsidRPr="00BD6A4C">
        <w:rPr>
          <w:rFonts w:ascii="Arial" w:eastAsia="Arial" w:hAnsi="Arial" w:cs="Arial"/>
        </w:rPr>
        <w:t xml:space="preserve"> </w:t>
      </w:r>
      <w:r w:rsidR="00125D3C">
        <w:rPr>
          <w:rFonts w:ascii="Arial" w:eastAsia="Arial" w:hAnsi="Arial" w:cs="Arial"/>
        </w:rPr>
        <w:t>contained</w:t>
      </w:r>
      <w:r w:rsidR="00125D3C" w:rsidRPr="00BD6A4C">
        <w:rPr>
          <w:rFonts w:ascii="Arial" w:eastAsia="Arial" w:hAnsi="Arial" w:cs="Arial"/>
        </w:rPr>
        <w:t xml:space="preserve"> </w:t>
      </w:r>
      <w:r w:rsidR="2F714D2C" w:rsidRPr="00BD6A4C">
        <w:rPr>
          <w:rFonts w:ascii="Arial" w:eastAsia="Arial" w:hAnsi="Arial" w:cs="Arial"/>
        </w:rPr>
        <w:t xml:space="preserve">a “FOXX PHONE” </w:t>
      </w:r>
      <w:r w:rsidR="147A3EC4" w:rsidRPr="00BD6A4C">
        <w:rPr>
          <w:rFonts w:ascii="Arial" w:eastAsia="Arial" w:hAnsi="Arial" w:cs="Arial"/>
        </w:rPr>
        <w:t>and no other valuables or items.</w:t>
      </w:r>
      <w:r w:rsidR="7C227A80" w:rsidRPr="00BD6A4C">
        <w:rPr>
          <w:rFonts w:ascii="Arial" w:eastAsia="Arial" w:hAnsi="Arial" w:cs="Arial"/>
        </w:rPr>
        <w:t xml:space="preserve"> The document showed the “J-Room/Inventory</w:t>
      </w:r>
      <w:r w:rsidR="1B858D08" w:rsidRPr="00BD6A4C">
        <w:rPr>
          <w:rFonts w:ascii="Arial" w:eastAsia="Arial" w:hAnsi="Arial" w:cs="Arial"/>
        </w:rPr>
        <w:t>” contain</w:t>
      </w:r>
      <w:r w:rsidR="00125D3C">
        <w:rPr>
          <w:rFonts w:ascii="Arial" w:eastAsia="Arial" w:hAnsi="Arial" w:cs="Arial"/>
        </w:rPr>
        <w:t>ed</w:t>
      </w:r>
      <w:r w:rsidR="1B858D08" w:rsidRPr="00BD6A4C">
        <w:rPr>
          <w:rFonts w:ascii="Arial" w:eastAsia="Arial" w:hAnsi="Arial" w:cs="Arial"/>
        </w:rPr>
        <w:t xml:space="preserve"> a list </w:t>
      </w:r>
      <w:r w:rsidR="1B774E21" w:rsidRPr="00BD6A4C">
        <w:rPr>
          <w:rFonts w:ascii="Arial" w:eastAsia="Arial" w:hAnsi="Arial" w:cs="Arial"/>
        </w:rPr>
        <w:t>of what Patient #1 had in/on their person/floor/room. The list document</w:t>
      </w:r>
      <w:r w:rsidR="00B14EC5">
        <w:rPr>
          <w:rFonts w:ascii="Arial" w:eastAsia="Arial" w:hAnsi="Arial" w:cs="Arial"/>
        </w:rPr>
        <w:t>ed</w:t>
      </w:r>
      <w:r w:rsidR="1B774E21" w:rsidRPr="00BD6A4C">
        <w:rPr>
          <w:rFonts w:ascii="Arial" w:eastAsia="Arial" w:hAnsi="Arial" w:cs="Arial"/>
        </w:rPr>
        <w:t xml:space="preserve"> </w:t>
      </w:r>
      <w:r w:rsidR="00414582">
        <w:rPr>
          <w:rFonts w:ascii="Arial" w:eastAsia="Arial" w:hAnsi="Arial" w:cs="Arial"/>
        </w:rPr>
        <w:t xml:space="preserve">the Patient’s </w:t>
      </w:r>
      <w:r w:rsidR="1B774E21" w:rsidRPr="00BD6A4C">
        <w:rPr>
          <w:rFonts w:ascii="Arial" w:eastAsia="Arial" w:hAnsi="Arial" w:cs="Arial"/>
        </w:rPr>
        <w:t xml:space="preserve">clothing, </w:t>
      </w:r>
      <w:r w:rsidR="00B14EC5">
        <w:rPr>
          <w:rFonts w:ascii="Arial" w:eastAsia="Arial" w:hAnsi="Arial" w:cs="Arial"/>
        </w:rPr>
        <w:t xml:space="preserve">to </w:t>
      </w:r>
      <w:proofErr w:type="gramStart"/>
      <w:r w:rsidR="1B774E21" w:rsidRPr="00BD6A4C">
        <w:rPr>
          <w:rFonts w:ascii="Arial" w:eastAsia="Arial" w:hAnsi="Arial" w:cs="Arial"/>
        </w:rPr>
        <w:t>includ</w:t>
      </w:r>
      <w:r w:rsidR="00414582">
        <w:rPr>
          <w:rFonts w:ascii="Arial" w:eastAsia="Arial" w:hAnsi="Arial" w:cs="Arial"/>
        </w:rPr>
        <w:t>e;</w:t>
      </w:r>
      <w:proofErr w:type="gramEnd"/>
      <w:r w:rsidR="00414582">
        <w:rPr>
          <w:rFonts w:ascii="Arial" w:eastAsia="Arial" w:hAnsi="Arial" w:cs="Arial"/>
        </w:rPr>
        <w:t xml:space="preserve"> </w:t>
      </w:r>
      <w:proofErr w:type="spellStart"/>
      <w:r w:rsidR="00414582">
        <w:rPr>
          <w:rFonts w:ascii="Arial" w:eastAsia="Arial" w:hAnsi="Arial" w:cs="Arial"/>
        </w:rPr>
        <w:t>sunnies</w:t>
      </w:r>
      <w:proofErr w:type="spellEnd"/>
      <w:r w:rsidR="00414582">
        <w:rPr>
          <w:rFonts w:ascii="Arial" w:eastAsia="Arial" w:hAnsi="Arial" w:cs="Arial"/>
        </w:rPr>
        <w:t>, jacket, hoodie, pants, underwear, socks, slides, t shirt, hat, personal paperwork, wallet, and beanie.</w:t>
      </w:r>
    </w:p>
    <w:p w14:paraId="6FED20BC" w14:textId="33D2243D" w:rsidR="6D2AE0A0" w:rsidRPr="00BD6A4C" w:rsidRDefault="54F83B21" w:rsidP="7EFA2F87">
      <w:pPr>
        <w:spacing w:before="240" w:after="240"/>
        <w:rPr>
          <w:rFonts w:ascii="Arial" w:eastAsia="Arial" w:hAnsi="Arial" w:cs="Arial"/>
        </w:rPr>
      </w:pPr>
      <w:r w:rsidRPr="00BD6A4C">
        <w:rPr>
          <w:rFonts w:ascii="Arial" w:eastAsia="Arial" w:hAnsi="Arial" w:cs="Arial"/>
        </w:rPr>
        <w:t xml:space="preserve">A review of the </w:t>
      </w:r>
      <w:r w:rsidR="002C3F4F">
        <w:rPr>
          <w:rFonts w:ascii="Arial" w:eastAsia="Arial" w:hAnsi="Arial" w:cs="Arial"/>
        </w:rPr>
        <w:t xml:space="preserve">facility’s </w:t>
      </w:r>
      <w:r w:rsidR="18D3505F" w:rsidRPr="00BD6A4C">
        <w:rPr>
          <w:rFonts w:ascii="Arial" w:eastAsia="Arial" w:hAnsi="Arial" w:cs="Arial"/>
        </w:rPr>
        <w:t>Critical Incident Report Form</w:t>
      </w:r>
      <w:r w:rsidR="002C3F4F">
        <w:rPr>
          <w:rFonts w:ascii="Arial" w:eastAsia="Arial" w:hAnsi="Arial" w:cs="Arial"/>
        </w:rPr>
        <w:t xml:space="preserve"> related to Patient #1,</w:t>
      </w:r>
      <w:r w:rsidR="18D3505F" w:rsidRPr="00BD6A4C">
        <w:rPr>
          <w:rFonts w:ascii="Arial" w:eastAsia="Arial" w:hAnsi="Arial" w:cs="Arial"/>
        </w:rPr>
        <w:t xml:space="preserve"> dated </w:t>
      </w:r>
      <w:r w:rsidR="3F3F0E22" w:rsidRPr="00BD6A4C">
        <w:rPr>
          <w:rFonts w:ascii="Arial" w:eastAsia="Arial" w:hAnsi="Arial" w:cs="Arial"/>
        </w:rPr>
        <w:t>0</w:t>
      </w:r>
      <w:r w:rsidR="18D3505F" w:rsidRPr="00BD6A4C">
        <w:rPr>
          <w:rFonts w:ascii="Arial" w:eastAsia="Arial" w:hAnsi="Arial" w:cs="Arial"/>
        </w:rPr>
        <w:t>4/16/25</w:t>
      </w:r>
      <w:r w:rsidR="002C3F4F">
        <w:rPr>
          <w:rFonts w:ascii="Arial" w:eastAsia="Arial" w:hAnsi="Arial" w:cs="Arial"/>
        </w:rPr>
        <w:t>,</w:t>
      </w:r>
      <w:r w:rsidR="18D3505F" w:rsidRPr="00BD6A4C">
        <w:rPr>
          <w:rFonts w:ascii="Arial" w:eastAsia="Arial" w:hAnsi="Arial" w:cs="Arial"/>
        </w:rPr>
        <w:t xml:space="preserve"> showed a summary of events following the </w:t>
      </w:r>
      <w:r w:rsidR="002C3F4F">
        <w:rPr>
          <w:rFonts w:ascii="Arial" w:eastAsia="Arial" w:hAnsi="Arial" w:cs="Arial"/>
        </w:rPr>
        <w:t>patient's</w:t>
      </w:r>
      <w:r w:rsidR="002C3F4F" w:rsidRPr="00BD6A4C">
        <w:rPr>
          <w:rFonts w:ascii="Arial" w:eastAsia="Arial" w:hAnsi="Arial" w:cs="Arial"/>
        </w:rPr>
        <w:t xml:space="preserve"> </w:t>
      </w:r>
      <w:r w:rsidR="18D3505F" w:rsidRPr="00BD6A4C">
        <w:rPr>
          <w:rFonts w:ascii="Arial" w:eastAsia="Arial" w:hAnsi="Arial" w:cs="Arial"/>
        </w:rPr>
        <w:t>death</w:t>
      </w:r>
      <w:r w:rsidR="67F74880" w:rsidRPr="00BD6A4C">
        <w:rPr>
          <w:rFonts w:ascii="Arial" w:eastAsia="Arial" w:hAnsi="Arial" w:cs="Arial"/>
        </w:rPr>
        <w:t xml:space="preserve">. The document showed </w:t>
      </w:r>
      <w:r w:rsidR="5E27C3BA" w:rsidRPr="00BD6A4C">
        <w:rPr>
          <w:rFonts w:ascii="Arial" w:eastAsia="Arial" w:hAnsi="Arial" w:cs="Arial"/>
        </w:rPr>
        <w:t xml:space="preserve">that </w:t>
      </w:r>
      <w:r w:rsidR="18069B20" w:rsidRPr="00BD6A4C">
        <w:rPr>
          <w:rFonts w:ascii="Arial" w:eastAsia="Arial" w:hAnsi="Arial" w:cs="Arial"/>
        </w:rPr>
        <w:t>P</w:t>
      </w:r>
      <w:r w:rsidR="4A6F9824" w:rsidRPr="00BD6A4C">
        <w:rPr>
          <w:rFonts w:ascii="Arial" w:eastAsia="Arial" w:hAnsi="Arial" w:cs="Arial"/>
        </w:rPr>
        <w:t xml:space="preserve">atient #1 </w:t>
      </w:r>
      <w:r w:rsidR="5E27C3BA" w:rsidRPr="00BD6A4C">
        <w:rPr>
          <w:rFonts w:ascii="Arial" w:eastAsia="Arial" w:hAnsi="Arial" w:cs="Arial"/>
        </w:rPr>
        <w:t xml:space="preserve">was </w:t>
      </w:r>
      <w:r w:rsidR="68EE5DB1" w:rsidRPr="00BD6A4C">
        <w:rPr>
          <w:rFonts w:ascii="Arial" w:eastAsia="Arial" w:hAnsi="Arial" w:cs="Arial"/>
        </w:rPr>
        <w:t>referred</w:t>
      </w:r>
      <w:r w:rsidR="5E27C3BA" w:rsidRPr="00BD6A4C">
        <w:rPr>
          <w:rFonts w:ascii="Arial" w:eastAsia="Arial" w:hAnsi="Arial" w:cs="Arial"/>
        </w:rPr>
        <w:t xml:space="preserve"> to </w:t>
      </w:r>
      <w:r w:rsidR="4BBAF9E6" w:rsidRPr="00BD6A4C">
        <w:rPr>
          <w:rFonts w:ascii="Arial" w:eastAsia="Arial" w:hAnsi="Arial" w:cs="Arial"/>
        </w:rPr>
        <w:t>[facility name]</w:t>
      </w:r>
      <w:r w:rsidR="5E27C3BA" w:rsidRPr="00BD6A4C">
        <w:rPr>
          <w:rFonts w:ascii="Arial" w:eastAsia="Arial" w:hAnsi="Arial" w:cs="Arial"/>
        </w:rPr>
        <w:t xml:space="preserve"> from </w:t>
      </w:r>
      <w:r w:rsidR="2B28C260" w:rsidRPr="00BD6A4C">
        <w:rPr>
          <w:rFonts w:ascii="Arial" w:eastAsia="Arial" w:hAnsi="Arial" w:cs="Arial"/>
        </w:rPr>
        <w:t xml:space="preserve">[correctional facility] on </w:t>
      </w:r>
      <w:r w:rsidR="1FD2CDC7" w:rsidRPr="00BD6A4C">
        <w:rPr>
          <w:rFonts w:ascii="Arial" w:eastAsia="Arial" w:hAnsi="Arial" w:cs="Arial"/>
        </w:rPr>
        <w:t>0</w:t>
      </w:r>
      <w:r w:rsidR="2B28C260" w:rsidRPr="00BD6A4C">
        <w:rPr>
          <w:rFonts w:ascii="Arial" w:eastAsia="Arial" w:hAnsi="Arial" w:cs="Arial"/>
        </w:rPr>
        <w:t>4/14/25, and completed a substance use disorder assessment under the DOSA</w:t>
      </w:r>
      <w:r w:rsidRPr="00BD6A4C">
        <w:rPr>
          <w:rFonts w:ascii="Arial" w:eastAsia="Arial" w:hAnsi="Arial" w:cs="Arial"/>
        </w:rPr>
        <w:t xml:space="preserve"> </w:t>
      </w:r>
      <w:r w:rsidR="7E31DA82" w:rsidRPr="00BD6A4C">
        <w:rPr>
          <w:rFonts w:ascii="Arial" w:eastAsia="Arial" w:hAnsi="Arial" w:cs="Arial"/>
        </w:rPr>
        <w:t>on 03</w:t>
      </w:r>
      <w:r w:rsidR="4956C812" w:rsidRPr="00BD6A4C">
        <w:rPr>
          <w:rFonts w:ascii="Arial" w:eastAsia="Arial" w:hAnsi="Arial" w:cs="Arial"/>
        </w:rPr>
        <w:t>/25/25</w:t>
      </w:r>
      <w:r w:rsidR="40DE5971" w:rsidRPr="00BD6A4C">
        <w:rPr>
          <w:rFonts w:ascii="Arial" w:eastAsia="Arial" w:hAnsi="Arial" w:cs="Arial"/>
        </w:rPr>
        <w:t xml:space="preserve">. The document showed a report that </w:t>
      </w:r>
      <w:r w:rsidR="06255EDF" w:rsidRPr="00BD6A4C">
        <w:rPr>
          <w:rFonts w:ascii="Arial" w:eastAsia="Arial" w:hAnsi="Arial" w:cs="Arial"/>
        </w:rPr>
        <w:t>P</w:t>
      </w:r>
      <w:r w:rsidR="134DD64C" w:rsidRPr="00BD6A4C">
        <w:rPr>
          <w:rFonts w:ascii="Arial" w:eastAsia="Arial" w:hAnsi="Arial" w:cs="Arial"/>
        </w:rPr>
        <w:t xml:space="preserve">atient #1 </w:t>
      </w:r>
      <w:r w:rsidR="40DE5971" w:rsidRPr="00BD6A4C">
        <w:rPr>
          <w:rFonts w:ascii="Arial" w:eastAsia="Arial" w:hAnsi="Arial" w:cs="Arial"/>
        </w:rPr>
        <w:t>appeared sufficiently stable to begin residential behavioral health treatm</w:t>
      </w:r>
      <w:r w:rsidR="1428D536" w:rsidRPr="00BD6A4C">
        <w:rPr>
          <w:rFonts w:ascii="Arial" w:eastAsia="Arial" w:hAnsi="Arial" w:cs="Arial"/>
        </w:rPr>
        <w:t>e</w:t>
      </w:r>
      <w:r w:rsidR="40DE5971" w:rsidRPr="00BD6A4C">
        <w:rPr>
          <w:rFonts w:ascii="Arial" w:eastAsia="Arial" w:hAnsi="Arial" w:cs="Arial"/>
        </w:rPr>
        <w:t xml:space="preserve">nt </w:t>
      </w:r>
      <w:proofErr w:type="gramStart"/>
      <w:r w:rsidR="40DE5971" w:rsidRPr="00BD6A4C">
        <w:rPr>
          <w:rFonts w:ascii="Arial" w:eastAsia="Arial" w:hAnsi="Arial" w:cs="Arial"/>
        </w:rPr>
        <w:t>services</w:t>
      </w:r>
      <w:r w:rsidR="008B60C2">
        <w:rPr>
          <w:rFonts w:ascii="Arial" w:eastAsia="Arial" w:hAnsi="Arial" w:cs="Arial"/>
        </w:rPr>
        <w:t>,</w:t>
      </w:r>
      <w:r w:rsidR="40DE5971" w:rsidRPr="00BD6A4C">
        <w:rPr>
          <w:rFonts w:ascii="Arial" w:eastAsia="Arial" w:hAnsi="Arial" w:cs="Arial"/>
        </w:rPr>
        <w:t xml:space="preserve"> and</w:t>
      </w:r>
      <w:proofErr w:type="gramEnd"/>
      <w:r w:rsidR="40DE5971" w:rsidRPr="00BD6A4C">
        <w:rPr>
          <w:rFonts w:ascii="Arial" w:eastAsia="Arial" w:hAnsi="Arial" w:cs="Arial"/>
        </w:rPr>
        <w:t xml:space="preserve"> previously reported several prior treatment e</w:t>
      </w:r>
      <w:r w:rsidR="535F37B5" w:rsidRPr="00BD6A4C">
        <w:rPr>
          <w:rFonts w:ascii="Arial" w:eastAsia="Arial" w:hAnsi="Arial" w:cs="Arial"/>
        </w:rPr>
        <w:t xml:space="preserve">pisodes for their substance use disorder. </w:t>
      </w:r>
    </w:p>
    <w:p w14:paraId="356E8B7B" w14:textId="2DD388B9" w:rsidR="6D2AE0A0" w:rsidRPr="00BD6A4C" w:rsidRDefault="51F607EC" w:rsidP="7EFA2F87">
      <w:pPr>
        <w:spacing w:before="240" w:after="240"/>
        <w:rPr>
          <w:rFonts w:ascii="Arial" w:eastAsia="Arial" w:hAnsi="Arial" w:cs="Arial"/>
        </w:rPr>
      </w:pPr>
      <w:r w:rsidRPr="00BD6A4C">
        <w:rPr>
          <w:rFonts w:ascii="Arial" w:eastAsia="Arial" w:hAnsi="Arial" w:cs="Arial"/>
        </w:rPr>
        <w:t xml:space="preserve">The </w:t>
      </w:r>
      <w:r w:rsidR="00AD7FE3" w:rsidRPr="00BD6A4C">
        <w:rPr>
          <w:rFonts w:ascii="Arial" w:eastAsia="Arial" w:hAnsi="Arial" w:cs="Arial"/>
        </w:rPr>
        <w:t>Critical Incident Report Form</w:t>
      </w:r>
      <w:r w:rsidR="00AD7FE3">
        <w:rPr>
          <w:rFonts w:ascii="Arial" w:eastAsia="Arial" w:hAnsi="Arial" w:cs="Arial"/>
        </w:rPr>
        <w:t xml:space="preserve"> </w:t>
      </w:r>
      <w:r w:rsidRPr="00BD6A4C">
        <w:rPr>
          <w:rFonts w:ascii="Arial" w:eastAsia="Arial" w:hAnsi="Arial" w:cs="Arial"/>
        </w:rPr>
        <w:t xml:space="preserve">showed </w:t>
      </w:r>
      <w:r w:rsidR="72D70D7D" w:rsidRPr="00BD6A4C">
        <w:rPr>
          <w:rFonts w:ascii="Arial" w:eastAsia="Arial" w:hAnsi="Arial" w:cs="Arial"/>
        </w:rPr>
        <w:t xml:space="preserve">that </w:t>
      </w:r>
      <w:commentRangeStart w:id="27"/>
      <w:commentRangeStart w:id="28"/>
      <w:r w:rsidR="5A82C202" w:rsidRPr="00BD6A4C">
        <w:rPr>
          <w:rFonts w:ascii="Arial" w:eastAsia="Arial" w:hAnsi="Arial" w:cs="Arial"/>
        </w:rPr>
        <w:t>Staff D</w:t>
      </w:r>
      <w:r w:rsidR="00AB4940">
        <w:rPr>
          <w:rFonts w:ascii="Arial" w:eastAsia="Arial" w:hAnsi="Arial" w:cs="Arial"/>
        </w:rPr>
        <w:t>, Behavioral Health Technician</w:t>
      </w:r>
      <w:r w:rsidR="00F4545F">
        <w:rPr>
          <w:rFonts w:ascii="Arial" w:eastAsia="Arial" w:hAnsi="Arial" w:cs="Arial"/>
        </w:rPr>
        <w:t xml:space="preserve"> (BHT)</w:t>
      </w:r>
      <w:r w:rsidR="00AB4940">
        <w:rPr>
          <w:rFonts w:ascii="Arial" w:eastAsia="Arial" w:hAnsi="Arial" w:cs="Arial"/>
        </w:rPr>
        <w:t>,</w:t>
      </w:r>
      <w:r w:rsidR="72D70D7D" w:rsidRPr="00BD6A4C">
        <w:rPr>
          <w:rFonts w:ascii="Arial" w:eastAsia="Arial" w:hAnsi="Arial" w:cs="Arial"/>
        </w:rPr>
        <w:t xml:space="preserve"> </w:t>
      </w:r>
      <w:commentRangeEnd w:id="27"/>
      <w:r w:rsidR="008B60C2">
        <w:rPr>
          <w:rStyle w:val="CommentReference"/>
        </w:rPr>
        <w:commentReference w:id="27"/>
      </w:r>
      <w:commentRangeEnd w:id="28"/>
      <w:r w:rsidR="00AB4940">
        <w:rPr>
          <w:rStyle w:val="CommentReference"/>
        </w:rPr>
        <w:commentReference w:id="28"/>
      </w:r>
      <w:r w:rsidR="72D70D7D" w:rsidRPr="00BD6A4C">
        <w:rPr>
          <w:rFonts w:ascii="Arial" w:eastAsia="Arial" w:hAnsi="Arial" w:cs="Arial"/>
        </w:rPr>
        <w:t>was conducting a room headcount at 11:45</w:t>
      </w:r>
      <w:r w:rsidR="008B60C2">
        <w:rPr>
          <w:rFonts w:ascii="Arial" w:eastAsia="Arial" w:hAnsi="Arial" w:cs="Arial"/>
        </w:rPr>
        <w:t xml:space="preserve"> PM</w:t>
      </w:r>
      <w:r w:rsidR="008B60C2" w:rsidRPr="00BD6A4C">
        <w:rPr>
          <w:rFonts w:ascii="Arial" w:eastAsia="Arial" w:hAnsi="Arial" w:cs="Arial"/>
        </w:rPr>
        <w:t xml:space="preserve"> </w:t>
      </w:r>
      <w:r w:rsidR="72D70D7D" w:rsidRPr="00BD6A4C">
        <w:rPr>
          <w:rFonts w:ascii="Arial" w:eastAsia="Arial" w:hAnsi="Arial" w:cs="Arial"/>
        </w:rPr>
        <w:t>on 04/14/25</w:t>
      </w:r>
      <w:r w:rsidR="5BDFF953" w:rsidRPr="00BD6A4C">
        <w:rPr>
          <w:rFonts w:ascii="Arial" w:eastAsia="Arial" w:hAnsi="Arial" w:cs="Arial"/>
        </w:rPr>
        <w:t xml:space="preserve"> and noticed </w:t>
      </w:r>
      <w:r w:rsidR="00AD7FE3">
        <w:rPr>
          <w:rFonts w:ascii="Arial" w:eastAsia="Arial" w:hAnsi="Arial" w:cs="Arial"/>
        </w:rPr>
        <w:t xml:space="preserve">that </w:t>
      </w:r>
      <w:r w:rsidR="2DD72EB0" w:rsidRPr="00BD6A4C">
        <w:rPr>
          <w:rFonts w:ascii="Arial" w:eastAsia="Arial" w:hAnsi="Arial" w:cs="Arial"/>
        </w:rPr>
        <w:t>P</w:t>
      </w:r>
      <w:r w:rsidR="5BDFF953" w:rsidRPr="00BD6A4C">
        <w:rPr>
          <w:rFonts w:ascii="Arial" w:eastAsia="Arial" w:hAnsi="Arial" w:cs="Arial"/>
        </w:rPr>
        <w:t>atient #1</w:t>
      </w:r>
      <w:r w:rsidR="72D70D7D" w:rsidRPr="00BD6A4C">
        <w:rPr>
          <w:rFonts w:ascii="Arial" w:eastAsia="Arial" w:hAnsi="Arial" w:cs="Arial"/>
        </w:rPr>
        <w:t xml:space="preserve"> </w:t>
      </w:r>
      <w:r w:rsidR="504945F2" w:rsidRPr="00BD6A4C">
        <w:rPr>
          <w:rFonts w:ascii="Arial" w:eastAsia="Arial" w:hAnsi="Arial" w:cs="Arial"/>
        </w:rPr>
        <w:t>was on the floor, sitting down, and “</w:t>
      </w:r>
      <w:r w:rsidR="1A7C5306" w:rsidRPr="00BD6A4C">
        <w:rPr>
          <w:rFonts w:ascii="Arial" w:eastAsia="Arial" w:hAnsi="Arial" w:cs="Arial"/>
        </w:rPr>
        <w:t>slumped</w:t>
      </w:r>
      <w:r w:rsidR="504945F2" w:rsidRPr="00BD6A4C">
        <w:rPr>
          <w:rFonts w:ascii="Arial" w:eastAsia="Arial" w:hAnsi="Arial" w:cs="Arial"/>
        </w:rPr>
        <w:t xml:space="preserve"> over.” </w:t>
      </w:r>
      <w:r w:rsidR="560D8603" w:rsidRPr="00BD6A4C">
        <w:rPr>
          <w:rFonts w:ascii="Arial" w:eastAsia="Arial" w:hAnsi="Arial" w:cs="Arial"/>
        </w:rPr>
        <w:t>Staff D</w:t>
      </w:r>
      <w:r w:rsidR="504945F2" w:rsidRPr="00BD6A4C">
        <w:rPr>
          <w:rFonts w:ascii="Arial" w:eastAsia="Arial" w:hAnsi="Arial" w:cs="Arial"/>
        </w:rPr>
        <w:t xml:space="preserve"> noted the back of </w:t>
      </w:r>
      <w:r w:rsidR="7AD7889D" w:rsidRPr="00BD6A4C">
        <w:rPr>
          <w:rFonts w:ascii="Arial" w:eastAsia="Arial" w:hAnsi="Arial" w:cs="Arial"/>
        </w:rPr>
        <w:t>P</w:t>
      </w:r>
      <w:r w:rsidR="504945F2" w:rsidRPr="00BD6A4C">
        <w:rPr>
          <w:rFonts w:ascii="Arial" w:eastAsia="Arial" w:hAnsi="Arial" w:cs="Arial"/>
        </w:rPr>
        <w:t>atient #1</w:t>
      </w:r>
      <w:r w:rsidR="51878E36" w:rsidRPr="00BD6A4C">
        <w:rPr>
          <w:rFonts w:ascii="Arial" w:eastAsia="Arial" w:hAnsi="Arial" w:cs="Arial"/>
        </w:rPr>
        <w:t>'</w:t>
      </w:r>
      <w:r w:rsidR="504945F2" w:rsidRPr="00BD6A4C">
        <w:rPr>
          <w:rFonts w:ascii="Arial" w:eastAsia="Arial" w:hAnsi="Arial" w:cs="Arial"/>
        </w:rPr>
        <w:t xml:space="preserve">s arm </w:t>
      </w:r>
      <w:r w:rsidR="00AD7FE3">
        <w:rPr>
          <w:rFonts w:ascii="Arial" w:eastAsia="Arial" w:hAnsi="Arial" w:cs="Arial"/>
        </w:rPr>
        <w:t>was</w:t>
      </w:r>
      <w:r w:rsidR="00AD7FE3" w:rsidRPr="00BD6A4C">
        <w:rPr>
          <w:rFonts w:ascii="Arial" w:eastAsia="Arial" w:hAnsi="Arial" w:cs="Arial"/>
        </w:rPr>
        <w:t xml:space="preserve"> </w:t>
      </w:r>
      <w:r w:rsidR="504945F2" w:rsidRPr="00BD6A4C">
        <w:rPr>
          <w:rFonts w:ascii="Arial" w:eastAsia="Arial" w:hAnsi="Arial" w:cs="Arial"/>
        </w:rPr>
        <w:t>purple and blue</w:t>
      </w:r>
      <w:r w:rsidR="00AD7FE3">
        <w:rPr>
          <w:rFonts w:ascii="Arial" w:eastAsia="Arial" w:hAnsi="Arial" w:cs="Arial"/>
        </w:rPr>
        <w:t>.</w:t>
      </w:r>
      <w:r w:rsidR="504945F2" w:rsidRPr="00BD6A4C">
        <w:rPr>
          <w:rFonts w:ascii="Arial" w:eastAsia="Arial" w:hAnsi="Arial" w:cs="Arial"/>
        </w:rPr>
        <w:t xml:space="preserve"> </w:t>
      </w:r>
      <w:r w:rsidR="7841AE01" w:rsidRPr="00BD6A4C">
        <w:rPr>
          <w:rFonts w:ascii="Arial" w:eastAsia="Arial" w:hAnsi="Arial" w:cs="Arial"/>
        </w:rPr>
        <w:t>Staff D</w:t>
      </w:r>
      <w:r w:rsidR="504945F2" w:rsidRPr="00BD6A4C">
        <w:rPr>
          <w:rFonts w:ascii="Arial" w:eastAsia="Arial" w:hAnsi="Arial" w:cs="Arial"/>
        </w:rPr>
        <w:t xml:space="preserve"> then </w:t>
      </w:r>
      <w:r w:rsidR="5821497B" w:rsidRPr="00BD6A4C">
        <w:rPr>
          <w:rFonts w:ascii="Arial" w:eastAsia="Arial" w:hAnsi="Arial" w:cs="Arial"/>
        </w:rPr>
        <w:t xml:space="preserve">turned the lights on, attempted to wake </w:t>
      </w:r>
      <w:r w:rsidR="4600BD27" w:rsidRPr="00BD6A4C">
        <w:rPr>
          <w:rFonts w:ascii="Arial" w:eastAsia="Arial" w:hAnsi="Arial" w:cs="Arial"/>
        </w:rPr>
        <w:t>P</w:t>
      </w:r>
      <w:r w:rsidR="5821497B" w:rsidRPr="00BD6A4C">
        <w:rPr>
          <w:rFonts w:ascii="Arial" w:eastAsia="Arial" w:hAnsi="Arial" w:cs="Arial"/>
        </w:rPr>
        <w:t>atient #1</w:t>
      </w:r>
      <w:r w:rsidR="00AD7FE3">
        <w:rPr>
          <w:rFonts w:ascii="Arial" w:eastAsia="Arial" w:hAnsi="Arial" w:cs="Arial"/>
        </w:rPr>
        <w:t>,</w:t>
      </w:r>
      <w:r w:rsidR="5821497B" w:rsidRPr="00BD6A4C">
        <w:rPr>
          <w:rFonts w:ascii="Arial" w:eastAsia="Arial" w:hAnsi="Arial" w:cs="Arial"/>
        </w:rPr>
        <w:t xml:space="preserve"> and noted no response. The document showed </w:t>
      </w:r>
      <w:r w:rsidR="0DD66024" w:rsidRPr="00BD6A4C">
        <w:rPr>
          <w:rFonts w:ascii="Arial" w:eastAsia="Arial" w:hAnsi="Arial" w:cs="Arial"/>
        </w:rPr>
        <w:t>Staff D</w:t>
      </w:r>
      <w:r w:rsidR="5821497B" w:rsidRPr="00BD6A4C">
        <w:rPr>
          <w:rFonts w:ascii="Arial" w:eastAsia="Arial" w:hAnsi="Arial" w:cs="Arial"/>
        </w:rPr>
        <w:t xml:space="preserve"> then </w:t>
      </w:r>
      <w:r w:rsidR="1BBE9B1B" w:rsidRPr="00BD6A4C">
        <w:rPr>
          <w:rFonts w:ascii="Arial" w:eastAsia="Arial" w:hAnsi="Arial" w:cs="Arial"/>
        </w:rPr>
        <w:t xml:space="preserve">ran to the care team desk to notify </w:t>
      </w:r>
      <w:commentRangeStart w:id="29"/>
      <w:commentRangeStart w:id="30"/>
      <w:r w:rsidR="623F0855" w:rsidRPr="00BD6A4C">
        <w:rPr>
          <w:rFonts w:ascii="Arial" w:eastAsia="Arial" w:hAnsi="Arial" w:cs="Arial"/>
        </w:rPr>
        <w:t>Staff E</w:t>
      </w:r>
      <w:r w:rsidR="00AB4940">
        <w:rPr>
          <w:rFonts w:ascii="Arial" w:eastAsia="Arial" w:hAnsi="Arial" w:cs="Arial"/>
        </w:rPr>
        <w:t>, Behavioral Health Technician</w:t>
      </w:r>
      <w:r w:rsidR="00F4545F">
        <w:rPr>
          <w:rFonts w:ascii="Arial" w:eastAsia="Arial" w:hAnsi="Arial" w:cs="Arial"/>
        </w:rPr>
        <w:t xml:space="preserve"> (BHT), </w:t>
      </w:r>
      <w:r w:rsidR="1BBE9B1B" w:rsidRPr="00BD6A4C">
        <w:rPr>
          <w:rFonts w:ascii="Arial" w:eastAsia="Arial" w:hAnsi="Arial" w:cs="Arial"/>
        </w:rPr>
        <w:t xml:space="preserve"> </w:t>
      </w:r>
      <w:commentRangeEnd w:id="29"/>
      <w:r w:rsidR="00946D12">
        <w:rPr>
          <w:rStyle w:val="CommentReference"/>
        </w:rPr>
        <w:commentReference w:id="29"/>
      </w:r>
      <w:commentRangeEnd w:id="30"/>
      <w:r w:rsidR="00AB4940">
        <w:rPr>
          <w:rStyle w:val="CommentReference"/>
        </w:rPr>
        <w:commentReference w:id="30"/>
      </w:r>
      <w:r w:rsidR="1BBE9B1B" w:rsidRPr="00BD6A4C">
        <w:rPr>
          <w:rFonts w:ascii="Arial" w:eastAsia="Arial" w:hAnsi="Arial" w:cs="Arial"/>
        </w:rPr>
        <w:t xml:space="preserve">of the medical emergency, and </w:t>
      </w:r>
      <w:r w:rsidR="29D1E3E2" w:rsidRPr="00BD6A4C">
        <w:rPr>
          <w:rFonts w:ascii="Arial" w:eastAsia="Arial" w:hAnsi="Arial" w:cs="Arial"/>
        </w:rPr>
        <w:t>Staff D</w:t>
      </w:r>
      <w:r w:rsidR="1BBE9B1B" w:rsidRPr="00BD6A4C">
        <w:rPr>
          <w:rFonts w:ascii="Arial" w:eastAsia="Arial" w:hAnsi="Arial" w:cs="Arial"/>
        </w:rPr>
        <w:t xml:space="preserve"> then returned to </w:t>
      </w:r>
      <w:r w:rsidR="1A8CD817" w:rsidRPr="00BD6A4C">
        <w:rPr>
          <w:rFonts w:ascii="Arial" w:eastAsia="Arial" w:hAnsi="Arial" w:cs="Arial"/>
        </w:rPr>
        <w:t>P</w:t>
      </w:r>
      <w:r w:rsidR="1BBE9B1B" w:rsidRPr="00BD6A4C">
        <w:rPr>
          <w:rFonts w:ascii="Arial" w:eastAsia="Arial" w:hAnsi="Arial" w:cs="Arial"/>
        </w:rPr>
        <w:t>atient #1</w:t>
      </w:r>
      <w:r w:rsidR="15F23B47" w:rsidRPr="00BD6A4C">
        <w:rPr>
          <w:rFonts w:ascii="Arial" w:eastAsia="Arial" w:hAnsi="Arial" w:cs="Arial"/>
        </w:rPr>
        <w:t>'</w:t>
      </w:r>
      <w:r w:rsidR="1BBE9B1B" w:rsidRPr="00BD6A4C">
        <w:rPr>
          <w:rFonts w:ascii="Arial" w:eastAsia="Arial" w:hAnsi="Arial" w:cs="Arial"/>
        </w:rPr>
        <w:t xml:space="preserve">s room. </w:t>
      </w:r>
      <w:r w:rsidR="00679599" w:rsidRPr="00BD6A4C">
        <w:rPr>
          <w:rFonts w:ascii="Arial" w:eastAsia="Arial" w:hAnsi="Arial" w:cs="Arial"/>
        </w:rPr>
        <w:t>Staff E</w:t>
      </w:r>
      <w:r w:rsidR="1BBE9B1B" w:rsidRPr="00BD6A4C">
        <w:rPr>
          <w:rFonts w:ascii="Arial" w:eastAsia="Arial" w:hAnsi="Arial" w:cs="Arial"/>
        </w:rPr>
        <w:t xml:space="preserve"> and </w:t>
      </w:r>
      <w:commentRangeStart w:id="31"/>
      <w:commentRangeStart w:id="32"/>
      <w:r w:rsidR="5B006D41" w:rsidRPr="00BD6A4C">
        <w:rPr>
          <w:rFonts w:ascii="Arial" w:eastAsia="Arial" w:hAnsi="Arial" w:cs="Arial"/>
        </w:rPr>
        <w:t>Staff F</w:t>
      </w:r>
      <w:r w:rsidR="00AB4940">
        <w:rPr>
          <w:rFonts w:ascii="Arial" w:eastAsia="Arial" w:hAnsi="Arial" w:cs="Arial"/>
        </w:rPr>
        <w:t>, Behavioral Health Technician</w:t>
      </w:r>
      <w:r w:rsidR="73BD0D68" w:rsidRPr="00BD6A4C">
        <w:rPr>
          <w:rFonts w:ascii="Arial" w:eastAsia="Arial" w:hAnsi="Arial" w:cs="Arial"/>
        </w:rPr>
        <w:t xml:space="preserve"> </w:t>
      </w:r>
      <w:commentRangeEnd w:id="31"/>
      <w:r w:rsidR="00946D12">
        <w:rPr>
          <w:rStyle w:val="CommentReference"/>
        </w:rPr>
        <w:commentReference w:id="31"/>
      </w:r>
      <w:commentRangeEnd w:id="32"/>
      <w:r w:rsidR="00AB4940">
        <w:rPr>
          <w:rStyle w:val="CommentReference"/>
        </w:rPr>
        <w:commentReference w:id="32"/>
      </w:r>
      <w:r w:rsidR="73BD0D68" w:rsidRPr="00BD6A4C">
        <w:rPr>
          <w:rFonts w:ascii="Arial" w:eastAsia="Arial" w:hAnsi="Arial" w:cs="Arial"/>
        </w:rPr>
        <w:t>responded</w:t>
      </w:r>
      <w:r w:rsidR="002C7BF4">
        <w:rPr>
          <w:rFonts w:ascii="Arial" w:eastAsia="Arial" w:hAnsi="Arial" w:cs="Arial"/>
        </w:rPr>
        <w:t>,</w:t>
      </w:r>
      <w:r w:rsidR="73BD0D68" w:rsidRPr="00BD6A4C">
        <w:rPr>
          <w:rFonts w:ascii="Arial" w:eastAsia="Arial" w:hAnsi="Arial" w:cs="Arial"/>
        </w:rPr>
        <w:t xml:space="preserve"> while </w:t>
      </w:r>
      <w:r w:rsidR="43369F1C" w:rsidRPr="00BD6A4C">
        <w:rPr>
          <w:rFonts w:ascii="Arial" w:eastAsia="Arial" w:hAnsi="Arial" w:cs="Arial"/>
        </w:rPr>
        <w:t>Staff D</w:t>
      </w:r>
      <w:r w:rsidR="73BD0D68" w:rsidRPr="00BD6A4C">
        <w:rPr>
          <w:rFonts w:ascii="Arial" w:eastAsia="Arial" w:hAnsi="Arial" w:cs="Arial"/>
        </w:rPr>
        <w:t xml:space="preserve"> then called 911. The document showed </w:t>
      </w:r>
      <w:r w:rsidR="002C7BF4">
        <w:rPr>
          <w:rFonts w:ascii="Arial" w:eastAsia="Arial" w:hAnsi="Arial" w:cs="Arial"/>
        </w:rPr>
        <w:t xml:space="preserve">the </w:t>
      </w:r>
      <w:r w:rsidR="2B0C7B54" w:rsidRPr="00BD6A4C">
        <w:rPr>
          <w:rFonts w:ascii="Arial" w:eastAsia="Arial" w:hAnsi="Arial" w:cs="Arial"/>
        </w:rPr>
        <w:t xml:space="preserve">administration of Narcan, </w:t>
      </w:r>
      <w:r w:rsidR="00F4545F">
        <w:rPr>
          <w:rFonts w:ascii="Arial" w:eastAsia="Arial" w:hAnsi="Arial" w:cs="Arial"/>
        </w:rPr>
        <w:t xml:space="preserve">Cardiopulmonary </w:t>
      </w:r>
      <w:r w:rsidR="00233D2B">
        <w:rPr>
          <w:rFonts w:ascii="Arial" w:eastAsia="Arial" w:hAnsi="Arial" w:cs="Arial"/>
        </w:rPr>
        <w:t>Resuscitation</w:t>
      </w:r>
      <w:r w:rsidR="00F4545F">
        <w:rPr>
          <w:rFonts w:ascii="Arial" w:eastAsia="Arial" w:hAnsi="Arial" w:cs="Arial"/>
        </w:rPr>
        <w:t xml:space="preserve"> (</w:t>
      </w:r>
      <w:r w:rsidR="2B0C7B54" w:rsidRPr="00BD6A4C">
        <w:rPr>
          <w:rFonts w:ascii="Arial" w:eastAsia="Arial" w:hAnsi="Arial" w:cs="Arial"/>
        </w:rPr>
        <w:t>CPR</w:t>
      </w:r>
      <w:ins w:id="33" w:author="Earnest, Dawn M (DOH)" w:date="2025-08-26T07:37:00Z" w16du:dateUtc="2025-08-26T14:37:00Z">
        <w:r w:rsidR="00F4545F">
          <w:rPr>
            <w:rFonts w:ascii="Arial" w:eastAsia="Arial" w:hAnsi="Arial" w:cs="Arial"/>
          </w:rPr>
          <w:t>)</w:t>
        </w:r>
      </w:ins>
      <w:r w:rsidR="2B0C7B54" w:rsidRPr="00BD6A4C">
        <w:rPr>
          <w:rFonts w:ascii="Arial" w:eastAsia="Arial" w:hAnsi="Arial" w:cs="Arial"/>
        </w:rPr>
        <w:t xml:space="preserve">, and </w:t>
      </w:r>
      <w:r w:rsidR="002C7BF4">
        <w:rPr>
          <w:rFonts w:ascii="Arial" w:eastAsia="Arial" w:hAnsi="Arial" w:cs="Arial"/>
        </w:rPr>
        <w:t xml:space="preserve">the </w:t>
      </w:r>
      <w:r w:rsidR="2B0C7B54" w:rsidRPr="00BD6A4C">
        <w:rPr>
          <w:rFonts w:ascii="Arial" w:eastAsia="Arial" w:hAnsi="Arial" w:cs="Arial"/>
        </w:rPr>
        <w:t xml:space="preserve">administration of the </w:t>
      </w:r>
      <w:r w:rsidR="00F4545F">
        <w:rPr>
          <w:rFonts w:ascii="Arial" w:eastAsia="Arial" w:hAnsi="Arial" w:cs="Arial"/>
        </w:rPr>
        <w:t>Automated External Defibrillator (</w:t>
      </w:r>
      <w:r w:rsidR="2B0C7B54" w:rsidRPr="00BD6A4C">
        <w:rPr>
          <w:rFonts w:ascii="Arial" w:eastAsia="Arial" w:hAnsi="Arial" w:cs="Arial"/>
        </w:rPr>
        <w:t>AED</w:t>
      </w:r>
      <w:ins w:id="34" w:author="Earnest, Dawn M (DOH)" w:date="2025-08-26T07:38:00Z" w16du:dateUtc="2025-08-26T14:38:00Z">
        <w:r w:rsidR="00F4545F">
          <w:rPr>
            <w:rFonts w:ascii="Arial" w:eastAsia="Arial" w:hAnsi="Arial" w:cs="Arial"/>
          </w:rPr>
          <w:t>)</w:t>
        </w:r>
      </w:ins>
      <w:r w:rsidR="2B0C7B54" w:rsidRPr="00BD6A4C">
        <w:rPr>
          <w:rFonts w:ascii="Arial" w:eastAsia="Arial" w:hAnsi="Arial" w:cs="Arial"/>
        </w:rPr>
        <w:t xml:space="preserve"> system.</w:t>
      </w:r>
    </w:p>
    <w:p w14:paraId="06FA7BE5" w14:textId="2C5413B0" w:rsidR="6D2AE0A0" w:rsidRPr="00BD6A4C" w:rsidRDefault="2B0C7B54" w:rsidP="7EFA2F87">
      <w:pPr>
        <w:spacing w:before="240" w:after="240"/>
        <w:rPr>
          <w:rFonts w:ascii="Arial" w:eastAsia="Arial" w:hAnsi="Arial" w:cs="Arial"/>
        </w:rPr>
      </w:pPr>
      <w:r w:rsidRPr="00BD6A4C">
        <w:rPr>
          <w:rFonts w:ascii="Arial" w:eastAsia="Arial" w:hAnsi="Arial" w:cs="Arial"/>
        </w:rPr>
        <w:t xml:space="preserve">The </w:t>
      </w:r>
      <w:r w:rsidR="00A247EC" w:rsidRPr="00BD6A4C">
        <w:rPr>
          <w:rFonts w:ascii="Arial" w:eastAsia="Arial" w:hAnsi="Arial" w:cs="Arial"/>
        </w:rPr>
        <w:t>Critical Incident Report Form</w:t>
      </w:r>
      <w:r w:rsidR="00A247EC">
        <w:rPr>
          <w:rFonts w:ascii="Arial" w:eastAsia="Arial" w:hAnsi="Arial" w:cs="Arial"/>
        </w:rPr>
        <w:t xml:space="preserve"> </w:t>
      </w:r>
      <w:r w:rsidRPr="00BD6A4C">
        <w:rPr>
          <w:rFonts w:ascii="Arial" w:eastAsia="Arial" w:hAnsi="Arial" w:cs="Arial"/>
        </w:rPr>
        <w:t xml:space="preserve">showed </w:t>
      </w:r>
      <w:r w:rsidR="00FB0E1C">
        <w:rPr>
          <w:rFonts w:ascii="Arial" w:eastAsia="Arial" w:hAnsi="Arial" w:cs="Arial"/>
        </w:rPr>
        <w:t xml:space="preserve">that </w:t>
      </w:r>
      <w:r w:rsidRPr="00BD6A4C">
        <w:rPr>
          <w:rFonts w:ascii="Arial" w:eastAsia="Arial" w:hAnsi="Arial" w:cs="Arial"/>
        </w:rPr>
        <w:t xml:space="preserve">[emergency </w:t>
      </w:r>
      <w:r w:rsidR="7CB43D7E" w:rsidRPr="00BD6A4C">
        <w:rPr>
          <w:rFonts w:ascii="Arial" w:eastAsia="Arial" w:hAnsi="Arial" w:cs="Arial"/>
        </w:rPr>
        <w:t>response</w:t>
      </w:r>
      <w:r w:rsidRPr="00BD6A4C">
        <w:rPr>
          <w:rFonts w:ascii="Arial" w:eastAsia="Arial" w:hAnsi="Arial" w:cs="Arial"/>
        </w:rPr>
        <w:t xml:space="preserve"> company name] and the [local fire </w:t>
      </w:r>
      <w:r w:rsidR="0F1815CD" w:rsidRPr="00BD6A4C">
        <w:rPr>
          <w:rFonts w:ascii="Arial" w:eastAsia="Arial" w:hAnsi="Arial" w:cs="Arial"/>
        </w:rPr>
        <w:t>department</w:t>
      </w:r>
      <w:r w:rsidRPr="00BD6A4C">
        <w:rPr>
          <w:rFonts w:ascii="Arial" w:eastAsia="Arial" w:hAnsi="Arial" w:cs="Arial"/>
        </w:rPr>
        <w:t xml:space="preserve"> name</w:t>
      </w:r>
      <w:r w:rsidR="7497C43E" w:rsidRPr="00BD6A4C">
        <w:rPr>
          <w:rFonts w:ascii="Arial" w:eastAsia="Arial" w:hAnsi="Arial" w:cs="Arial"/>
        </w:rPr>
        <w:t>]</w:t>
      </w:r>
      <w:r w:rsidRPr="00BD6A4C">
        <w:rPr>
          <w:rFonts w:ascii="Arial" w:eastAsia="Arial" w:hAnsi="Arial" w:cs="Arial"/>
        </w:rPr>
        <w:t xml:space="preserve"> arrived at </w:t>
      </w:r>
      <w:r w:rsidR="00FB0E1C">
        <w:rPr>
          <w:rFonts w:ascii="Arial" w:eastAsia="Arial" w:hAnsi="Arial" w:cs="Arial"/>
        </w:rPr>
        <w:t xml:space="preserve">the facility, </w:t>
      </w:r>
      <w:r w:rsidR="1ADF59B2" w:rsidRPr="00BD6A4C">
        <w:rPr>
          <w:rFonts w:ascii="Arial" w:eastAsia="Arial" w:hAnsi="Arial" w:cs="Arial"/>
        </w:rPr>
        <w:t xml:space="preserve">were directed to </w:t>
      </w:r>
      <w:r w:rsidR="61927770" w:rsidRPr="00BD6A4C">
        <w:rPr>
          <w:rFonts w:ascii="Arial" w:eastAsia="Arial" w:hAnsi="Arial" w:cs="Arial"/>
        </w:rPr>
        <w:t>P</w:t>
      </w:r>
      <w:r w:rsidR="1ADF59B2" w:rsidRPr="00BD6A4C">
        <w:rPr>
          <w:rFonts w:ascii="Arial" w:eastAsia="Arial" w:hAnsi="Arial" w:cs="Arial"/>
        </w:rPr>
        <w:t>atient #1</w:t>
      </w:r>
      <w:r w:rsidR="2AA1CBC7" w:rsidRPr="00BD6A4C">
        <w:rPr>
          <w:rFonts w:ascii="Arial" w:eastAsia="Arial" w:hAnsi="Arial" w:cs="Arial"/>
        </w:rPr>
        <w:t>'</w:t>
      </w:r>
      <w:r w:rsidR="1ADF59B2" w:rsidRPr="00BD6A4C">
        <w:rPr>
          <w:rFonts w:ascii="Arial" w:eastAsia="Arial" w:hAnsi="Arial" w:cs="Arial"/>
        </w:rPr>
        <w:t xml:space="preserve">s room, </w:t>
      </w:r>
      <w:r w:rsidR="00BF2964">
        <w:rPr>
          <w:rFonts w:ascii="Arial" w:eastAsia="Arial" w:hAnsi="Arial" w:cs="Arial"/>
        </w:rPr>
        <w:t xml:space="preserve">and </w:t>
      </w:r>
      <w:r w:rsidR="00FB0E1C">
        <w:rPr>
          <w:rFonts w:ascii="Arial" w:eastAsia="Arial" w:hAnsi="Arial" w:cs="Arial"/>
        </w:rPr>
        <w:t>then</w:t>
      </w:r>
      <w:r w:rsidR="00FB0E1C" w:rsidRPr="00BD6A4C">
        <w:rPr>
          <w:rFonts w:ascii="Arial" w:eastAsia="Arial" w:hAnsi="Arial" w:cs="Arial"/>
        </w:rPr>
        <w:t xml:space="preserve"> </w:t>
      </w:r>
      <w:r w:rsidR="1ADF59B2" w:rsidRPr="00BD6A4C">
        <w:rPr>
          <w:rFonts w:ascii="Arial" w:eastAsia="Arial" w:hAnsi="Arial" w:cs="Arial"/>
        </w:rPr>
        <w:t xml:space="preserve">assumed </w:t>
      </w:r>
      <w:r w:rsidR="54537A50" w:rsidRPr="00BD6A4C">
        <w:rPr>
          <w:rFonts w:ascii="Arial" w:eastAsia="Arial" w:hAnsi="Arial" w:cs="Arial"/>
        </w:rPr>
        <w:t>responsibility</w:t>
      </w:r>
      <w:r w:rsidR="1ADF59B2" w:rsidRPr="00BD6A4C">
        <w:rPr>
          <w:rFonts w:ascii="Arial" w:eastAsia="Arial" w:hAnsi="Arial" w:cs="Arial"/>
        </w:rPr>
        <w:t xml:space="preserve"> for </w:t>
      </w:r>
      <w:r w:rsidR="00FB0E1C">
        <w:rPr>
          <w:rFonts w:ascii="Arial" w:eastAsia="Arial" w:hAnsi="Arial" w:cs="Arial"/>
        </w:rPr>
        <w:t>life-saving</w:t>
      </w:r>
      <w:r w:rsidR="1ADF59B2" w:rsidRPr="00BD6A4C">
        <w:rPr>
          <w:rFonts w:ascii="Arial" w:eastAsia="Arial" w:hAnsi="Arial" w:cs="Arial"/>
        </w:rPr>
        <w:t xml:space="preserve"> measures. The </w:t>
      </w:r>
      <w:r w:rsidR="5D26DABF" w:rsidRPr="00BD6A4C">
        <w:rPr>
          <w:rFonts w:ascii="Arial" w:eastAsia="Arial" w:hAnsi="Arial" w:cs="Arial"/>
        </w:rPr>
        <w:t>facility</w:t>
      </w:r>
      <w:r w:rsidR="1ADF59B2" w:rsidRPr="00BD6A4C">
        <w:rPr>
          <w:rFonts w:ascii="Arial" w:eastAsia="Arial" w:hAnsi="Arial" w:cs="Arial"/>
        </w:rPr>
        <w:t xml:space="preserve"> operations supervisor was notified that the emergency response </w:t>
      </w:r>
      <w:r w:rsidR="5130ED20" w:rsidRPr="00BD6A4C">
        <w:rPr>
          <w:rFonts w:ascii="Arial" w:eastAsia="Arial" w:hAnsi="Arial" w:cs="Arial"/>
        </w:rPr>
        <w:t xml:space="preserve">organizations pronounced </w:t>
      </w:r>
      <w:r w:rsidR="7CD34F42" w:rsidRPr="00BD6A4C">
        <w:rPr>
          <w:rFonts w:ascii="Arial" w:eastAsia="Arial" w:hAnsi="Arial" w:cs="Arial"/>
        </w:rPr>
        <w:t>P</w:t>
      </w:r>
      <w:r w:rsidR="5130ED20" w:rsidRPr="00BD6A4C">
        <w:rPr>
          <w:rFonts w:ascii="Arial" w:eastAsia="Arial" w:hAnsi="Arial" w:cs="Arial"/>
        </w:rPr>
        <w:t>atient #1 deceased at about 12:37</w:t>
      </w:r>
      <w:r w:rsidR="00BF2964">
        <w:rPr>
          <w:rFonts w:ascii="Arial" w:eastAsia="Arial" w:hAnsi="Arial" w:cs="Arial"/>
        </w:rPr>
        <w:t xml:space="preserve"> AM</w:t>
      </w:r>
      <w:r w:rsidR="00BF2964" w:rsidRPr="00BD6A4C">
        <w:rPr>
          <w:rFonts w:ascii="Arial" w:eastAsia="Arial" w:hAnsi="Arial" w:cs="Arial"/>
        </w:rPr>
        <w:t xml:space="preserve"> </w:t>
      </w:r>
      <w:r w:rsidR="5130ED20" w:rsidRPr="00BD6A4C">
        <w:rPr>
          <w:rFonts w:ascii="Arial" w:eastAsia="Arial" w:hAnsi="Arial" w:cs="Arial"/>
        </w:rPr>
        <w:t>on 04/15/25</w:t>
      </w:r>
      <w:r w:rsidR="31113922" w:rsidRPr="00BD6A4C">
        <w:rPr>
          <w:rFonts w:ascii="Arial" w:eastAsia="Arial" w:hAnsi="Arial" w:cs="Arial"/>
        </w:rPr>
        <w:t>.</w:t>
      </w:r>
    </w:p>
    <w:p w14:paraId="203FCC27" w14:textId="35AA25AF" w:rsidR="6D2AE0A0" w:rsidRPr="00BD6A4C" w:rsidRDefault="69C40F99" w:rsidP="7EFA2F87">
      <w:pPr>
        <w:spacing w:before="240" w:after="240"/>
        <w:rPr>
          <w:rFonts w:ascii="Arial" w:eastAsia="Arial" w:hAnsi="Arial" w:cs="Arial"/>
        </w:rPr>
      </w:pPr>
      <w:r w:rsidRPr="00BD6A4C">
        <w:rPr>
          <w:rFonts w:ascii="Arial" w:eastAsia="Arial" w:hAnsi="Arial" w:cs="Arial"/>
        </w:rPr>
        <w:t xml:space="preserve">The </w:t>
      </w:r>
      <w:r w:rsidR="00BF2964" w:rsidRPr="00BD6A4C">
        <w:rPr>
          <w:rFonts w:ascii="Arial" w:eastAsia="Arial" w:hAnsi="Arial" w:cs="Arial"/>
        </w:rPr>
        <w:t>Critical Incident Report Form</w:t>
      </w:r>
      <w:r w:rsidR="00BF2964">
        <w:rPr>
          <w:rFonts w:ascii="Arial" w:eastAsia="Arial" w:hAnsi="Arial" w:cs="Arial"/>
        </w:rPr>
        <w:t xml:space="preserve"> </w:t>
      </w:r>
      <w:r w:rsidRPr="00BD6A4C">
        <w:rPr>
          <w:rFonts w:ascii="Arial" w:eastAsia="Arial" w:hAnsi="Arial" w:cs="Arial"/>
        </w:rPr>
        <w:t xml:space="preserve">showed </w:t>
      </w:r>
      <w:r w:rsidR="00BF2964">
        <w:rPr>
          <w:rFonts w:ascii="Arial" w:eastAsia="Arial" w:hAnsi="Arial" w:cs="Arial"/>
        </w:rPr>
        <w:t>that</w:t>
      </w:r>
      <w:r w:rsidRPr="00BD6A4C">
        <w:rPr>
          <w:rFonts w:ascii="Arial" w:eastAsia="Arial" w:hAnsi="Arial" w:cs="Arial"/>
        </w:rPr>
        <w:t xml:space="preserve"> emergency services asked for </w:t>
      </w:r>
      <w:r w:rsidR="02243467" w:rsidRPr="00BD6A4C">
        <w:rPr>
          <w:rFonts w:ascii="Arial" w:eastAsia="Arial" w:hAnsi="Arial" w:cs="Arial"/>
        </w:rPr>
        <w:t>P</w:t>
      </w:r>
      <w:r w:rsidRPr="00BD6A4C">
        <w:rPr>
          <w:rFonts w:ascii="Arial" w:eastAsia="Arial" w:hAnsi="Arial" w:cs="Arial"/>
        </w:rPr>
        <w:t>atient #1</w:t>
      </w:r>
      <w:r w:rsidR="13364561" w:rsidRPr="00BD6A4C">
        <w:rPr>
          <w:rFonts w:ascii="Arial" w:eastAsia="Arial" w:hAnsi="Arial" w:cs="Arial"/>
        </w:rPr>
        <w:t>'</w:t>
      </w:r>
      <w:r w:rsidRPr="00BD6A4C">
        <w:rPr>
          <w:rFonts w:ascii="Arial" w:eastAsia="Arial" w:hAnsi="Arial" w:cs="Arial"/>
        </w:rPr>
        <w:t xml:space="preserve">s identification and the last time the patient </w:t>
      </w:r>
      <w:r w:rsidR="00BF2964">
        <w:rPr>
          <w:rFonts w:ascii="Arial" w:eastAsia="Arial" w:hAnsi="Arial" w:cs="Arial"/>
        </w:rPr>
        <w:t>was</w:t>
      </w:r>
      <w:r w:rsidR="00BF2964" w:rsidRPr="00BD6A4C">
        <w:rPr>
          <w:rFonts w:ascii="Arial" w:eastAsia="Arial" w:hAnsi="Arial" w:cs="Arial"/>
        </w:rPr>
        <w:t xml:space="preserve"> </w:t>
      </w:r>
      <w:r w:rsidRPr="00BD6A4C">
        <w:rPr>
          <w:rFonts w:ascii="Arial" w:eastAsia="Arial" w:hAnsi="Arial" w:cs="Arial"/>
        </w:rPr>
        <w:t xml:space="preserve">responsive. </w:t>
      </w:r>
      <w:r w:rsidR="628A4A3E" w:rsidRPr="00BD6A4C">
        <w:rPr>
          <w:rFonts w:ascii="Arial" w:eastAsia="Arial" w:hAnsi="Arial" w:cs="Arial"/>
        </w:rPr>
        <w:t>Staff E</w:t>
      </w:r>
      <w:r w:rsidR="2AE307B6" w:rsidRPr="00BD6A4C">
        <w:rPr>
          <w:rFonts w:ascii="Arial" w:eastAsia="Arial" w:hAnsi="Arial" w:cs="Arial"/>
        </w:rPr>
        <w:t xml:space="preserve"> and </w:t>
      </w:r>
      <w:r w:rsidR="06AE1F8E" w:rsidRPr="00BD6A4C">
        <w:rPr>
          <w:rFonts w:ascii="Arial" w:eastAsia="Arial" w:hAnsi="Arial" w:cs="Arial"/>
        </w:rPr>
        <w:t>Staff F</w:t>
      </w:r>
      <w:r w:rsidR="2AE307B6" w:rsidRPr="00BD6A4C">
        <w:rPr>
          <w:rFonts w:ascii="Arial" w:eastAsia="Arial" w:hAnsi="Arial" w:cs="Arial"/>
        </w:rPr>
        <w:t xml:space="preserve"> </w:t>
      </w:r>
      <w:r w:rsidR="045ECBB4" w:rsidRPr="00BD6A4C">
        <w:rPr>
          <w:rFonts w:ascii="Arial" w:eastAsia="Arial" w:hAnsi="Arial" w:cs="Arial"/>
        </w:rPr>
        <w:t xml:space="preserve">then asked other patients from the facility in surrounding rooms if they had any information regarding </w:t>
      </w:r>
      <w:r w:rsidR="2E3614F0" w:rsidRPr="00BD6A4C">
        <w:rPr>
          <w:rFonts w:ascii="Arial" w:eastAsia="Arial" w:hAnsi="Arial" w:cs="Arial"/>
        </w:rPr>
        <w:t>P</w:t>
      </w:r>
      <w:r w:rsidR="045ECBB4" w:rsidRPr="00BD6A4C">
        <w:rPr>
          <w:rFonts w:ascii="Arial" w:eastAsia="Arial" w:hAnsi="Arial" w:cs="Arial"/>
        </w:rPr>
        <w:t>atient #1.</w:t>
      </w:r>
      <w:r w:rsidR="1BF2B13F" w:rsidRPr="00BD6A4C">
        <w:rPr>
          <w:rFonts w:ascii="Arial" w:eastAsia="Arial" w:hAnsi="Arial" w:cs="Arial"/>
        </w:rPr>
        <w:t xml:space="preserve"> </w:t>
      </w:r>
      <w:r w:rsidR="5AB6D366" w:rsidRPr="00BD6A4C">
        <w:rPr>
          <w:rFonts w:ascii="Arial" w:eastAsia="Arial" w:hAnsi="Arial" w:cs="Arial"/>
        </w:rPr>
        <w:t xml:space="preserve">The document showed </w:t>
      </w:r>
      <w:r w:rsidR="3EF86534" w:rsidRPr="00BD6A4C">
        <w:rPr>
          <w:rFonts w:ascii="Arial" w:eastAsia="Arial" w:hAnsi="Arial" w:cs="Arial"/>
        </w:rPr>
        <w:t>Staff E</w:t>
      </w:r>
      <w:r w:rsidR="5AB6D366" w:rsidRPr="00BD6A4C">
        <w:rPr>
          <w:rFonts w:ascii="Arial" w:eastAsia="Arial" w:hAnsi="Arial" w:cs="Arial"/>
        </w:rPr>
        <w:t xml:space="preserve"> and </w:t>
      </w:r>
      <w:r w:rsidR="34DE26EA" w:rsidRPr="00BD6A4C">
        <w:rPr>
          <w:rFonts w:ascii="Arial" w:eastAsia="Arial" w:hAnsi="Arial" w:cs="Arial"/>
        </w:rPr>
        <w:t>Staff F</w:t>
      </w:r>
      <w:r w:rsidR="5AB6D366" w:rsidRPr="00BD6A4C">
        <w:rPr>
          <w:rFonts w:ascii="Arial" w:eastAsia="Arial" w:hAnsi="Arial" w:cs="Arial"/>
        </w:rPr>
        <w:t xml:space="preserve"> were told by a</w:t>
      </w:r>
      <w:r w:rsidR="00194BA6">
        <w:rPr>
          <w:rFonts w:ascii="Arial" w:eastAsia="Arial" w:hAnsi="Arial" w:cs="Arial"/>
        </w:rPr>
        <w:t>nother</w:t>
      </w:r>
      <w:r w:rsidR="5AB6D366" w:rsidRPr="00BD6A4C">
        <w:rPr>
          <w:rFonts w:ascii="Arial" w:eastAsia="Arial" w:hAnsi="Arial" w:cs="Arial"/>
        </w:rPr>
        <w:t xml:space="preserve"> patient that </w:t>
      </w:r>
      <w:r w:rsidR="75A651B8" w:rsidRPr="00BD6A4C">
        <w:rPr>
          <w:rFonts w:ascii="Arial" w:eastAsia="Arial" w:hAnsi="Arial" w:cs="Arial"/>
        </w:rPr>
        <w:t>P</w:t>
      </w:r>
      <w:r w:rsidR="5AB6D366" w:rsidRPr="00BD6A4C">
        <w:rPr>
          <w:rFonts w:ascii="Arial" w:eastAsia="Arial" w:hAnsi="Arial" w:cs="Arial"/>
        </w:rPr>
        <w:t xml:space="preserve">atient #1 was pro-social during a 9:20 </w:t>
      </w:r>
      <w:r w:rsidR="00194BA6">
        <w:rPr>
          <w:rFonts w:ascii="Arial" w:eastAsia="Arial" w:hAnsi="Arial" w:cs="Arial"/>
        </w:rPr>
        <w:t>PM</w:t>
      </w:r>
      <w:r w:rsidR="00194BA6" w:rsidRPr="00BD6A4C">
        <w:rPr>
          <w:rFonts w:ascii="Arial" w:eastAsia="Arial" w:hAnsi="Arial" w:cs="Arial"/>
        </w:rPr>
        <w:t xml:space="preserve"> </w:t>
      </w:r>
      <w:r w:rsidR="5AB6D366" w:rsidRPr="00BD6A4C">
        <w:rPr>
          <w:rFonts w:ascii="Arial" w:eastAsia="Arial" w:hAnsi="Arial" w:cs="Arial"/>
        </w:rPr>
        <w:t xml:space="preserve">outdoor </w:t>
      </w:r>
      <w:proofErr w:type="gramStart"/>
      <w:r w:rsidR="5AB6D366" w:rsidRPr="00BD6A4C">
        <w:rPr>
          <w:rFonts w:ascii="Arial" w:eastAsia="Arial" w:hAnsi="Arial" w:cs="Arial"/>
        </w:rPr>
        <w:t>opportunity, and</w:t>
      </w:r>
      <w:proofErr w:type="gramEnd"/>
      <w:r w:rsidR="5AB6D366" w:rsidRPr="00BD6A4C">
        <w:rPr>
          <w:rFonts w:ascii="Arial" w:eastAsia="Arial" w:hAnsi="Arial" w:cs="Arial"/>
        </w:rPr>
        <w:t xml:space="preserve"> was reported to be moving from group to gr</w:t>
      </w:r>
      <w:r w:rsidR="1F03EFCA" w:rsidRPr="00BD6A4C">
        <w:rPr>
          <w:rFonts w:ascii="Arial" w:eastAsia="Arial" w:hAnsi="Arial" w:cs="Arial"/>
        </w:rPr>
        <w:t>oup during the 15 minutes that patients were outdoors.</w:t>
      </w:r>
    </w:p>
    <w:p w14:paraId="57DB5E1A" w14:textId="381EEE26" w:rsidR="107B182B" w:rsidRPr="00BD6A4C" w:rsidRDefault="107B182B" w:rsidP="393F3856">
      <w:pPr>
        <w:spacing w:before="240" w:after="240"/>
        <w:rPr>
          <w:rFonts w:ascii="Arial" w:eastAsia="Arial" w:hAnsi="Arial" w:cs="Arial"/>
        </w:rPr>
      </w:pPr>
      <w:r w:rsidRPr="00BD6A4C">
        <w:rPr>
          <w:rFonts w:ascii="Arial" w:eastAsia="Arial" w:hAnsi="Arial" w:cs="Arial"/>
        </w:rPr>
        <w:t xml:space="preserve">A review of the </w:t>
      </w:r>
      <w:r w:rsidR="673019F5" w:rsidRPr="00BD6A4C">
        <w:rPr>
          <w:rFonts w:ascii="Arial" w:eastAsia="Arial" w:hAnsi="Arial" w:cs="Arial"/>
        </w:rPr>
        <w:t>document titled “</w:t>
      </w:r>
      <w:r w:rsidRPr="00BD6A4C">
        <w:rPr>
          <w:rFonts w:ascii="Arial" w:eastAsia="Arial" w:hAnsi="Arial" w:cs="Arial"/>
        </w:rPr>
        <w:t>[facility name] Incident Report Review and Quality Improvement Plan</w:t>
      </w:r>
      <w:r w:rsidR="4459FBA5" w:rsidRPr="00BD6A4C">
        <w:rPr>
          <w:rFonts w:ascii="Arial" w:eastAsia="Arial" w:hAnsi="Arial" w:cs="Arial"/>
        </w:rPr>
        <w:t>”</w:t>
      </w:r>
      <w:r w:rsidR="00DF5665">
        <w:rPr>
          <w:rFonts w:ascii="Arial" w:eastAsia="Arial" w:hAnsi="Arial" w:cs="Arial"/>
        </w:rPr>
        <w:t>,</w:t>
      </w:r>
      <w:r w:rsidR="06963C36" w:rsidRPr="00BD6A4C">
        <w:rPr>
          <w:rFonts w:ascii="Arial" w:eastAsia="Arial" w:hAnsi="Arial" w:cs="Arial"/>
        </w:rPr>
        <w:t xml:space="preserve"> dated 04/18/25</w:t>
      </w:r>
      <w:r w:rsidR="00DF5665">
        <w:rPr>
          <w:rFonts w:ascii="Arial" w:eastAsia="Arial" w:hAnsi="Arial" w:cs="Arial"/>
        </w:rPr>
        <w:t>,</w:t>
      </w:r>
      <w:r w:rsidR="06963C36" w:rsidRPr="00BD6A4C">
        <w:rPr>
          <w:rFonts w:ascii="Arial" w:eastAsia="Arial" w:hAnsi="Arial" w:cs="Arial"/>
        </w:rPr>
        <w:t xml:space="preserve"> </w:t>
      </w:r>
      <w:r w:rsidR="5F56B477" w:rsidRPr="00BD6A4C">
        <w:rPr>
          <w:rFonts w:ascii="Arial" w:eastAsia="Arial" w:hAnsi="Arial" w:cs="Arial"/>
        </w:rPr>
        <w:t xml:space="preserve">showed a detailed report of the </w:t>
      </w:r>
      <w:r w:rsidR="00473C68">
        <w:rPr>
          <w:rFonts w:ascii="Arial" w:eastAsia="Arial" w:hAnsi="Arial" w:cs="Arial"/>
        </w:rPr>
        <w:t>patient</w:t>
      </w:r>
      <w:r w:rsidR="00473C68" w:rsidRPr="00BD6A4C">
        <w:rPr>
          <w:rFonts w:ascii="Arial" w:eastAsia="Arial" w:hAnsi="Arial" w:cs="Arial"/>
        </w:rPr>
        <w:t xml:space="preserve"> </w:t>
      </w:r>
      <w:r w:rsidR="5F56B477" w:rsidRPr="00BD6A4C">
        <w:rPr>
          <w:rFonts w:ascii="Arial" w:eastAsia="Arial" w:hAnsi="Arial" w:cs="Arial"/>
        </w:rPr>
        <w:t>referral, appearance of sufficient stability</w:t>
      </w:r>
      <w:r w:rsidR="5D7BF9C9" w:rsidRPr="00BD6A4C">
        <w:rPr>
          <w:rFonts w:ascii="Arial" w:eastAsia="Arial" w:hAnsi="Arial" w:cs="Arial"/>
        </w:rPr>
        <w:t>, and a detailed report following the described events of the Critical Incident Report. The document described</w:t>
      </w:r>
      <w:r w:rsidR="177232F6" w:rsidRPr="00BD6A4C">
        <w:rPr>
          <w:rFonts w:ascii="Arial" w:eastAsia="Arial" w:hAnsi="Arial" w:cs="Arial"/>
        </w:rPr>
        <w:t xml:space="preserve"> </w:t>
      </w:r>
      <w:r w:rsidR="5D7BF9C9" w:rsidRPr="00BD6A4C">
        <w:rPr>
          <w:rFonts w:ascii="Arial" w:eastAsia="Arial" w:hAnsi="Arial" w:cs="Arial"/>
        </w:rPr>
        <w:t>the follow-up plan</w:t>
      </w:r>
      <w:r w:rsidR="00473C68">
        <w:rPr>
          <w:rFonts w:ascii="Arial" w:eastAsia="Arial" w:hAnsi="Arial" w:cs="Arial"/>
        </w:rPr>
        <w:t>,</w:t>
      </w:r>
      <w:r w:rsidR="5D7BF9C9" w:rsidRPr="00BD6A4C">
        <w:rPr>
          <w:rFonts w:ascii="Arial" w:eastAsia="Arial" w:hAnsi="Arial" w:cs="Arial"/>
        </w:rPr>
        <w:t xml:space="preserve"> and </w:t>
      </w:r>
      <w:r w:rsidR="00473C68">
        <w:rPr>
          <w:rFonts w:ascii="Arial" w:eastAsia="Arial" w:hAnsi="Arial" w:cs="Arial"/>
        </w:rPr>
        <w:t xml:space="preserve">the </w:t>
      </w:r>
      <w:r w:rsidR="5D7BF9C9" w:rsidRPr="00BD6A4C">
        <w:rPr>
          <w:rFonts w:ascii="Arial" w:eastAsia="Arial" w:hAnsi="Arial" w:cs="Arial"/>
        </w:rPr>
        <w:t>action items were</w:t>
      </w:r>
      <w:r w:rsidR="00860541">
        <w:rPr>
          <w:rFonts w:ascii="Arial" w:eastAsia="Arial" w:hAnsi="Arial" w:cs="Arial"/>
        </w:rPr>
        <w:t xml:space="preserve">: </w:t>
      </w:r>
      <w:r w:rsidR="5D7BF9C9" w:rsidRPr="00BD6A4C">
        <w:rPr>
          <w:rFonts w:ascii="Arial" w:eastAsia="Arial" w:hAnsi="Arial" w:cs="Arial"/>
        </w:rPr>
        <w:t xml:space="preserve">[facility name] Management </w:t>
      </w:r>
      <w:r w:rsidR="00860541">
        <w:rPr>
          <w:rFonts w:ascii="Arial" w:eastAsia="Arial" w:hAnsi="Arial" w:cs="Arial"/>
        </w:rPr>
        <w:t>would</w:t>
      </w:r>
      <w:r w:rsidR="00860541" w:rsidRPr="00BD6A4C">
        <w:rPr>
          <w:rFonts w:ascii="Arial" w:eastAsia="Arial" w:hAnsi="Arial" w:cs="Arial"/>
        </w:rPr>
        <w:t xml:space="preserve"> </w:t>
      </w:r>
      <w:r w:rsidR="2D4E76E4" w:rsidRPr="00BD6A4C">
        <w:rPr>
          <w:rFonts w:ascii="Arial" w:eastAsia="Arial" w:hAnsi="Arial" w:cs="Arial"/>
        </w:rPr>
        <w:t>conduct full retrains in detail on a list of SOPs (Policies and Procedures)</w:t>
      </w:r>
      <w:r w:rsidR="677DFC51" w:rsidRPr="00BD6A4C">
        <w:rPr>
          <w:rFonts w:ascii="Arial" w:eastAsia="Arial" w:hAnsi="Arial" w:cs="Arial"/>
        </w:rPr>
        <w:t>; Pat Searching, Handheld Metal Detector, Client Counts, Urin</w:t>
      </w:r>
      <w:r w:rsidR="3CC308A4" w:rsidRPr="00BD6A4C">
        <w:rPr>
          <w:rFonts w:ascii="Arial" w:eastAsia="Arial" w:hAnsi="Arial" w:cs="Arial"/>
        </w:rPr>
        <w:t>alysis, Saliva Collection, Monitoring Clients, and Intakes.</w:t>
      </w:r>
      <w:r w:rsidR="3DA8B288" w:rsidRPr="00BD6A4C">
        <w:rPr>
          <w:rFonts w:ascii="Arial" w:eastAsia="Arial" w:hAnsi="Arial" w:cs="Arial"/>
        </w:rPr>
        <w:t xml:space="preserve"> The document showed a planned completion date of 05/20/25 and a</w:t>
      </w:r>
      <w:r w:rsidR="00860541">
        <w:rPr>
          <w:rFonts w:ascii="Arial" w:eastAsia="Arial" w:hAnsi="Arial" w:cs="Arial"/>
        </w:rPr>
        <w:t>n actual</w:t>
      </w:r>
      <w:r w:rsidR="3DA8B288" w:rsidRPr="00BD6A4C">
        <w:rPr>
          <w:rFonts w:ascii="Arial" w:eastAsia="Arial" w:hAnsi="Arial" w:cs="Arial"/>
        </w:rPr>
        <w:t xml:space="preserve"> completion date of 06/02/25</w:t>
      </w:r>
      <w:r w:rsidR="0F97CBA9" w:rsidRPr="00BD6A4C">
        <w:rPr>
          <w:rFonts w:ascii="Arial" w:eastAsia="Arial" w:hAnsi="Arial" w:cs="Arial"/>
        </w:rPr>
        <w:t xml:space="preserve"> for the action items and training that would be conducted following the critical incident. This document showed the individual responsible for the training would be the Administrator and Program Manager for the facility.</w:t>
      </w:r>
    </w:p>
    <w:p w14:paraId="4B326E65" w14:textId="0E7983CB" w:rsidR="6D2C340D" w:rsidRPr="00BD6A4C" w:rsidRDefault="6D2C340D" w:rsidP="3EDD881C">
      <w:pPr>
        <w:spacing w:before="240" w:after="240"/>
        <w:rPr>
          <w:rFonts w:ascii="Arial" w:eastAsia="Arial" w:hAnsi="Arial" w:cs="Arial"/>
        </w:rPr>
      </w:pPr>
      <w:r w:rsidRPr="00BD6A4C">
        <w:rPr>
          <w:rFonts w:ascii="Arial" w:eastAsia="Arial" w:hAnsi="Arial" w:cs="Arial"/>
        </w:rPr>
        <w:t>A review of the document titled “</w:t>
      </w:r>
      <w:proofErr w:type="spellStart"/>
      <w:r w:rsidR="447C8333" w:rsidRPr="00BD6A4C">
        <w:rPr>
          <w:rFonts w:ascii="Arial" w:eastAsia="Arial" w:hAnsi="Arial" w:cs="Arial"/>
        </w:rPr>
        <w:t>QIP.AcknowledgementExamples</w:t>
      </w:r>
      <w:proofErr w:type="spellEnd"/>
      <w:r w:rsidRPr="00BD6A4C">
        <w:rPr>
          <w:rFonts w:ascii="Arial" w:eastAsia="Arial" w:hAnsi="Arial" w:cs="Arial"/>
        </w:rPr>
        <w:t>”</w:t>
      </w:r>
      <w:r w:rsidR="00A5341A">
        <w:rPr>
          <w:rFonts w:ascii="Arial" w:eastAsia="Arial" w:hAnsi="Arial" w:cs="Arial"/>
        </w:rPr>
        <w:t>,</w:t>
      </w:r>
      <w:r w:rsidR="2B4BC3D0" w:rsidRPr="00BD6A4C">
        <w:rPr>
          <w:rFonts w:ascii="Arial" w:eastAsia="Arial" w:hAnsi="Arial" w:cs="Arial"/>
        </w:rPr>
        <w:t xml:space="preserve"> </w:t>
      </w:r>
      <w:r w:rsidR="00A5341A">
        <w:rPr>
          <w:rFonts w:ascii="Arial" w:eastAsia="Arial" w:hAnsi="Arial" w:cs="Arial"/>
        </w:rPr>
        <w:t>dated</w:t>
      </w:r>
      <w:r w:rsidR="2B4BC3D0" w:rsidRPr="00BD6A4C">
        <w:rPr>
          <w:rFonts w:ascii="Arial" w:eastAsia="Arial" w:hAnsi="Arial" w:cs="Arial"/>
        </w:rPr>
        <w:t xml:space="preserve"> 0</w:t>
      </w:r>
      <w:r w:rsidR="2387DD4E" w:rsidRPr="00BD6A4C">
        <w:rPr>
          <w:rFonts w:ascii="Arial" w:eastAsia="Arial" w:hAnsi="Arial" w:cs="Arial"/>
        </w:rPr>
        <w:t>8</w:t>
      </w:r>
      <w:r w:rsidR="2B4BC3D0" w:rsidRPr="00BD6A4C">
        <w:rPr>
          <w:rFonts w:ascii="Arial" w:eastAsia="Arial" w:hAnsi="Arial" w:cs="Arial"/>
        </w:rPr>
        <w:t>/</w:t>
      </w:r>
      <w:r w:rsidR="606E8B76" w:rsidRPr="00BD6A4C">
        <w:rPr>
          <w:rFonts w:ascii="Arial" w:eastAsia="Arial" w:hAnsi="Arial" w:cs="Arial"/>
        </w:rPr>
        <w:t>01</w:t>
      </w:r>
      <w:r w:rsidR="2B4BC3D0" w:rsidRPr="00BD6A4C">
        <w:rPr>
          <w:rFonts w:ascii="Arial" w:eastAsia="Arial" w:hAnsi="Arial" w:cs="Arial"/>
        </w:rPr>
        <w:t>/25</w:t>
      </w:r>
      <w:r w:rsidR="580FCE50" w:rsidRPr="00BD6A4C">
        <w:rPr>
          <w:rFonts w:ascii="Arial" w:eastAsia="Arial" w:hAnsi="Arial" w:cs="Arial"/>
        </w:rPr>
        <w:t xml:space="preserve"> showed a collection of documents titled “[facility name] Remedial Training Acknowledgment 2025</w:t>
      </w:r>
      <w:r w:rsidR="1FFB876D" w:rsidRPr="00BD6A4C">
        <w:rPr>
          <w:rFonts w:ascii="Arial" w:eastAsia="Arial" w:hAnsi="Arial" w:cs="Arial"/>
        </w:rPr>
        <w:t>,</w:t>
      </w:r>
      <w:r w:rsidR="580FCE50" w:rsidRPr="00BD6A4C">
        <w:rPr>
          <w:rFonts w:ascii="Arial" w:eastAsia="Arial" w:hAnsi="Arial" w:cs="Arial"/>
        </w:rPr>
        <w:t>”</w:t>
      </w:r>
      <w:r w:rsidR="641CBF35" w:rsidRPr="00BD6A4C">
        <w:rPr>
          <w:rFonts w:ascii="Arial" w:eastAsia="Arial" w:hAnsi="Arial" w:cs="Arial"/>
        </w:rPr>
        <w:t xml:space="preserve"> with various dates between 05/08/25 and 06/02/25. The documents were signed by a varied numb</w:t>
      </w:r>
      <w:r w:rsidR="16197177" w:rsidRPr="00BD6A4C">
        <w:rPr>
          <w:rFonts w:ascii="Arial" w:eastAsia="Arial" w:hAnsi="Arial" w:cs="Arial"/>
        </w:rPr>
        <w:t xml:space="preserve">er of staff, and </w:t>
      </w:r>
      <w:r w:rsidR="16197177" w:rsidRPr="00BD6A4C">
        <w:rPr>
          <w:rFonts w:ascii="Arial" w:eastAsia="Arial" w:hAnsi="Arial" w:cs="Arial"/>
        </w:rPr>
        <w:lastRenderedPageBreak/>
        <w:t xml:space="preserve">served as a randomly selected pool of signed training acknowledgment on various topics included in the facility Quality </w:t>
      </w:r>
      <w:r w:rsidR="02F324E5" w:rsidRPr="00BD6A4C">
        <w:rPr>
          <w:rFonts w:ascii="Arial" w:eastAsia="Arial" w:hAnsi="Arial" w:cs="Arial"/>
        </w:rPr>
        <w:t>Improvement</w:t>
      </w:r>
      <w:r w:rsidR="16197177" w:rsidRPr="00BD6A4C">
        <w:rPr>
          <w:rFonts w:ascii="Arial" w:eastAsia="Arial" w:hAnsi="Arial" w:cs="Arial"/>
        </w:rPr>
        <w:t xml:space="preserve"> Plan, such </w:t>
      </w:r>
      <w:proofErr w:type="gramStart"/>
      <w:r w:rsidR="16197177" w:rsidRPr="00BD6A4C">
        <w:rPr>
          <w:rFonts w:ascii="Arial" w:eastAsia="Arial" w:hAnsi="Arial" w:cs="Arial"/>
        </w:rPr>
        <w:t>as;</w:t>
      </w:r>
      <w:proofErr w:type="gramEnd"/>
      <w:r w:rsidR="16197177" w:rsidRPr="00BD6A4C">
        <w:rPr>
          <w:rFonts w:ascii="Arial" w:eastAsia="Arial" w:hAnsi="Arial" w:cs="Arial"/>
        </w:rPr>
        <w:t xml:space="preserve"> </w:t>
      </w:r>
      <w:r w:rsidR="408BAB13" w:rsidRPr="00BD6A4C">
        <w:rPr>
          <w:rFonts w:ascii="Arial" w:eastAsia="Arial" w:hAnsi="Arial" w:cs="Arial"/>
        </w:rPr>
        <w:t>Pat Searches and Wand SOP, Urinalysis and Saliva Collection, Client Counts, Monitoring Clients</w:t>
      </w:r>
      <w:r w:rsidR="7B041E14" w:rsidRPr="00BD6A4C">
        <w:rPr>
          <w:rFonts w:ascii="Arial" w:eastAsia="Arial" w:hAnsi="Arial" w:cs="Arial"/>
        </w:rPr>
        <w:t>, and Intakes.</w:t>
      </w:r>
    </w:p>
    <w:p w14:paraId="293C541D" w14:textId="33C5945C" w:rsidR="1BE2D9E4" w:rsidRPr="00BD6A4C" w:rsidRDefault="1BE2D9E4" w:rsidP="0AEADA68">
      <w:pPr>
        <w:pStyle w:val="NoSpacing"/>
        <w:ind w:right="288"/>
        <w:rPr>
          <w:rFonts w:ascii="Arial" w:hAnsi="Arial" w:cs="Arial"/>
          <w:sz w:val="24"/>
          <w:szCs w:val="24"/>
        </w:rPr>
      </w:pPr>
      <w:r w:rsidRPr="00BD6A4C">
        <w:rPr>
          <w:rFonts w:ascii="Arial" w:hAnsi="Arial" w:cs="Arial"/>
          <w:sz w:val="24"/>
          <w:szCs w:val="24"/>
        </w:rPr>
        <w:t>A review of the Fire Department Run Report #2025032730, dated 04/14/25</w:t>
      </w:r>
      <w:r w:rsidR="00C55DAA">
        <w:rPr>
          <w:rFonts w:ascii="Arial" w:hAnsi="Arial" w:cs="Arial"/>
          <w:sz w:val="24"/>
          <w:szCs w:val="24"/>
        </w:rPr>
        <w:t>,</w:t>
      </w:r>
      <w:r w:rsidR="4FFAD120" w:rsidRPr="00BD6A4C">
        <w:rPr>
          <w:rFonts w:ascii="Arial" w:hAnsi="Arial" w:cs="Arial"/>
          <w:sz w:val="24"/>
          <w:szCs w:val="24"/>
        </w:rPr>
        <w:t xml:space="preserve"> showed </w:t>
      </w:r>
      <w:r w:rsidR="00575876">
        <w:rPr>
          <w:rFonts w:ascii="Arial" w:hAnsi="Arial" w:cs="Arial"/>
          <w:sz w:val="24"/>
          <w:szCs w:val="24"/>
        </w:rPr>
        <w:t xml:space="preserve">that </w:t>
      </w:r>
      <w:r w:rsidR="4FFAD120" w:rsidRPr="00BD6A4C">
        <w:rPr>
          <w:rFonts w:ascii="Arial" w:hAnsi="Arial" w:cs="Arial"/>
          <w:sz w:val="24"/>
          <w:szCs w:val="24"/>
        </w:rPr>
        <w:t xml:space="preserve">the </w:t>
      </w:r>
      <w:r w:rsidR="00575876">
        <w:rPr>
          <w:rFonts w:ascii="Arial" w:hAnsi="Arial" w:cs="Arial"/>
          <w:sz w:val="24"/>
          <w:szCs w:val="24"/>
        </w:rPr>
        <w:t xml:space="preserve">facility </w:t>
      </w:r>
      <w:r w:rsidR="4FFAD120" w:rsidRPr="00BD6A4C">
        <w:rPr>
          <w:rFonts w:ascii="Arial" w:hAnsi="Arial" w:cs="Arial"/>
          <w:sz w:val="24"/>
          <w:szCs w:val="24"/>
        </w:rPr>
        <w:t xml:space="preserve">staff reported to the fire </w:t>
      </w:r>
      <w:r w:rsidR="7906E8BC" w:rsidRPr="00BD6A4C">
        <w:rPr>
          <w:rFonts w:ascii="Arial" w:hAnsi="Arial" w:cs="Arial"/>
          <w:sz w:val="24"/>
          <w:szCs w:val="24"/>
        </w:rPr>
        <w:t>department</w:t>
      </w:r>
      <w:r w:rsidR="4FFAD120" w:rsidRPr="00BD6A4C">
        <w:rPr>
          <w:rFonts w:ascii="Arial" w:hAnsi="Arial" w:cs="Arial"/>
          <w:sz w:val="24"/>
          <w:szCs w:val="24"/>
        </w:rPr>
        <w:t xml:space="preserve"> that the patient was new to the facility, last seen at approximately </w:t>
      </w:r>
      <w:r w:rsidR="006A57F5">
        <w:rPr>
          <w:rFonts w:ascii="Arial" w:hAnsi="Arial" w:cs="Arial"/>
          <w:sz w:val="24"/>
          <w:szCs w:val="24"/>
        </w:rPr>
        <w:t>11:30 PM</w:t>
      </w:r>
      <w:r w:rsidR="4FFAD120" w:rsidRPr="00BD6A4C">
        <w:rPr>
          <w:rFonts w:ascii="Arial" w:hAnsi="Arial" w:cs="Arial"/>
          <w:sz w:val="24"/>
          <w:szCs w:val="24"/>
        </w:rPr>
        <w:t xml:space="preserve">. The </w:t>
      </w:r>
      <w:r w:rsidR="6C4A8F57" w:rsidRPr="00BD6A4C">
        <w:rPr>
          <w:rFonts w:ascii="Arial" w:hAnsi="Arial" w:cs="Arial"/>
          <w:sz w:val="24"/>
          <w:szCs w:val="24"/>
        </w:rPr>
        <w:t>document</w:t>
      </w:r>
      <w:r w:rsidR="4FFAD120" w:rsidRPr="00BD6A4C">
        <w:rPr>
          <w:rFonts w:ascii="Arial" w:hAnsi="Arial" w:cs="Arial"/>
          <w:sz w:val="24"/>
          <w:szCs w:val="24"/>
        </w:rPr>
        <w:t xml:space="preserve"> showed </w:t>
      </w:r>
      <w:r w:rsidR="006A57F5">
        <w:rPr>
          <w:rFonts w:ascii="Arial" w:hAnsi="Arial" w:cs="Arial"/>
          <w:sz w:val="24"/>
          <w:szCs w:val="24"/>
        </w:rPr>
        <w:t xml:space="preserve">that facility </w:t>
      </w:r>
      <w:r w:rsidR="4FFAD120" w:rsidRPr="00BD6A4C">
        <w:rPr>
          <w:rFonts w:ascii="Arial" w:hAnsi="Arial" w:cs="Arial"/>
          <w:sz w:val="24"/>
          <w:szCs w:val="24"/>
        </w:rPr>
        <w:t xml:space="preserve">staff administered </w:t>
      </w:r>
      <w:r w:rsidR="6AF31F56" w:rsidRPr="00BD6A4C">
        <w:rPr>
          <w:rFonts w:ascii="Arial" w:hAnsi="Arial" w:cs="Arial"/>
          <w:sz w:val="24"/>
          <w:szCs w:val="24"/>
        </w:rPr>
        <w:t>Narcan</w:t>
      </w:r>
      <w:r w:rsidR="4FFAD120" w:rsidRPr="00BD6A4C">
        <w:rPr>
          <w:rFonts w:ascii="Arial" w:hAnsi="Arial" w:cs="Arial"/>
          <w:sz w:val="24"/>
          <w:szCs w:val="24"/>
        </w:rPr>
        <w:t xml:space="preserve">, </w:t>
      </w:r>
      <w:r w:rsidR="6FEF6C78" w:rsidRPr="00BD6A4C">
        <w:rPr>
          <w:rFonts w:ascii="Arial" w:hAnsi="Arial" w:cs="Arial"/>
          <w:sz w:val="24"/>
          <w:szCs w:val="24"/>
        </w:rPr>
        <w:t>had no known medical history of the patient, and believed this was an accidental overdose on recreational narcotics.</w:t>
      </w:r>
    </w:p>
    <w:p w14:paraId="63F914E6" w14:textId="3DD9507C" w:rsidR="00C5137E" w:rsidRPr="00BD6A4C" w:rsidRDefault="76229EA6" w:rsidP="414A3B37">
      <w:pPr>
        <w:spacing w:before="240" w:after="240"/>
        <w:rPr>
          <w:rFonts w:ascii="Arial" w:eastAsia="Arial" w:hAnsi="Arial" w:cs="Arial"/>
        </w:rPr>
      </w:pPr>
      <w:r w:rsidRPr="00BD6A4C">
        <w:rPr>
          <w:rFonts w:ascii="Arial" w:eastAsia="Arial" w:hAnsi="Arial" w:cs="Arial"/>
        </w:rPr>
        <w:t>A review of the toxicology report for Patient #1, dated 05/21/25 showed the patient had postmortem blood testing. This report showed the patient had a positive finding for the prescription opioid Fentanyl.</w:t>
      </w:r>
    </w:p>
    <w:p w14:paraId="4F5F853C" w14:textId="3F4782CB" w:rsidR="76229EA6" w:rsidRPr="00BD6A4C" w:rsidRDefault="76229EA6" w:rsidP="3EDD881C">
      <w:pPr>
        <w:spacing w:before="240" w:after="240"/>
        <w:rPr>
          <w:rFonts w:ascii="Arial" w:eastAsia="Arial" w:hAnsi="Arial" w:cs="Arial"/>
        </w:rPr>
      </w:pPr>
      <w:r w:rsidRPr="00BD6A4C">
        <w:rPr>
          <w:rFonts w:ascii="Arial" w:eastAsia="Arial" w:hAnsi="Arial" w:cs="Arial"/>
        </w:rPr>
        <w:t xml:space="preserve">A review of the Medical Examiners </w:t>
      </w:r>
      <w:proofErr w:type="gramStart"/>
      <w:r w:rsidRPr="00BD6A4C">
        <w:rPr>
          <w:rFonts w:ascii="Arial" w:eastAsia="Arial" w:hAnsi="Arial" w:cs="Arial"/>
        </w:rPr>
        <w:t>report</w:t>
      </w:r>
      <w:proofErr w:type="gramEnd"/>
      <w:r w:rsidRPr="00BD6A4C">
        <w:rPr>
          <w:rFonts w:ascii="Arial" w:eastAsia="Arial" w:hAnsi="Arial" w:cs="Arial"/>
        </w:rPr>
        <w:t xml:space="preserve"> for Patient #1, dated 04/23/25 showed the summary of case findings according to the Forensic Pathologist and </w:t>
      </w:r>
      <w:r w:rsidR="007C6383">
        <w:rPr>
          <w:rFonts w:ascii="Arial" w:eastAsia="Arial" w:hAnsi="Arial" w:cs="Arial"/>
        </w:rPr>
        <w:t>Doctor of Medicine,</w:t>
      </w:r>
      <w:r w:rsidR="00AB4940">
        <w:rPr>
          <w:rFonts w:ascii="Arial" w:eastAsia="Arial" w:hAnsi="Arial" w:cs="Arial"/>
        </w:rPr>
        <w:t xml:space="preserve"> (</w:t>
      </w:r>
      <w:commentRangeStart w:id="35"/>
      <w:commentRangeStart w:id="36"/>
      <w:r w:rsidRPr="00BD6A4C">
        <w:rPr>
          <w:rFonts w:ascii="Arial" w:eastAsia="Arial" w:hAnsi="Arial" w:cs="Arial"/>
        </w:rPr>
        <w:t>MD</w:t>
      </w:r>
      <w:commentRangeEnd w:id="35"/>
      <w:commentRangeEnd w:id="36"/>
      <w:r w:rsidR="00AB4940">
        <w:rPr>
          <w:rFonts w:ascii="Arial" w:eastAsia="Arial" w:hAnsi="Arial" w:cs="Arial"/>
        </w:rPr>
        <w:t>)</w:t>
      </w:r>
      <w:r w:rsidR="00EE7A57">
        <w:rPr>
          <w:rStyle w:val="CommentReference"/>
        </w:rPr>
        <w:commentReference w:id="35"/>
      </w:r>
      <w:r w:rsidR="007C6383">
        <w:rPr>
          <w:rStyle w:val="CommentReference"/>
        </w:rPr>
        <w:commentReference w:id="36"/>
      </w:r>
      <w:r w:rsidRPr="00BD6A4C">
        <w:rPr>
          <w:rFonts w:ascii="Arial" w:eastAsia="Arial" w:hAnsi="Arial" w:cs="Arial"/>
        </w:rPr>
        <w:t xml:space="preserve">. The summary showed a complex history of drug use, and several diagnostic comorbidities. The document showed reports of the patient's transfer from a corrections center to an alternative sentencing program at an inpatient behavioral health center where later that night, they were found unresponsive on routine rounds, showing two hours prior, the patient had been heard snoring in bed. The report additionally showed the patient died </w:t>
      </w:r>
      <w:proofErr w:type="gramStart"/>
      <w:r w:rsidRPr="00BD6A4C">
        <w:rPr>
          <w:rFonts w:ascii="Arial" w:eastAsia="Arial" w:hAnsi="Arial" w:cs="Arial"/>
        </w:rPr>
        <w:t>as a result of</w:t>
      </w:r>
      <w:proofErr w:type="gramEnd"/>
      <w:r w:rsidRPr="00BD6A4C">
        <w:rPr>
          <w:rFonts w:ascii="Arial" w:eastAsia="Arial" w:hAnsi="Arial" w:cs="Arial"/>
        </w:rPr>
        <w:t xml:space="preserve"> fentanyl overdose and the manner of death was listed as an accident, and there was no drug paraphernalia found on scene.</w:t>
      </w:r>
    </w:p>
    <w:p w14:paraId="68672527" w14:textId="56B1E038" w:rsidR="007F1484" w:rsidRPr="00BD6A4C" w:rsidRDefault="007F1484" w:rsidP="007F1484">
      <w:pPr>
        <w:spacing w:before="240" w:after="240"/>
        <w:rPr>
          <w:rFonts w:ascii="Arial" w:eastAsia="Arial" w:hAnsi="Arial" w:cs="Arial"/>
        </w:rPr>
      </w:pPr>
      <w:commentRangeStart w:id="37"/>
      <w:commentRangeStart w:id="38"/>
      <w:r w:rsidRPr="00BD6A4C">
        <w:rPr>
          <w:rFonts w:ascii="Arial" w:eastAsia="Arial" w:hAnsi="Arial" w:cs="Arial"/>
        </w:rPr>
        <w:t>The</w:t>
      </w:r>
      <w:commentRangeEnd w:id="37"/>
      <w:r w:rsidR="0031722A">
        <w:rPr>
          <w:rStyle w:val="CommentReference"/>
        </w:rPr>
        <w:commentReference w:id="37"/>
      </w:r>
      <w:commentRangeEnd w:id="38"/>
      <w:r w:rsidR="00EE5C0C">
        <w:rPr>
          <w:rStyle w:val="CommentReference"/>
        </w:rPr>
        <w:commentReference w:id="38"/>
      </w:r>
      <w:r w:rsidRPr="00BD6A4C">
        <w:rPr>
          <w:rFonts w:ascii="Arial" w:eastAsia="Arial" w:hAnsi="Arial" w:cs="Arial"/>
        </w:rPr>
        <w:t xml:space="preserve"> Investigator conducted an interview with Staff A, Administrator</w:t>
      </w:r>
      <w:r>
        <w:rPr>
          <w:rFonts w:ascii="Arial" w:eastAsia="Arial" w:hAnsi="Arial" w:cs="Arial"/>
        </w:rPr>
        <w:t>,</w:t>
      </w:r>
      <w:r w:rsidRPr="00BD6A4C">
        <w:rPr>
          <w:rFonts w:ascii="Arial" w:eastAsia="Arial" w:hAnsi="Arial" w:cs="Arial"/>
        </w:rPr>
        <w:t xml:space="preserve"> and Staff C, Director of Compliance, on 07/09/</w:t>
      </w:r>
      <w:commentRangeStart w:id="39"/>
      <w:r w:rsidRPr="00BD6A4C">
        <w:rPr>
          <w:rFonts w:ascii="Arial" w:eastAsia="Arial" w:hAnsi="Arial" w:cs="Arial"/>
        </w:rPr>
        <w:t>25</w:t>
      </w:r>
      <w:commentRangeEnd w:id="39"/>
      <w:r w:rsidR="0031722A">
        <w:rPr>
          <w:rStyle w:val="CommentReference"/>
        </w:rPr>
        <w:commentReference w:id="39"/>
      </w:r>
      <w:r w:rsidR="00A26749">
        <w:rPr>
          <w:rFonts w:ascii="Arial" w:eastAsia="Arial" w:hAnsi="Arial" w:cs="Arial"/>
        </w:rPr>
        <w:t xml:space="preserve"> at 9:30 AM</w:t>
      </w:r>
      <w:r w:rsidRPr="00BD6A4C">
        <w:rPr>
          <w:rFonts w:ascii="Arial" w:eastAsia="Arial" w:hAnsi="Arial" w:cs="Arial"/>
        </w:rPr>
        <w:t>. Staff A reported on the concept that patients often start</w:t>
      </w:r>
      <w:r>
        <w:rPr>
          <w:rFonts w:ascii="Arial" w:eastAsia="Arial" w:hAnsi="Arial" w:cs="Arial"/>
        </w:rPr>
        <w:t>ed</w:t>
      </w:r>
      <w:r w:rsidRPr="00BD6A4C">
        <w:rPr>
          <w:rFonts w:ascii="Arial" w:eastAsia="Arial" w:hAnsi="Arial" w:cs="Arial"/>
        </w:rPr>
        <w:t xml:space="preserve"> treatment at the facility </w:t>
      </w:r>
      <w:r>
        <w:rPr>
          <w:rFonts w:ascii="Arial" w:eastAsia="Arial" w:hAnsi="Arial" w:cs="Arial"/>
        </w:rPr>
        <w:t>with</w:t>
      </w:r>
      <w:r w:rsidRPr="00BD6A4C">
        <w:rPr>
          <w:rFonts w:ascii="Arial" w:eastAsia="Arial" w:hAnsi="Arial" w:cs="Arial"/>
        </w:rPr>
        <w:t xml:space="preserve"> </w:t>
      </w:r>
      <w:r>
        <w:rPr>
          <w:rFonts w:ascii="Arial" w:eastAsia="Arial" w:hAnsi="Arial" w:cs="Arial"/>
        </w:rPr>
        <w:t>several</w:t>
      </w:r>
      <w:r w:rsidRPr="00BD6A4C">
        <w:rPr>
          <w:rFonts w:ascii="Arial" w:eastAsia="Arial" w:hAnsi="Arial" w:cs="Arial"/>
        </w:rPr>
        <w:t xml:space="preserve"> personal circumstances. Further noting that some </w:t>
      </w:r>
      <w:r>
        <w:rPr>
          <w:rFonts w:ascii="Arial" w:eastAsia="Arial" w:hAnsi="Arial" w:cs="Arial"/>
        </w:rPr>
        <w:t>were</w:t>
      </w:r>
      <w:r w:rsidRPr="00BD6A4C">
        <w:rPr>
          <w:rFonts w:ascii="Arial" w:eastAsia="Arial" w:hAnsi="Arial" w:cs="Arial"/>
        </w:rPr>
        <w:t xml:space="preserve"> not ready for change, </w:t>
      </w:r>
      <w:r>
        <w:rPr>
          <w:rFonts w:ascii="Arial" w:eastAsia="Arial" w:hAnsi="Arial" w:cs="Arial"/>
        </w:rPr>
        <w:t xml:space="preserve">and </w:t>
      </w:r>
      <w:r w:rsidRPr="00BD6A4C">
        <w:rPr>
          <w:rFonts w:ascii="Arial" w:eastAsia="Arial" w:hAnsi="Arial" w:cs="Arial"/>
        </w:rPr>
        <w:t xml:space="preserve">others </w:t>
      </w:r>
      <w:r>
        <w:rPr>
          <w:rFonts w:ascii="Arial" w:eastAsia="Arial" w:hAnsi="Arial" w:cs="Arial"/>
        </w:rPr>
        <w:t>could</w:t>
      </w:r>
      <w:r w:rsidRPr="00BD6A4C">
        <w:rPr>
          <w:rFonts w:ascii="Arial" w:eastAsia="Arial" w:hAnsi="Arial" w:cs="Arial"/>
        </w:rPr>
        <w:t xml:space="preserve"> be </w:t>
      </w:r>
      <w:r>
        <w:rPr>
          <w:rFonts w:ascii="Arial" w:eastAsia="Arial" w:hAnsi="Arial" w:cs="Arial"/>
        </w:rPr>
        <w:t>“</w:t>
      </w:r>
      <w:r w:rsidRPr="00BD6A4C">
        <w:rPr>
          <w:rFonts w:ascii="Arial" w:eastAsia="Arial" w:hAnsi="Arial" w:cs="Arial"/>
        </w:rPr>
        <w:t>on the fence</w:t>
      </w:r>
      <w:r>
        <w:rPr>
          <w:rFonts w:ascii="Arial" w:eastAsia="Arial" w:hAnsi="Arial" w:cs="Arial"/>
        </w:rPr>
        <w:t>”,</w:t>
      </w:r>
      <w:r w:rsidRPr="00BD6A4C">
        <w:rPr>
          <w:rFonts w:ascii="Arial" w:eastAsia="Arial" w:hAnsi="Arial" w:cs="Arial"/>
        </w:rPr>
        <w:t xml:space="preserve"> these types of clients </w:t>
      </w:r>
      <w:r>
        <w:rPr>
          <w:rFonts w:ascii="Arial" w:eastAsia="Arial" w:hAnsi="Arial" w:cs="Arial"/>
        </w:rPr>
        <w:t>were</w:t>
      </w:r>
      <w:r w:rsidRPr="00BD6A4C">
        <w:rPr>
          <w:rFonts w:ascii="Arial" w:eastAsia="Arial" w:hAnsi="Arial" w:cs="Arial"/>
        </w:rPr>
        <w:t xml:space="preserve"> evaluated throughout their stay at the </w:t>
      </w:r>
      <w:r>
        <w:rPr>
          <w:rFonts w:ascii="Arial" w:eastAsia="Arial" w:hAnsi="Arial" w:cs="Arial"/>
        </w:rPr>
        <w:t>facility. Staff A</w:t>
      </w:r>
      <w:r w:rsidRPr="00BD6A4C">
        <w:rPr>
          <w:rFonts w:ascii="Arial" w:eastAsia="Arial" w:hAnsi="Arial" w:cs="Arial"/>
        </w:rPr>
        <w:t xml:space="preserve"> </w:t>
      </w:r>
      <w:r>
        <w:rPr>
          <w:rFonts w:ascii="Arial" w:eastAsia="Arial" w:hAnsi="Arial" w:cs="Arial"/>
        </w:rPr>
        <w:t>stated</w:t>
      </w:r>
      <w:r w:rsidRPr="00BD6A4C">
        <w:rPr>
          <w:rFonts w:ascii="Arial" w:eastAsia="Arial" w:hAnsi="Arial" w:cs="Arial"/>
        </w:rPr>
        <w:t xml:space="preserve"> that with Patient #1, “we didn’t get to do that.” Staff A continued to note that the facility </w:t>
      </w:r>
      <w:r>
        <w:rPr>
          <w:rFonts w:ascii="Arial" w:eastAsia="Arial" w:hAnsi="Arial" w:cs="Arial"/>
        </w:rPr>
        <w:t>had</w:t>
      </w:r>
      <w:r w:rsidRPr="00BD6A4C">
        <w:rPr>
          <w:rFonts w:ascii="Arial" w:eastAsia="Arial" w:hAnsi="Arial" w:cs="Arial"/>
        </w:rPr>
        <w:t xml:space="preserve"> </w:t>
      </w:r>
      <w:r>
        <w:rPr>
          <w:rFonts w:ascii="Arial" w:eastAsia="Arial" w:hAnsi="Arial" w:cs="Arial"/>
        </w:rPr>
        <w:t>patients</w:t>
      </w:r>
      <w:r w:rsidRPr="00BD6A4C">
        <w:rPr>
          <w:rFonts w:ascii="Arial" w:eastAsia="Arial" w:hAnsi="Arial" w:cs="Arial"/>
        </w:rPr>
        <w:t xml:space="preserve"> who </w:t>
      </w:r>
      <w:r>
        <w:rPr>
          <w:rFonts w:ascii="Arial" w:eastAsia="Arial" w:hAnsi="Arial" w:cs="Arial"/>
        </w:rPr>
        <w:t xml:space="preserve">tried to </w:t>
      </w:r>
      <w:r w:rsidRPr="00BD6A4C">
        <w:rPr>
          <w:rFonts w:ascii="Arial" w:eastAsia="Arial" w:hAnsi="Arial" w:cs="Arial"/>
        </w:rPr>
        <w:t xml:space="preserve">sneak “things” in </w:t>
      </w:r>
      <w:r>
        <w:rPr>
          <w:rFonts w:ascii="Arial" w:eastAsia="Arial" w:hAnsi="Arial" w:cs="Arial"/>
        </w:rPr>
        <w:t xml:space="preserve">the facility </w:t>
      </w:r>
      <w:r w:rsidRPr="00BD6A4C">
        <w:rPr>
          <w:rFonts w:ascii="Arial" w:eastAsia="Arial" w:hAnsi="Arial" w:cs="Arial"/>
        </w:rPr>
        <w:t>(referencing contraband, illicit drugs, and drug paraphernalia)</w:t>
      </w:r>
      <w:r>
        <w:rPr>
          <w:rFonts w:ascii="Arial" w:eastAsia="Arial" w:hAnsi="Arial" w:cs="Arial"/>
        </w:rPr>
        <w:t>,</w:t>
      </w:r>
      <w:r w:rsidRPr="00BD6A4C">
        <w:rPr>
          <w:rFonts w:ascii="Arial" w:eastAsia="Arial" w:hAnsi="Arial" w:cs="Arial"/>
        </w:rPr>
        <w:t xml:space="preserve"> noting methamphetamines, suboxone, and other drugs have been found on facility grounds in the past. </w:t>
      </w:r>
    </w:p>
    <w:p w14:paraId="58094998" w14:textId="134EEBFE" w:rsidR="007F1484" w:rsidRPr="00BD6A4C" w:rsidRDefault="007F1484" w:rsidP="007F1484">
      <w:pPr>
        <w:spacing w:before="240" w:after="240"/>
        <w:rPr>
          <w:rFonts w:ascii="Arial" w:eastAsia="Arial" w:hAnsi="Arial" w:cs="Arial"/>
        </w:rPr>
      </w:pPr>
      <w:r>
        <w:rPr>
          <w:rFonts w:ascii="Arial" w:eastAsia="Arial" w:hAnsi="Arial" w:cs="Arial"/>
        </w:rPr>
        <w:t xml:space="preserve">During the same interview, </w:t>
      </w:r>
      <w:r w:rsidRPr="00BD6A4C">
        <w:rPr>
          <w:rFonts w:ascii="Arial" w:eastAsia="Arial" w:hAnsi="Arial" w:cs="Arial"/>
        </w:rPr>
        <w:t xml:space="preserve">Staff A reported leading a </w:t>
      </w:r>
      <w:commentRangeStart w:id="40"/>
      <w:commentRangeStart w:id="41"/>
      <w:r w:rsidRPr="00BD6A4C">
        <w:rPr>
          <w:rFonts w:ascii="Arial" w:eastAsia="Arial" w:hAnsi="Arial" w:cs="Arial"/>
        </w:rPr>
        <w:t xml:space="preserve">community </w:t>
      </w:r>
      <w:commentRangeEnd w:id="40"/>
      <w:r>
        <w:rPr>
          <w:rStyle w:val="CommentReference"/>
        </w:rPr>
        <w:commentReference w:id="40"/>
      </w:r>
      <w:commentRangeEnd w:id="41"/>
      <w:r>
        <w:rPr>
          <w:rStyle w:val="CommentReference"/>
        </w:rPr>
        <w:commentReference w:id="41"/>
      </w:r>
      <w:r w:rsidRPr="00BD6A4C">
        <w:rPr>
          <w:rFonts w:ascii="Arial" w:eastAsia="Arial" w:hAnsi="Arial" w:cs="Arial"/>
        </w:rPr>
        <w:t xml:space="preserve">meeting </w:t>
      </w:r>
      <w:r w:rsidR="00885D17">
        <w:rPr>
          <w:rFonts w:ascii="Arial" w:eastAsia="Arial" w:hAnsi="Arial" w:cs="Arial"/>
        </w:rPr>
        <w:t xml:space="preserve">for the other patients </w:t>
      </w:r>
      <w:r w:rsidRPr="00BD6A4C">
        <w:rPr>
          <w:rFonts w:ascii="Arial" w:eastAsia="Arial" w:hAnsi="Arial" w:cs="Arial"/>
        </w:rPr>
        <w:t xml:space="preserve">following the death of Patient #1 to discuss the death and its effect on the community. Following the meeting, Staff A noted that a peer leader and mentor from the community approached Staff A and reported that Patient #1 approached the peer leader and reported having snuck in fentanyl. The peer leader then asked Patient #1 to turn in the </w:t>
      </w:r>
      <w:proofErr w:type="gramStart"/>
      <w:r w:rsidRPr="00BD6A4C">
        <w:rPr>
          <w:rFonts w:ascii="Arial" w:eastAsia="Arial" w:hAnsi="Arial" w:cs="Arial"/>
        </w:rPr>
        <w:t>drugs, and</w:t>
      </w:r>
      <w:proofErr w:type="gramEnd"/>
      <w:r w:rsidRPr="00BD6A4C">
        <w:rPr>
          <w:rFonts w:ascii="Arial" w:eastAsia="Arial" w:hAnsi="Arial" w:cs="Arial"/>
        </w:rPr>
        <w:t xml:space="preserve"> noted to Staff A that he trusted Patient #1 “would do the right thing”, per Staff A. Staff A then noted Patient #1 was not present long enough in the community to have established a “drop” where family or friends could leave items for their stay, implying the drugs were obtained prior to admission.</w:t>
      </w:r>
    </w:p>
    <w:p w14:paraId="775932CB" w14:textId="3083E094" w:rsidR="007F1484" w:rsidRPr="00BD6A4C" w:rsidRDefault="007F1484" w:rsidP="007F1484">
      <w:pPr>
        <w:spacing w:before="240" w:after="240"/>
        <w:rPr>
          <w:rFonts w:ascii="Arial" w:eastAsia="Arial" w:hAnsi="Arial" w:cs="Arial"/>
        </w:rPr>
      </w:pPr>
      <w:r>
        <w:rPr>
          <w:rFonts w:ascii="Arial" w:eastAsia="Arial" w:hAnsi="Arial" w:cs="Arial"/>
        </w:rPr>
        <w:t xml:space="preserve">During the same interview, </w:t>
      </w:r>
      <w:r w:rsidRPr="00BD6A4C">
        <w:rPr>
          <w:rFonts w:ascii="Arial" w:eastAsia="Arial" w:hAnsi="Arial" w:cs="Arial"/>
        </w:rPr>
        <w:t xml:space="preserve">Staff A reported that all patients admitted to the unit </w:t>
      </w:r>
      <w:r>
        <w:rPr>
          <w:rFonts w:ascii="Arial" w:eastAsia="Arial" w:hAnsi="Arial" w:cs="Arial"/>
        </w:rPr>
        <w:t>were</w:t>
      </w:r>
      <w:r w:rsidRPr="00BD6A4C">
        <w:rPr>
          <w:rFonts w:ascii="Arial" w:eastAsia="Arial" w:hAnsi="Arial" w:cs="Arial"/>
        </w:rPr>
        <w:t xml:space="preserve"> under some form of supervision, noting Patient #1 was under </w:t>
      </w:r>
      <w:r>
        <w:rPr>
          <w:rFonts w:ascii="Arial" w:eastAsia="Arial" w:hAnsi="Arial" w:cs="Arial"/>
        </w:rPr>
        <w:t xml:space="preserve">the </w:t>
      </w:r>
      <w:r w:rsidRPr="00BD6A4C">
        <w:rPr>
          <w:rFonts w:ascii="Arial" w:eastAsia="Arial" w:hAnsi="Arial" w:cs="Arial"/>
        </w:rPr>
        <w:t>supervision of the driver during transport to the facility, the onboarding staff for the initial admission</w:t>
      </w:r>
      <w:r>
        <w:rPr>
          <w:rFonts w:ascii="Arial" w:eastAsia="Arial" w:hAnsi="Arial" w:cs="Arial"/>
        </w:rPr>
        <w:t>. Staff A stated that</w:t>
      </w:r>
      <w:r w:rsidRPr="00BD6A4C">
        <w:rPr>
          <w:rFonts w:ascii="Arial" w:eastAsia="Arial" w:hAnsi="Arial" w:cs="Arial"/>
        </w:rPr>
        <w:t xml:space="preserve"> new admission</w:t>
      </w:r>
      <w:r>
        <w:rPr>
          <w:rFonts w:ascii="Arial" w:eastAsia="Arial" w:hAnsi="Arial" w:cs="Arial"/>
        </w:rPr>
        <w:t>s</w:t>
      </w:r>
      <w:r w:rsidRPr="00BD6A4C">
        <w:rPr>
          <w:rFonts w:ascii="Arial" w:eastAsia="Arial" w:hAnsi="Arial" w:cs="Arial"/>
        </w:rPr>
        <w:t xml:space="preserve"> </w:t>
      </w:r>
      <w:r>
        <w:rPr>
          <w:rFonts w:ascii="Arial" w:eastAsia="Arial" w:hAnsi="Arial" w:cs="Arial"/>
        </w:rPr>
        <w:t>were</w:t>
      </w:r>
      <w:r w:rsidRPr="00BD6A4C">
        <w:rPr>
          <w:rFonts w:ascii="Arial" w:eastAsia="Arial" w:hAnsi="Arial" w:cs="Arial"/>
        </w:rPr>
        <w:t xml:space="preserve"> not given access to the smoking areas or outdoor areas until the admission process </w:t>
      </w:r>
      <w:r>
        <w:rPr>
          <w:rFonts w:ascii="Arial" w:eastAsia="Arial" w:hAnsi="Arial" w:cs="Arial"/>
        </w:rPr>
        <w:t>wa</w:t>
      </w:r>
      <w:r w:rsidRPr="00BD6A4C">
        <w:rPr>
          <w:rFonts w:ascii="Arial" w:eastAsia="Arial" w:hAnsi="Arial" w:cs="Arial"/>
        </w:rPr>
        <w:t>s complete</w:t>
      </w:r>
      <w:r>
        <w:rPr>
          <w:rFonts w:ascii="Arial" w:eastAsia="Arial" w:hAnsi="Arial" w:cs="Arial"/>
        </w:rPr>
        <w:t>d</w:t>
      </w:r>
      <w:r w:rsidRPr="00BD6A4C">
        <w:rPr>
          <w:rFonts w:ascii="Arial" w:eastAsia="Arial" w:hAnsi="Arial" w:cs="Arial"/>
        </w:rPr>
        <w:t xml:space="preserve">. Staff A noted all patients </w:t>
      </w:r>
      <w:r>
        <w:rPr>
          <w:rFonts w:ascii="Arial" w:eastAsia="Arial" w:hAnsi="Arial" w:cs="Arial"/>
        </w:rPr>
        <w:t>were</w:t>
      </w:r>
      <w:r w:rsidRPr="00BD6A4C">
        <w:rPr>
          <w:rFonts w:ascii="Arial" w:eastAsia="Arial" w:hAnsi="Arial" w:cs="Arial"/>
        </w:rPr>
        <w:t xml:space="preserve"> “not under lock and key” and that patients </w:t>
      </w:r>
      <w:r>
        <w:rPr>
          <w:rFonts w:ascii="Arial" w:eastAsia="Arial" w:hAnsi="Arial" w:cs="Arial"/>
        </w:rPr>
        <w:t>were</w:t>
      </w:r>
      <w:r w:rsidRPr="00BD6A4C">
        <w:rPr>
          <w:rFonts w:ascii="Arial" w:eastAsia="Arial" w:hAnsi="Arial" w:cs="Arial"/>
        </w:rPr>
        <w:t xml:space="preserve"> not under observation orders until deemed in crisis by </w:t>
      </w:r>
      <w:r>
        <w:rPr>
          <w:rFonts w:ascii="Arial" w:eastAsia="Arial" w:hAnsi="Arial" w:cs="Arial"/>
        </w:rPr>
        <w:t>self-report</w:t>
      </w:r>
      <w:r w:rsidRPr="00BD6A4C">
        <w:rPr>
          <w:rFonts w:ascii="Arial" w:eastAsia="Arial" w:hAnsi="Arial" w:cs="Arial"/>
        </w:rPr>
        <w:t xml:space="preserve"> or a </w:t>
      </w:r>
      <w:r>
        <w:rPr>
          <w:rFonts w:ascii="Arial" w:eastAsia="Arial" w:hAnsi="Arial" w:cs="Arial"/>
        </w:rPr>
        <w:t>Behavioral Health Technician (</w:t>
      </w:r>
      <w:commentRangeStart w:id="42"/>
      <w:commentRangeStart w:id="43"/>
      <w:r w:rsidRPr="00BD6A4C">
        <w:rPr>
          <w:rFonts w:ascii="Arial" w:eastAsia="Arial" w:hAnsi="Arial" w:cs="Arial"/>
        </w:rPr>
        <w:t>BHT</w:t>
      </w:r>
      <w:commentRangeEnd w:id="42"/>
      <w:r>
        <w:rPr>
          <w:rStyle w:val="CommentReference"/>
        </w:rPr>
        <w:commentReference w:id="42"/>
      </w:r>
      <w:commentRangeEnd w:id="43"/>
      <w:r>
        <w:rPr>
          <w:rStyle w:val="CommentReference"/>
        </w:rPr>
        <w:commentReference w:id="43"/>
      </w:r>
      <w:r>
        <w:rPr>
          <w:rFonts w:ascii="Arial" w:eastAsia="Arial" w:hAnsi="Arial" w:cs="Arial"/>
        </w:rPr>
        <w:t>)</w:t>
      </w:r>
      <w:r w:rsidRPr="00BD6A4C">
        <w:rPr>
          <w:rFonts w:ascii="Arial" w:eastAsia="Arial" w:hAnsi="Arial" w:cs="Arial"/>
        </w:rPr>
        <w:t xml:space="preserve"> level risk assessment. Staff C </w:t>
      </w:r>
      <w:r>
        <w:rPr>
          <w:rFonts w:ascii="Arial" w:eastAsia="Arial" w:hAnsi="Arial" w:cs="Arial"/>
        </w:rPr>
        <w:t>discussed</w:t>
      </w:r>
      <w:r w:rsidRPr="00BD6A4C">
        <w:rPr>
          <w:rFonts w:ascii="Arial" w:eastAsia="Arial" w:hAnsi="Arial" w:cs="Arial"/>
        </w:rPr>
        <w:t xml:space="preserve"> the </w:t>
      </w:r>
      <w:r>
        <w:rPr>
          <w:rFonts w:ascii="Arial" w:eastAsia="Arial" w:hAnsi="Arial" w:cs="Arial"/>
        </w:rPr>
        <w:t xml:space="preserve">facility’s </w:t>
      </w:r>
      <w:r w:rsidRPr="00BD6A4C">
        <w:rPr>
          <w:rFonts w:ascii="Arial" w:eastAsia="Arial" w:hAnsi="Arial" w:cs="Arial"/>
        </w:rPr>
        <w:t xml:space="preserve">policies </w:t>
      </w:r>
      <w:r>
        <w:rPr>
          <w:rFonts w:ascii="Arial" w:eastAsia="Arial" w:hAnsi="Arial" w:cs="Arial"/>
        </w:rPr>
        <w:t>related to</w:t>
      </w:r>
      <w:r w:rsidRPr="00BD6A4C">
        <w:rPr>
          <w:rFonts w:ascii="Arial" w:eastAsia="Arial" w:hAnsi="Arial" w:cs="Arial"/>
        </w:rPr>
        <w:t xml:space="preserve"> observation orders due to other </w:t>
      </w:r>
      <w:r>
        <w:rPr>
          <w:rFonts w:ascii="Arial" w:eastAsia="Arial" w:hAnsi="Arial" w:cs="Arial"/>
        </w:rPr>
        <w:t>higher-risk</w:t>
      </w:r>
      <w:r w:rsidRPr="00BD6A4C">
        <w:rPr>
          <w:rFonts w:ascii="Arial" w:eastAsia="Arial" w:hAnsi="Arial" w:cs="Arial"/>
        </w:rPr>
        <w:t xml:space="preserve"> programs offered </w:t>
      </w:r>
      <w:r>
        <w:rPr>
          <w:rFonts w:ascii="Arial" w:eastAsia="Arial" w:hAnsi="Arial" w:cs="Arial"/>
        </w:rPr>
        <w:t>within</w:t>
      </w:r>
      <w:r w:rsidRPr="00BD6A4C">
        <w:rPr>
          <w:rFonts w:ascii="Arial" w:eastAsia="Arial" w:hAnsi="Arial" w:cs="Arial"/>
        </w:rPr>
        <w:t xml:space="preserve"> the facility.</w:t>
      </w:r>
    </w:p>
    <w:p w14:paraId="33FE8923" w14:textId="16F89114" w:rsidR="007F1484" w:rsidRPr="00BD6A4C" w:rsidRDefault="007F1484" w:rsidP="007F1484">
      <w:pPr>
        <w:spacing w:before="240" w:after="240"/>
        <w:rPr>
          <w:rFonts w:ascii="Arial" w:eastAsia="Arial" w:hAnsi="Arial" w:cs="Arial"/>
        </w:rPr>
      </w:pPr>
      <w:r>
        <w:rPr>
          <w:rFonts w:ascii="Arial" w:eastAsia="Arial" w:hAnsi="Arial" w:cs="Arial"/>
        </w:rPr>
        <w:lastRenderedPageBreak/>
        <w:t xml:space="preserve">During the same interview, </w:t>
      </w:r>
      <w:r w:rsidRPr="00BD6A4C">
        <w:rPr>
          <w:rFonts w:ascii="Arial" w:eastAsia="Arial" w:hAnsi="Arial" w:cs="Arial"/>
        </w:rPr>
        <w:t>Staff A described “outdoor opportunities” as smoke breaks, noting they do</w:t>
      </w:r>
      <w:r>
        <w:rPr>
          <w:rFonts w:ascii="Arial" w:eastAsia="Arial" w:hAnsi="Arial" w:cs="Arial"/>
        </w:rPr>
        <w:t xml:space="preserve"> </w:t>
      </w:r>
      <w:r w:rsidRPr="00BD6A4C">
        <w:rPr>
          <w:rFonts w:ascii="Arial" w:eastAsia="Arial" w:hAnsi="Arial" w:cs="Arial"/>
        </w:rPr>
        <w:t>n</w:t>
      </w:r>
      <w:r>
        <w:rPr>
          <w:rFonts w:ascii="Arial" w:eastAsia="Arial" w:hAnsi="Arial" w:cs="Arial"/>
        </w:rPr>
        <w:t>o</w:t>
      </w:r>
      <w:r w:rsidRPr="00BD6A4C">
        <w:rPr>
          <w:rFonts w:ascii="Arial" w:eastAsia="Arial" w:hAnsi="Arial" w:cs="Arial"/>
        </w:rPr>
        <w:t>t often refer to these opportunities as smoke breaks, because not all clients smoke. The safety protocols for these outdoor opportunities consist</w:t>
      </w:r>
      <w:r>
        <w:rPr>
          <w:rFonts w:ascii="Arial" w:eastAsia="Arial" w:hAnsi="Arial" w:cs="Arial"/>
        </w:rPr>
        <w:t>ed</w:t>
      </w:r>
      <w:r w:rsidRPr="00BD6A4C">
        <w:rPr>
          <w:rFonts w:ascii="Arial" w:eastAsia="Arial" w:hAnsi="Arial" w:cs="Arial"/>
        </w:rPr>
        <w:t xml:space="preserve"> of lining patients up for a headcount both prior to and after the outdoor activities</w:t>
      </w:r>
      <w:r>
        <w:rPr>
          <w:rFonts w:ascii="Arial" w:eastAsia="Arial" w:hAnsi="Arial" w:cs="Arial"/>
        </w:rPr>
        <w:t>. The outdoor activities</w:t>
      </w:r>
      <w:r w:rsidRPr="00BD6A4C">
        <w:rPr>
          <w:rFonts w:ascii="Arial" w:eastAsia="Arial" w:hAnsi="Arial" w:cs="Arial"/>
        </w:rPr>
        <w:t xml:space="preserve"> last</w:t>
      </w:r>
      <w:r>
        <w:rPr>
          <w:rFonts w:ascii="Arial" w:eastAsia="Arial" w:hAnsi="Arial" w:cs="Arial"/>
        </w:rPr>
        <w:t>ed</w:t>
      </w:r>
      <w:r w:rsidRPr="00BD6A4C">
        <w:rPr>
          <w:rFonts w:ascii="Arial" w:eastAsia="Arial" w:hAnsi="Arial" w:cs="Arial"/>
        </w:rPr>
        <w:t xml:space="preserve"> 15 minutes each.</w:t>
      </w:r>
    </w:p>
    <w:p w14:paraId="46DFD310" w14:textId="7F8E2D0C" w:rsidR="007F1484" w:rsidRPr="00BD6A4C" w:rsidRDefault="007F1484" w:rsidP="007F1484">
      <w:pPr>
        <w:spacing w:before="240" w:after="240"/>
        <w:rPr>
          <w:rFonts w:ascii="Arial" w:eastAsia="Arial" w:hAnsi="Arial" w:cs="Arial"/>
        </w:rPr>
      </w:pPr>
      <w:r>
        <w:rPr>
          <w:rFonts w:ascii="Arial" w:eastAsia="Arial" w:hAnsi="Arial" w:cs="Arial"/>
        </w:rPr>
        <w:t xml:space="preserve">During the same interview, the Investigator asked about the staff’s response to an incident related to Patient #1. </w:t>
      </w:r>
      <w:r w:rsidRPr="00BD6A4C">
        <w:rPr>
          <w:rFonts w:ascii="Arial" w:eastAsia="Arial" w:hAnsi="Arial" w:cs="Arial"/>
        </w:rPr>
        <w:t xml:space="preserve">Staff A noted feeling proud of how the staff responded, </w:t>
      </w:r>
      <w:r>
        <w:rPr>
          <w:rFonts w:ascii="Arial" w:eastAsia="Arial" w:hAnsi="Arial" w:cs="Arial"/>
        </w:rPr>
        <w:t>“</w:t>
      </w:r>
      <w:r w:rsidRPr="00BD6A4C">
        <w:rPr>
          <w:rFonts w:ascii="Arial" w:eastAsia="Arial" w:hAnsi="Arial" w:cs="Arial"/>
        </w:rPr>
        <w:t>despite the horrible outcome</w:t>
      </w:r>
      <w:r>
        <w:rPr>
          <w:rFonts w:ascii="Arial" w:eastAsia="Arial" w:hAnsi="Arial" w:cs="Arial"/>
        </w:rPr>
        <w:t>”</w:t>
      </w:r>
      <w:r w:rsidRPr="00BD6A4C">
        <w:rPr>
          <w:rFonts w:ascii="Arial" w:eastAsia="Arial" w:hAnsi="Arial" w:cs="Arial"/>
        </w:rPr>
        <w:t xml:space="preserve">. Staff A, as the </w:t>
      </w:r>
      <w:r>
        <w:rPr>
          <w:rFonts w:ascii="Arial" w:eastAsia="Arial" w:hAnsi="Arial" w:cs="Arial"/>
        </w:rPr>
        <w:t>A</w:t>
      </w:r>
      <w:r w:rsidRPr="00BD6A4C">
        <w:rPr>
          <w:rFonts w:ascii="Arial" w:eastAsia="Arial" w:hAnsi="Arial" w:cs="Arial"/>
        </w:rPr>
        <w:t xml:space="preserve">dministrator, reported to the facility shortly after Patient #1 was pronounced dead, arriving </w:t>
      </w:r>
      <w:proofErr w:type="gramStart"/>
      <w:r w:rsidRPr="00BD6A4C">
        <w:rPr>
          <w:rFonts w:ascii="Arial" w:eastAsia="Arial" w:hAnsi="Arial" w:cs="Arial"/>
        </w:rPr>
        <w:t>in order to</w:t>
      </w:r>
      <w:proofErr w:type="gramEnd"/>
      <w:r w:rsidRPr="00BD6A4C">
        <w:rPr>
          <w:rFonts w:ascii="Arial" w:eastAsia="Arial" w:hAnsi="Arial" w:cs="Arial"/>
        </w:rPr>
        <w:t xml:space="preserve"> support the staff following the incident. Staff A noted an additional training evolution with lessons learned following the incident </w:t>
      </w:r>
      <w:proofErr w:type="gramStart"/>
      <w:r w:rsidRPr="00BD6A4C">
        <w:rPr>
          <w:rFonts w:ascii="Arial" w:eastAsia="Arial" w:hAnsi="Arial" w:cs="Arial"/>
        </w:rPr>
        <w:t>in order for</w:t>
      </w:r>
      <w:proofErr w:type="gramEnd"/>
      <w:r w:rsidRPr="00BD6A4C">
        <w:rPr>
          <w:rFonts w:ascii="Arial" w:eastAsia="Arial" w:hAnsi="Arial" w:cs="Arial"/>
        </w:rPr>
        <w:t xml:space="preserve"> other staff to “brush up” on incident response.</w:t>
      </w:r>
    </w:p>
    <w:p w14:paraId="13B0F45E" w14:textId="77777777" w:rsidR="007F1484" w:rsidRPr="00BD6A4C" w:rsidRDefault="007F1484" w:rsidP="007F1484">
      <w:pPr>
        <w:spacing w:before="240" w:after="240"/>
        <w:rPr>
          <w:rFonts w:ascii="Arial" w:eastAsia="Arial" w:hAnsi="Arial" w:cs="Arial"/>
        </w:rPr>
      </w:pPr>
      <w:r w:rsidRPr="00BD6A4C">
        <w:rPr>
          <w:rFonts w:ascii="Arial" w:eastAsia="Arial" w:hAnsi="Arial" w:cs="Arial"/>
        </w:rPr>
        <w:t xml:space="preserve">The Investigator conducted a second interview with Staff A and </w:t>
      </w:r>
      <w:commentRangeStart w:id="44"/>
      <w:commentRangeStart w:id="45"/>
      <w:r w:rsidRPr="00BD6A4C">
        <w:rPr>
          <w:rFonts w:ascii="Arial" w:eastAsia="Arial" w:hAnsi="Arial" w:cs="Arial"/>
        </w:rPr>
        <w:t>Staff B</w:t>
      </w:r>
      <w:commentRangeEnd w:id="44"/>
      <w:r>
        <w:rPr>
          <w:rStyle w:val="CommentReference"/>
        </w:rPr>
        <w:commentReference w:id="44"/>
      </w:r>
      <w:commentRangeEnd w:id="45"/>
      <w:r w:rsidR="00232F7A">
        <w:rPr>
          <w:rStyle w:val="CommentReference"/>
        </w:rPr>
        <w:commentReference w:id="45"/>
      </w:r>
      <w:r w:rsidRPr="00BD6A4C">
        <w:rPr>
          <w:rFonts w:ascii="Arial" w:eastAsia="Arial" w:hAnsi="Arial" w:cs="Arial"/>
        </w:rPr>
        <w:t xml:space="preserve"> on 08/01/2025 at 9:02 AM. Staff A reported on the documented Quality Improvement Plan</w:t>
      </w:r>
      <w:r>
        <w:rPr>
          <w:rFonts w:ascii="Arial" w:eastAsia="Arial" w:hAnsi="Arial" w:cs="Arial"/>
        </w:rPr>
        <w:t xml:space="preserve"> (QIP)</w:t>
      </w:r>
      <w:r w:rsidRPr="00BD6A4C">
        <w:rPr>
          <w:rFonts w:ascii="Arial" w:eastAsia="Arial" w:hAnsi="Arial" w:cs="Arial"/>
        </w:rPr>
        <w:t xml:space="preserve">, Internal Critical Incident findings, training sessions following the incident, staff attendance of the training, and the training content. Staff A reported </w:t>
      </w:r>
      <w:r>
        <w:rPr>
          <w:rFonts w:ascii="Arial" w:eastAsia="Arial" w:hAnsi="Arial" w:cs="Arial"/>
        </w:rPr>
        <w:t xml:space="preserve">that </w:t>
      </w:r>
      <w:r w:rsidRPr="00BD6A4C">
        <w:rPr>
          <w:rFonts w:ascii="Arial" w:eastAsia="Arial" w:hAnsi="Arial" w:cs="Arial"/>
        </w:rPr>
        <w:t xml:space="preserve">the QIP discussed the event and discovered training opportunities that could be covered following the critical incident. Staff A noted the training covered by the QIP consisted of topics such as pat searching, wand searching, the intake process, along with urinalysis and fluid testing. </w:t>
      </w:r>
    </w:p>
    <w:p w14:paraId="069B6EAD" w14:textId="609E6322" w:rsidR="007F1484" w:rsidRPr="00BD6A4C" w:rsidRDefault="007F1484" w:rsidP="007F1484">
      <w:pPr>
        <w:spacing w:before="240" w:after="240"/>
        <w:rPr>
          <w:rFonts w:ascii="Arial" w:eastAsia="Arial" w:hAnsi="Arial" w:cs="Arial"/>
        </w:rPr>
      </w:pPr>
      <w:r>
        <w:rPr>
          <w:rFonts w:ascii="Arial" w:eastAsia="Arial" w:hAnsi="Arial" w:cs="Arial"/>
        </w:rPr>
        <w:t xml:space="preserve">During the same interview, </w:t>
      </w:r>
      <w:r w:rsidRPr="00BD6A4C">
        <w:rPr>
          <w:rFonts w:ascii="Arial" w:eastAsia="Arial" w:hAnsi="Arial" w:cs="Arial"/>
        </w:rPr>
        <w:t xml:space="preserve">Staff A </w:t>
      </w:r>
      <w:r>
        <w:rPr>
          <w:rFonts w:ascii="Arial" w:eastAsia="Arial" w:hAnsi="Arial" w:cs="Arial"/>
        </w:rPr>
        <w:t>stated that</w:t>
      </w:r>
      <w:r w:rsidRPr="00BD6A4C">
        <w:rPr>
          <w:rFonts w:ascii="Arial" w:eastAsia="Arial" w:hAnsi="Arial" w:cs="Arial"/>
        </w:rPr>
        <w:t xml:space="preserve"> the staff present for training signed acknowledgment forms to confirm their presence </w:t>
      </w:r>
      <w:proofErr w:type="gramStart"/>
      <w:r w:rsidRPr="00BD6A4C">
        <w:rPr>
          <w:rFonts w:ascii="Arial" w:eastAsia="Arial" w:hAnsi="Arial" w:cs="Arial"/>
        </w:rPr>
        <w:t>for</w:t>
      </w:r>
      <w:proofErr w:type="gramEnd"/>
      <w:r w:rsidRPr="00BD6A4C">
        <w:rPr>
          <w:rFonts w:ascii="Arial" w:eastAsia="Arial" w:hAnsi="Arial" w:cs="Arial"/>
        </w:rPr>
        <w:t xml:space="preserve"> the training events. </w:t>
      </w:r>
      <w:r>
        <w:rPr>
          <w:rFonts w:ascii="Arial" w:eastAsia="Arial" w:hAnsi="Arial" w:cs="Arial"/>
        </w:rPr>
        <w:t>The Investigator</w:t>
      </w:r>
      <w:r w:rsidRPr="00BD6A4C">
        <w:rPr>
          <w:rFonts w:ascii="Arial" w:eastAsia="Arial" w:hAnsi="Arial" w:cs="Arial"/>
        </w:rPr>
        <w:t xml:space="preserve"> asked if there were any gaps or areas of concern with the act of conducting searches</w:t>
      </w:r>
      <w:r>
        <w:rPr>
          <w:rFonts w:ascii="Arial" w:eastAsia="Arial" w:hAnsi="Arial" w:cs="Arial"/>
        </w:rPr>
        <w:t>.</w:t>
      </w:r>
      <w:r w:rsidRPr="00BD6A4C">
        <w:rPr>
          <w:rFonts w:ascii="Arial" w:eastAsia="Arial" w:hAnsi="Arial" w:cs="Arial"/>
        </w:rPr>
        <w:t xml:space="preserve"> Staff A described their evaluation of the critical incident, looking for the gaps that were present</w:t>
      </w:r>
      <w:r>
        <w:rPr>
          <w:rFonts w:ascii="Arial" w:eastAsia="Arial" w:hAnsi="Arial" w:cs="Arial"/>
        </w:rPr>
        <w:t>,</w:t>
      </w:r>
      <w:r w:rsidRPr="00BD6A4C">
        <w:rPr>
          <w:rFonts w:ascii="Arial" w:eastAsia="Arial" w:hAnsi="Arial" w:cs="Arial"/>
        </w:rPr>
        <w:t xml:space="preserve"> such as patient searches and the intake process. Staff A</w:t>
      </w:r>
      <w:r>
        <w:rPr>
          <w:rFonts w:ascii="Arial" w:eastAsia="Arial" w:hAnsi="Arial" w:cs="Arial"/>
        </w:rPr>
        <w:t xml:space="preserve"> </w:t>
      </w:r>
      <w:r w:rsidRPr="00BD6A4C">
        <w:rPr>
          <w:rFonts w:ascii="Arial" w:eastAsia="Arial" w:hAnsi="Arial" w:cs="Arial"/>
        </w:rPr>
        <w:t xml:space="preserve">noted there were no gaps found throughout a broad-spectrum search </w:t>
      </w:r>
      <w:proofErr w:type="gramStart"/>
      <w:r w:rsidRPr="00BD6A4C">
        <w:rPr>
          <w:rFonts w:ascii="Arial" w:eastAsia="Arial" w:hAnsi="Arial" w:cs="Arial"/>
        </w:rPr>
        <w:t>of</w:t>
      </w:r>
      <w:proofErr w:type="gramEnd"/>
      <w:r w:rsidRPr="00BD6A4C">
        <w:rPr>
          <w:rFonts w:ascii="Arial" w:eastAsia="Arial" w:hAnsi="Arial" w:cs="Arial"/>
        </w:rPr>
        <w:t xml:space="preserve"> the critical incident, employee training, or current </w:t>
      </w:r>
      <w:r>
        <w:rPr>
          <w:rFonts w:ascii="Arial" w:eastAsia="Arial" w:hAnsi="Arial" w:cs="Arial"/>
        </w:rPr>
        <w:t>searches</w:t>
      </w:r>
      <w:r w:rsidRPr="00BD6A4C">
        <w:rPr>
          <w:rFonts w:ascii="Arial" w:eastAsia="Arial" w:hAnsi="Arial" w:cs="Arial"/>
        </w:rPr>
        <w:t xml:space="preserve"> </w:t>
      </w:r>
      <w:r>
        <w:rPr>
          <w:rFonts w:ascii="Arial" w:eastAsia="Arial" w:hAnsi="Arial" w:cs="Arial"/>
        </w:rPr>
        <w:t>conducted</w:t>
      </w:r>
      <w:r w:rsidRPr="00BD6A4C">
        <w:rPr>
          <w:rFonts w:ascii="Arial" w:eastAsia="Arial" w:hAnsi="Arial" w:cs="Arial"/>
        </w:rPr>
        <w:t xml:space="preserve"> in the facility.</w:t>
      </w:r>
    </w:p>
    <w:p w14:paraId="686DA901" w14:textId="69916325" w:rsidR="007F1484" w:rsidRPr="00BD6A4C" w:rsidRDefault="00D00719" w:rsidP="3EDD881C">
      <w:pPr>
        <w:spacing w:before="240" w:after="240"/>
        <w:rPr>
          <w:rFonts w:ascii="Arial" w:eastAsia="Arial" w:hAnsi="Arial" w:cs="Arial"/>
        </w:rPr>
      </w:pPr>
      <w:r w:rsidRPr="00D00719">
        <w:rPr>
          <w:rFonts w:ascii="Arial" w:eastAsia="Arial" w:hAnsi="Arial" w:cs="Arial"/>
        </w:rPr>
        <w:t xml:space="preserve">Based on interviews, document review, and policy and procedure review, the facility was found in </w:t>
      </w:r>
      <w:commentRangeStart w:id="46"/>
      <w:commentRangeStart w:id="47"/>
      <w:r w:rsidRPr="00D00719">
        <w:rPr>
          <w:rFonts w:ascii="Arial" w:eastAsia="Arial" w:hAnsi="Arial" w:cs="Arial"/>
        </w:rPr>
        <w:t>compliance</w:t>
      </w:r>
      <w:commentRangeEnd w:id="46"/>
      <w:r w:rsidR="00BC254B">
        <w:rPr>
          <w:rStyle w:val="CommentReference"/>
        </w:rPr>
        <w:commentReference w:id="46"/>
      </w:r>
      <w:commentRangeEnd w:id="47"/>
      <w:r w:rsidR="00324A4C">
        <w:rPr>
          <w:rStyle w:val="CommentReference"/>
        </w:rPr>
        <w:commentReference w:id="47"/>
      </w:r>
      <w:r w:rsidRPr="00D00719">
        <w:rPr>
          <w:rFonts w:ascii="Arial" w:eastAsia="Arial" w:hAnsi="Arial" w:cs="Arial"/>
        </w:rPr>
        <w:t xml:space="preserve"> with the minimum standards required by the Washington Administrative Code and their internal Policies and Procedure. The facility conducted a Critical Incident review and followed through with appropriate retraining of staff on the topics discovered during internal review.</w:t>
      </w:r>
    </w:p>
    <w:p w14:paraId="5C1028E1" w14:textId="2C66A255" w:rsidR="414A3B37" w:rsidRPr="00BD6A4C" w:rsidRDefault="414A3B37" w:rsidP="414A3B37">
      <w:pPr>
        <w:pStyle w:val="NoSpacing"/>
        <w:ind w:right="288"/>
        <w:rPr>
          <w:rFonts w:ascii="Arial" w:hAnsi="Arial" w:cs="Arial"/>
          <w:b/>
          <w:bCs/>
          <w:sz w:val="24"/>
          <w:szCs w:val="24"/>
        </w:rPr>
      </w:pPr>
    </w:p>
    <w:p w14:paraId="58652312" w14:textId="4BD960C2" w:rsidR="00B15F29" w:rsidRPr="00BD6A4C" w:rsidRDefault="00B15F29" w:rsidP="3EDD881C">
      <w:pPr>
        <w:pStyle w:val="NoSpacing"/>
        <w:ind w:right="288"/>
        <w:rPr>
          <w:rFonts w:ascii="Arial" w:hAnsi="Arial" w:cs="Arial"/>
          <w:b/>
          <w:bCs/>
          <w:sz w:val="32"/>
          <w:szCs w:val="32"/>
        </w:rPr>
      </w:pPr>
      <w:r w:rsidRPr="00BD6A4C">
        <w:rPr>
          <w:rFonts w:ascii="Arial" w:hAnsi="Arial" w:cs="Arial"/>
          <w:b/>
          <w:bCs/>
          <w:sz w:val="32"/>
          <w:szCs w:val="32"/>
        </w:rPr>
        <w:t>Conclusion/ Results of Investigation</w:t>
      </w:r>
      <w:r w:rsidR="00404EA1" w:rsidRPr="00BD6A4C">
        <w:rPr>
          <w:rFonts w:ascii="Arial" w:hAnsi="Arial" w:cs="Arial"/>
          <w:b/>
          <w:bCs/>
          <w:sz w:val="32"/>
          <w:szCs w:val="32"/>
        </w:rPr>
        <w:t xml:space="preserve"> </w:t>
      </w:r>
    </w:p>
    <w:p w14:paraId="3AFF4AF2" w14:textId="77777777" w:rsidR="00B15F29" w:rsidRPr="00BD6A4C" w:rsidRDefault="00B15F29" w:rsidP="00B15F29">
      <w:pPr>
        <w:pStyle w:val="NoSpacing"/>
        <w:ind w:right="288" w:firstLine="720"/>
        <w:rPr>
          <w:rFonts w:ascii="Arial" w:hAnsi="Arial" w:cs="Arial"/>
          <w:b/>
          <w:sz w:val="24"/>
          <w:szCs w:val="24"/>
        </w:rPr>
      </w:pPr>
    </w:p>
    <w:p w14:paraId="59974393" w14:textId="3C369F93" w:rsidR="76DA8ECD" w:rsidRPr="00BD6A4C" w:rsidRDefault="76DA8ECD" w:rsidP="0AEADA68">
      <w:pPr>
        <w:pStyle w:val="NoSpacing"/>
        <w:ind w:right="288"/>
        <w:rPr>
          <w:rFonts w:ascii="Arial" w:hAnsi="Arial" w:cs="Arial"/>
          <w:b/>
          <w:bCs/>
          <w:sz w:val="24"/>
          <w:szCs w:val="24"/>
        </w:rPr>
      </w:pPr>
      <w:r w:rsidRPr="00BD6A4C">
        <w:rPr>
          <w:rFonts w:ascii="Arial" w:hAnsi="Arial" w:cs="Arial"/>
          <w:b/>
          <w:bCs/>
          <w:sz w:val="24"/>
          <w:szCs w:val="24"/>
        </w:rPr>
        <w:t>BHA:</w:t>
      </w:r>
    </w:p>
    <w:p w14:paraId="5A040331" w14:textId="77777777" w:rsidR="0AEADA68" w:rsidRPr="00BD6A4C" w:rsidRDefault="0AEADA68" w:rsidP="0AEADA68">
      <w:pPr>
        <w:pStyle w:val="NoSpacing"/>
        <w:ind w:left="720" w:right="288"/>
        <w:rPr>
          <w:rFonts w:ascii="Arial" w:hAnsi="Arial" w:cs="Arial"/>
          <w:sz w:val="24"/>
          <w:szCs w:val="24"/>
        </w:rPr>
      </w:pPr>
    </w:p>
    <w:p w14:paraId="0AB5E03F" w14:textId="3936DD49" w:rsidR="76DA8ECD" w:rsidRPr="00BD6A4C" w:rsidRDefault="76DA8ECD" w:rsidP="393F3856">
      <w:pPr>
        <w:pStyle w:val="NoSpacing"/>
        <w:numPr>
          <w:ilvl w:val="0"/>
          <w:numId w:val="9"/>
        </w:numPr>
        <w:ind w:right="288"/>
        <w:rPr>
          <w:rFonts w:ascii="Arial" w:eastAsia="Arial" w:hAnsi="Arial" w:cs="Arial"/>
          <w:color w:val="000000" w:themeColor="text1"/>
          <w:sz w:val="24"/>
          <w:szCs w:val="24"/>
        </w:rPr>
      </w:pPr>
      <w:r w:rsidRPr="00BD6A4C">
        <w:rPr>
          <w:rFonts w:ascii="Arial" w:hAnsi="Arial" w:cs="Arial"/>
          <w:sz w:val="24"/>
          <w:szCs w:val="24"/>
        </w:rPr>
        <w:t xml:space="preserve">Allegation: The investigator found the facility </w:t>
      </w:r>
      <w:sdt>
        <w:sdtPr>
          <w:rPr>
            <w:rFonts w:ascii="Arial" w:hAnsi="Arial" w:cs="Arial"/>
            <w:sz w:val="24"/>
            <w:szCs w:val="24"/>
          </w:rPr>
          <w:id w:val="447377913"/>
          <w:placeholder>
            <w:docPart w:val="59636B6E027546F1922E781F57A7D542"/>
          </w:placeholder>
          <w:dropDownList>
            <w:listItem w:displayText="not in compliance" w:value="not in compliance"/>
            <w:listItem w:displayText="in compliance" w:value="in compliance"/>
          </w:dropDownList>
        </w:sdtPr>
        <w:sdtEndPr/>
        <w:sdtContent>
          <w:r w:rsidR="1054CF5E" w:rsidRPr="00BD6A4C">
            <w:rPr>
              <w:rFonts w:ascii="Arial" w:hAnsi="Arial" w:cs="Arial"/>
              <w:sz w:val="24"/>
              <w:szCs w:val="24"/>
            </w:rPr>
            <w:t>in compliance</w:t>
          </w:r>
        </w:sdtContent>
      </w:sdt>
      <w:r w:rsidRPr="00BD6A4C">
        <w:rPr>
          <w:rFonts w:ascii="Arial" w:hAnsi="Arial" w:cs="Arial"/>
          <w:sz w:val="24"/>
          <w:szCs w:val="24"/>
        </w:rPr>
        <w:t xml:space="preserve"> with WAC</w:t>
      </w:r>
      <w:r w:rsidRPr="00BD6A4C">
        <w:rPr>
          <w:rFonts w:ascii="Arial" w:eastAsia="Arial" w:hAnsi="Arial" w:cs="Arial"/>
          <w:sz w:val="24"/>
          <w:szCs w:val="24"/>
        </w:rPr>
        <w:t xml:space="preserve"> 246-341-0410 Administrator key responsibilities</w:t>
      </w:r>
      <w:r w:rsidR="7389DD08" w:rsidRPr="00BD6A4C">
        <w:rPr>
          <w:rFonts w:ascii="Arial" w:eastAsia="Arial" w:hAnsi="Arial" w:cs="Arial"/>
          <w:sz w:val="24"/>
          <w:szCs w:val="24"/>
        </w:rPr>
        <w:t>.</w:t>
      </w:r>
    </w:p>
    <w:p w14:paraId="350E1192" w14:textId="77777777" w:rsidR="0AEADA68" w:rsidRPr="00BD6A4C" w:rsidRDefault="0AEADA68" w:rsidP="0AEADA68">
      <w:pPr>
        <w:pStyle w:val="NoSpacing"/>
        <w:ind w:left="720" w:right="288"/>
        <w:rPr>
          <w:rFonts w:ascii="Arial" w:eastAsia="Arial" w:hAnsi="Arial" w:cs="Arial"/>
          <w:sz w:val="24"/>
          <w:szCs w:val="24"/>
        </w:rPr>
      </w:pPr>
    </w:p>
    <w:p w14:paraId="1F79C017" w14:textId="4BF0C104" w:rsidR="76DA8ECD" w:rsidRPr="00BD6A4C" w:rsidRDefault="76DA8ECD" w:rsidP="0AEADA68">
      <w:pPr>
        <w:pStyle w:val="NoSpacing"/>
        <w:numPr>
          <w:ilvl w:val="0"/>
          <w:numId w:val="9"/>
        </w:numPr>
        <w:ind w:right="288"/>
        <w:rPr>
          <w:rFonts w:ascii="Arial" w:eastAsia="Arial" w:hAnsi="Arial" w:cs="Arial"/>
          <w:sz w:val="24"/>
          <w:szCs w:val="24"/>
        </w:rPr>
      </w:pPr>
      <w:r w:rsidRPr="00BD6A4C">
        <w:rPr>
          <w:rFonts w:ascii="Arial" w:hAnsi="Arial" w:cs="Arial"/>
          <w:sz w:val="24"/>
          <w:szCs w:val="24"/>
        </w:rPr>
        <w:t xml:space="preserve">Allegation: The investigator found the facility </w:t>
      </w:r>
      <w:sdt>
        <w:sdtPr>
          <w:rPr>
            <w:rFonts w:ascii="Arial" w:hAnsi="Arial" w:cs="Arial"/>
            <w:sz w:val="24"/>
            <w:szCs w:val="24"/>
          </w:rPr>
          <w:id w:val="177883169"/>
          <w:placeholder>
            <w:docPart w:val="2EE606BC1FDA4303A7D0EA4B3995B8DD"/>
          </w:placeholder>
          <w:dropDownList>
            <w:listItem w:displayText="not in compliance" w:value="not in compliance"/>
            <w:listItem w:displayText="in compliance" w:value="in compliance"/>
          </w:dropDownList>
        </w:sdtPr>
        <w:sdtEndPr/>
        <w:sdtContent>
          <w:r w:rsidR="252F915F" w:rsidRPr="00BD6A4C">
            <w:rPr>
              <w:rFonts w:ascii="Arial" w:hAnsi="Arial" w:cs="Arial"/>
              <w:sz w:val="24"/>
              <w:szCs w:val="24"/>
            </w:rPr>
            <w:t>in compliance</w:t>
          </w:r>
        </w:sdtContent>
      </w:sdt>
      <w:r w:rsidRPr="00BD6A4C">
        <w:rPr>
          <w:rFonts w:ascii="Arial" w:hAnsi="Arial" w:cs="Arial"/>
          <w:sz w:val="24"/>
          <w:szCs w:val="24"/>
        </w:rPr>
        <w:t xml:space="preserve"> with WAC</w:t>
      </w:r>
      <w:r w:rsidRPr="00BD6A4C">
        <w:rPr>
          <w:rFonts w:ascii="Arial" w:eastAsia="Arial" w:hAnsi="Arial" w:cs="Arial"/>
          <w:sz w:val="24"/>
          <w:szCs w:val="24"/>
        </w:rPr>
        <w:t xml:space="preserve"> 246-341-0420 Agency policies and procedures</w:t>
      </w:r>
      <w:r w:rsidR="0BD36A48" w:rsidRPr="00BD6A4C">
        <w:rPr>
          <w:rFonts w:ascii="Arial" w:eastAsia="Arial" w:hAnsi="Arial" w:cs="Arial"/>
          <w:sz w:val="24"/>
          <w:szCs w:val="24"/>
        </w:rPr>
        <w:t>.</w:t>
      </w:r>
    </w:p>
    <w:p w14:paraId="25E71F40" w14:textId="77777777" w:rsidR="0AEADA68" w:rsidRPr="00BD6A4C" w:rsidRDefault="0AEADA68" w:rsidP="0AEADA68">
      <w:pPr>
        <w:pStyle w:val="ListParagraph"/>
        <w:rPr>
          <w:rFonts w:ascii="Arial" w:eastAsia="Arial" w:hAnsi="Arial" w:cs="Arial"/>
        </w:rPr>
      </w:pPr>
    </w:p>
    <w:p w14:paraId="00D7AE63" w14:textId="57189874" w:rsidR="76DA8ECD" w:rsidRPr="00BD6A4C" w:rsidRDefault="76DA8ECD" w:rsidP="393F3856">
      <w:pPr>
        <w:pStyle w:val="NoSpacing"/>
        <w:numPr>
          <w:ilvl w:val="0"/>
          <w:numId w:val="9"/>
        </w:numPr>
        <w:ind w:right="288"/>
        <w:rPr>
          <w:rFonts w:ascii="Arial" w:eastAsia="Arial" w:hAnsi="Arial" w:cs="Arial"/>
          <w:color w:val="000000" w:themeColor="text1"/>
          <w:sz w:val="24"/>
          <w:szCs w:val="24"/>
        </w:rPr>
      </w:pPr>
      <w:r w:rsidRPr="00BD6A4C">
        <w:rPr>
          <w:rFonts w:ascii="Arial" w:hAnsi="Arial" w:cs="Arial"/>
          <w:sz w:val="24"/>
          <w:szCs w:val="24"/>
        </w:rPr>
        <w:t xml:space="preserve">Allegation: The investigator found the facility </w:t>
      </w:r>
      <w:sdt>
        <w:sdtPr>
          <w:rPr>
            <w:rFonts w:ascii="Arial" w:hAnsi="Arial" w:cs="Arial"/>
            <w:sz w:val="24"/>
            <w:szCs w:val="24"/>
          </w:rPr>
          <w:id w:val="1226471346"/>
          <w:placeholder>
            <w:docPart w:val="33D05467DA5E4552B362DE87905CB001"/>
          </w:placeholder>
          <w:dropDownList>
            <w:listItem w:displayText="not in compliance" w:value="not in compliance"/>
            <w:listItem w:displayText="in compliance" w:value="in compliance"/>
          </w:dropDownList>
        </w:sdtPr>
        <w:sdtEndPr/>
        <w:sdtContent>
          <w:r w:rsidR="23E065F8" w:rsidRPr="00BD6A4C">
            <w:rPr>
              <w:rFonts w:ascii="Arial" w:hAnsi="Arial" w:cs="Arial"/>
              <w:sz w:val="24"/>
              <w:szCs w:val="24"/>
            </w:rPr>
            <w:t>in compliance</w:t>
          </w:r>
        </w:sdtContent>
      </w:sdt>
      <w:r w:rsidRPr="00BD6A4C">
        <w:rPr>
          <w:rFonts w:ascii="Arial" w:hAnsi="Arial" w:cs="Arial"/>
          <w:sz w:val="24"/>
          <w:szCs w:val="24"/>
        </w:rPr>
        <w:t xml:space="preserve"> with WAC</w:t>
      </w:r>
      <w:r w:rsidRPr="00BD6A4C">
        <w:rPr>
          <w:rFonts w:ascii="Arial" w:eastAsia="Arial" w:hAnsi="Arial" w:cs="Arial"/>
          <w:sz w:val="24"/>
          <w:szCs w:val="24"/>
        </w:rPr>
        <w:t xml:space="preserve"> 246-341-0425 Individual service record system</w:t>
      </w:r>
      <w:r w:rsidR="51F0EC06" w:rsidRPr="00BD6A4C">
        <w:rPr>
          <w:rFonts w:ascii="Arial" w:eastAsia="Arial" w:hAnsi="Arial" w:cs="Arial"/>
          <w:sz w:val="24"/>
          <w:szCs w:val="24"/>
        </w:rPr>
        <w:t>.</w:t>
      </w:r>
    </w:p>
    <w:p w14:paraId="7C829EF9" w14:textId="77777777" w:rsidR="0AEADA68" w:rsidRPr="00BD6A4C" w:rsidRDefault="0AEADA68" w:rsidP="0AEADA68">
      <w:pPr>
        <w:pStyle w:val="ListParagraph"/>
        <w:rPr>
          <w:rFonts w:ascii="Arial" w:eastAsia="Arial" w:hAnsi="Arial" w:cs="Arial"/>
        </w:rPr>
      </w:pPr>
    </w:p>
    <w:p w14:paraId="07DA7AC1" w14:textId="176895FE" w:rsidR="76DA8ECD" w:rsidRPr="00BD6A4C" w:rsidRDefault="76DA8ECD" w:rsidP="393F3856">
      <w:pPr>
        <w:pStyle w:val="NoSpacing"/>
        <w:numPr>
          <w:ilvl w:val="0"/>
          <w:numId w:val="9"/>
        </w:numPr>
        <w:ind w:right="288"/>
        <w:rPr>
          <w:rFonts w:ascii="Arial" w:eastAsia="Arial" w:hAnsi="Arial" w:cs="Arial"/>
          <w:color w:val="000000" w:themeColor="text1"/>
          <w:sz w:val="24"/>
          <w:szCs w:val="24"/>
        </w:rPr>
      </w:pPr>
      <w:r w:rsidRPr="00BD6A4C">
        <w:rPr>
          <w:rFonts w:ascii="Arial" w:hAnsi="Arial" w:cs="Arial"/>
          <w:sz w:val="24"/>
          <w:szCs w:val="24"/>
        </w:rPr>
        <w:t xml:space="preserve">Allegation: The investigator found the facility </w:t>
      </w:r>
      <w:sdt>
        <w:sdtPr>
          <w:rPr>
            <w:rFonts w:ascii="Arial" w:hAnsi="Arial" w:cs="Arial"/>
            <w:sz w:val="24"/>
            <w:szCs w:val="24"/>
          </w:rPr>
          <w:id w:val="769245572"/>
          <w:placeholder>
            <w:docPart w:val="616681FFFEA348E5948BF944CEB18200"/>
          </w:placeholder>
          <w:dropDownList>
            <w:listItem w:displayText="not in compliance" w:value="not in compliance"/>
            <w:listItem w:displayText="in compliance" w:value="in compliance"/>
          </w:dropDownList>
        </w:sdtPr>
        <w:sdtEndPr/>
        <w:sdtContent>
          <w:r w:rsidR="66EB6544" w:rsidRPr="00BD6A4C">
            <w:rPr>
              <w:rFonts w:ascii="Arial" w:hAnsi="Arial" w:cs="Arial"/>
              <w:sz w:val="24"/>
              <w:szCs w:val="24"/>
            </w:rPr>
            <w:t>in compliance</w:t>
          </w:r>
        </w:sdtContent>
      </w:sdt>
      <w:r w:rsidRPr="00BD6A4C">
        <w:rPr>
          <w:rFonts w:ascii="Arial" w:hAnsi="Arial" w:cs="Arial"/>
          <w:sz w:val="24"/>
          <w:szCs w:val="24"/>
        </w:rPr>
        <w:t xml:space="preserve"> with WAC</w:t>
      </w:r>
      <w:r w:rsidRPr="00BD6A4C">
        <w:rPr>
          <w:rFonts w:ascii="Arial" w:eastAsia="Arial" w:hAnsi="Arial" w:cs="Arial"/>
          <w:sz w:val="24"/>
          <w:szCs w:val="24"/>
        </w:rPr>
        <w:t xml:space="preserve"> 246-341-0600 Individual rights</w:t>
      </w:r>
      <w:r w:rsidR="1A7B943E" w:rsidRPr="00BD6A4C">
        <w:rPr>
          <w:rFonts w:ascii="Arial" w:eastAsia="Arial" w:hAnsi="Arial" w:cs="Arial"/>
          <w:sz w:val="24"/>
          <w:szCs w:val="24"/>
        </w:rPr>
        <w:t>.</w:t>
      </w:r>
    </w:p>
    <w:p w14:paraId="05A5FC5D" w14:textId="77777777" w:rsidR="0AEADA68" w:rsidRPr="00BD6A4C" w:rsidRDefault="0AEADA68" w:rsidP="0AEADA68">
      <w:pPr>
        <w:pStyle w:val="ListParagraph"/>
        <w:rPr>
          <w:rFonts w:ascii="Arial" w:eastAsia="Arial" w:hAnsi="Arial" w:cs="Arial"/>
        </w:rPr>
      </w:pPr>
    </w:p>
    <w:p w14:paraId="6977E1B8" w14:textId="49A72217" w:rsidR="76DA8ECD" w:rsidRPr="00BD6A4C" w:rsidRDefault="76DA8ECD" w:rsidP="0AEADA68">
      <w:pPr>
        <w:pStyle w:val="NoSpacing"/>
        <w:numPr>
          <w:ilvl w:val="0"/>
          <w:numId w:val="9"/>
        </w:numPr>
        <w:ind w:right="288"/>
        <w:rPr>
          <w:rFonts w:ascii="Arial" w:eastAsia="Arial" w:hAnsi="Arial" w:cs="Arial"/>
          <w:sz w:val="24"/>
          <w:szCs w:val="24"/>
        </w:rPr>
      </w:pPr>
      <w:r w:rsidRPr="00BD6A4C">
        <w:rPr>
          <w:rFonts w:ascii="Arial" w:hAnsi="Arial" w:cs="Arial"/>
          <w:sz w:val="24"/>
          <w:szCs w:val="24"/>
        </w:rPr>
        <w:t xml:space="preserve">Allegation: The investigator found the facility </w:t>
      </w:r>
      <w:sdt>
        <w:sdtPr>
          <w:rPr>
            <w:rFonts w:ascii="Arial" w:hAnsi="Arial" w:cs="Arial"/>
            <w:sz w:val="24"/>
            <w:szCs w:val="24"/>
          </w:rPr>
          <w:id w:val="383726437"/>
          <w:placeholder>
            <w:docPart w:val="3D600EA4318D4D3EBC0DF21C19D3D770"/>
          </w:placeholder>
          <w:dropDownList>
            <w:listItem w:displayText="not in compliance" w:value="not in compliance"/>
            <w:listItem w:displayText="in compliance" w:value="in compliance"/>
          </w:dropDownList>
        </w:sdtPr>
        <w:sdtEndPr/>
        <w:sdtContent>
          <w:r w:rsidR="75FBAF6E" w:rsidRPr="00BD6A4C">
            <w:rPr>
              <w:rFonts w:ascii="Arial" w:hAnsi="Arial" w:cs="Arial"/>
              <w:sz w:val="24"/>
              <w:szCs w:val="24"/>
            </w:rPr>
            <w:t>in compliance</w:t>
          </w:r>
        </w:sdtContent>
      </w:sdt>
      <w:r w:rsidRPr="00BD6A4C">
        <w:rPr>
          <w:rFonts w:ascii="Arial" w:hAnsi="Arial" w:cs="Arial"/>
          <w:sz w:val="24"/>
          <w:szCs w:val="24"/>
        </w:rPr>
        <w:t xml:space="preserve"> with WAC</w:t>
      </w:r>
      <w:r w:rsidRPr="00BD6A4C">
        <w:rPr>
          <w:rFonts w:ascii="Arial" w:eastAsia="Arial" w:hAnsi="Arial" w:cs="Arial"/>
          <w:sz w:val="24"/>
          <w:szCs w:val="24"/>
        </w:rPr>
        <w:t xml:space="preserve"> 246-341-0640 Individual service record content</w:t>
      </w:r>
      <w:r w:rsidR="69E86480" w:rsidRPr="00BD6A4C">
        <w:rPr>
          <w:rFonts w:ascii="Arial" w:eastAsia="Arial" w:hAnsi="Arial" w:cs="Arial"/>
          <w:sz w:val="24"/>
          <w:szCs w:val="24"/>
        </w:rPr>
        <w:t>.</w:t>
      </w:r>
      <w:r w:rsidRPr="00CF67DA">
        <w:rPr>
          <w:rFonts w:ascii="Arial" w:hAnsi="Arial" w:cs="Arial"/>
        </w:rPr>
        <w:br/>
      </w:r>
    </w:p>
    <w:p w14:paraId="380FB3EE" w14:textId="41E57485" w:rsidR="76DA8ECD" w:rsidRPr="00BD6A4C" w:rsidRDefault="76DA8ECD" w:rsidP="0AEADA68">
      <w:pPr>
        <w:pStyle w:val="NoSpacing"/>
        <w:ind w:right="288"/>
        <w:rPr>
          <w:rFonts w:ascii="Arial" w:hAnsi="Arial" w:cs="Arial"/>
          <w:sz w:val="24"/>
          <w:szCs w:val="24"/>
        </w:rPr>
      </w:pPr>
      <w:r w:rsidRPr="00BD6A4C">
        <w:rPr>
          <w:rFonts w:ascii="Arial" w:eastAsia="Arial" w:hAnsi="Arial" w:cs="Arial"/>
          <w:b/>
          <w:bCs/>
          <w:sz w:val="24"/>
          <w:szCs w:val="24"/>
        </w:rPr>
        <w:t>RTF:</w:t>
      </w:r>
      <w:r w:rsidRPr="00CF67DA">
        <w:rPr>
          <w:rFonts w:ascii="Arial" w:hAnsi="Arial" w:cs="Arial"/>
        </w:rPr>
        <w:br/>
      </w:r>
    </w:p>
    <w:p w14:paraId="7C053538" w14:textId="22A2548B" w:rsidR="76DA8ECD" w:rsidRPr="00BD6A4C" w:rsidRDefault="76DA8ECD" w:rsidP="393F3856">
      <w:pPr>
        <w:pStyle w:val="ListParagraph"/>
        <w:numPr>
          <w:ilvl w:val="0"/>
          <w:numId w:val="9"/>
        </w:numPr>
        <w:rPr>
          <w:rFonts w:ascii="Arial" w:hAnsi="Arial" w:cs="Arial"/>
        </w:rPr>
      </w:pPr>
      <w:r w:rsidRPr="00BD6A4C">
        <w:rPr>
          <w:rFonts w:ascii="Arial" w:hAnsi="Arial" w:cs="Arial"/>
        </w:rPr>
        <w:t xml:space="preserve">Allegation: The investigator found the facility </w:t>
      </w:r>
      <w:sdt>
        <w:sdtPr>
          <w:rPr>
            <w:rFonts w:ascii="Arial" w:hAnsi="Arial" w:cs="Arial"/>
          </w:rPr>
          <w:id w:val="544897748"/>
          <w:placeholder>
            <w:docPart w:val="614A4F1BCBB34C67898CE47F602317EF"/>
          </w:placeholder>
          <w:dropDownList>
            <w:listItem w:displayText="not in compliance" w:value="not in compliance"/>
            <w:listItem w:displayText="in compliance" w:value="in compliance"/>
          </w:dropDownList>
        </w:sdtPr>
        <w:sdtEndPr/>
        <w:sdtContent>
          <w:r w:rsidR="26AA9018" w:rsidRPr="00BD6A4C">
            <w:rPr>
              <w:rFonts w:ascii="Arial" w:hAnsi="Arial" w:cs="Arial"/>
            </w:rPr>
            <w:t>in compliance</w:t>
          </w:r>
        </w:sdtContent>
      </w:sdt>
      <w:r w:rsidRPr="00BD6A4C">
        <w:rPr>
          <w:rFonts w:ascii="Arial" w:hAnsi="Arial" w:cs="Arial"/>
        </w:rPr>
        <w:t xml:space="preserve"> with WAC</w:t>
      </w:r>
      <w:r w:rsidRPr="00BD6A4C">
        <w:rPr>
          <w:rFonts w:ascii="Arial" w:eastAsiaTheme="minorEastAsia" w:hAnsi="Arial" w:cs="Arial"/>
        </w:rPr>
        <w:t xml:space="preserve"> 246-337-045: Governance and administration</w:t>
      </w:r>
      <w:r w:rsidR="6836BB04" w:rsidRPr="00BD6A4C">
        <w:rPr>
          <w:rFonts w:ascii="Arial" w:eastAsiaTheme="minorEastAsia" w:hAnsi="Arial" w:cs="Arial"/>
        </w:rPr>
        <w:t>.</w:t>
      </w:r>
    </w:p>
    <w:p w14:paraId="40C323D8" w14:textId="77777777" w:rsidR="0AEADA68" w:rsidRPr="00BD6A4C" w:rsidRDefault="0AEADA68" w:rsidP="0AEADA68">
      <w:pPr>
        <w:pStyle w:val="NoSpacing"/>
        <w:ind w:left="720" w:right="288"/>
        <w:rPr>
          <w:rFonts w:ascii="Arial" w:hAnsi="Arial" w:cs="Arial"/>
          <w:sz w:val="24"/>
          <w:szCs w:val="24"/>
        </w:rPr>
      </w:pPr>
    </w:p>
    <w:p w14:paraId="181563AA" w14:textId="42394A2B" w:rsidR="76DA8ECD" w:rsidRPr="00BD6A4C" w:rsidRDefault="76DA8ECD" w:rsidP="393F3856">
      <w:pPr>
        <w:pStyle w:val="ListParagraph"/>
        <w:numPr>
          <w:ilvl w:val="0"/>
          <w:numId w:val="9"/>
        </w:numPr>
        <w:rPr>
          <w:rFonts w:ascii="Arial" w:hAnsi="Arial" w:cs="Arial"/>
        </w:rPr>
      </w:pPr>
      <w:r w:rsidRPr="00BD6A4C">
        <w:rPr>
          <w:rFonts w:ascii="Arial" w:hAnsi="Arial" w:cs="Arial"/>
        </w:rPr>
        <w:t xml:space="preserve">Allegation: The investigator found the facility </w:t>
      </w:r>
      <w:sdt>
        <w:sdtPr>
          <w:rPr>
            <w:rFonts w:ascii="Arial" w:hAnsi="Arial" w:cs="Arial"/>
          </w:rPr>
          <w:id w:val="1880781420"/>
          <w:placeholder>
            <w:docPart w:val="49B7B7C541A14554A22FAFDC5A74DFDC"/>
          </w:placeholder>
          <w:dropDownList>
            <w:listItem w:displayText="not in compliance" w:value="not in compliance"/>
            <w:listItem w:displayText="in compliance" w:value="in compliance"/>
          </w:dropDownList>
        </w:sdtPr>
        <w:sdtEndPr/>
        <w:sdtContent>
          <w:r w:rsidR="6785AD5B" w:rsidRPr="00BD6A4C">
            <w:rPr>
              <w:rFonts w:ascii="Arial" w:hAnsi="Arial" w:cs="Arial"/>
            </w:rPr>
            <w:t>in compliance</w:t>
          </w:r>
        </w:sdtContent>
      </w:sdt>
      <w:r w:rsidRPr="00BD6A4C">
        <w:rPr>
          <w:rFonts w:ascii="Arial" w:hAnsi="Arial" w:cs="Arial"/>
        </w:rPr>
        <w:t xml:space="preserve"> with WAC</w:t>
      </w:r>
      <w:r w:rsidRPr="00BD6A4C">
        <w:rPr>
          <w:rFonts w:ascii="Arial" w:eastAsiaTheme="minorEastAsia" w:hAnsi="Arial" w:cs="Arial"/>
        </w:rPr>
        <w:t xml:space="preserve"> 246-337-048: Quality improvement program</w:t>
      </w:r>
      <w:r w:rsidR="21E6CFAE" w:rsidRPr="00BD6A4C">
        <w:rPr>
          <w:rFonts w:ascii="Arial" w:eastAsiaTheme="minorEastAsia" w:hAnsi="Arial" w:cs="Arial"/>
        </w:rPr>
        <w:t>.</w:t>
      </w:r>
    </w:p>
    <w:p w14:paraId="1E649E7E" w14:textId="77777777" w:rsidR="0AEADA68" w:rsidRPr="00BD6A4C" w:rsidRDefault="0AEADA68" w:rsidP="0AEADA68">
      <w:pPr>
        <w:pStyle w:val="ListParagraph"/>
        <w:rPr>
          <w:rFonts w:ascii="Arial" w:hAnsi="Arial" w:cs="Arial"/>
        </w:rPr>
      </w:pPr>
    </w:p>
    <w:p w14:paraId="71241D05" w14:textId="03564CB3" w:rsidR="76DA8ECD" w:rsidRPr="00BD6A4C" w:rsidRDefault="76DA8ECD" w:rsidP="0AEADA68">
      <w:pPr>
        <w:pStyle w:val="NoSpacing"/>
        <w:numPr>
          <w:ilvl w:val="0"/>
          <w:numId w:val="9"/>
        </w:numPr>
        <w:ind w:right="288"/>
        <w:rPr>
          <w:rFonts w:ascii="Arial" w:eastAsia="MS Mincho" w:hAnsi="Arial" w:cs="Arial"/>
          <w:color w:val="000000" w:themeColor="text1"/>
          <w:sz w:val="24"/>
          <w:szCs w:val="24"/>
        </w:rPr>
      </w:pPr>
      <w:r w:rsidRPr="00BD6A4C">
        <w:rPr>
          <w:rFonts w:ascii="Arial" w:hAnsi="Arial" w:cs="Arial"/>
          <w:sz w:val="24"/>
          <w:szCs w:val="24"/>
        </w:rPr>
        <w:t xml:space="preserve">Allegation: The investigator found the facility </w:t>
      </w:r>
      <w:sdt>
        <w:sdtPr>
          <w:rPr>
            <w:rFonts w:ascii="Arial" w:hAnsi="Arial" w:cs="Arial"/>
            <w:sz w:val="24"/>
            <w:szCs w:val="24"/>
          </w:rPr>
          <w:id w:val="1240378097"/>
          <w:placeholder>
            <w:docPart w:val="9B22110DBB714A0990E507004C2DAF6B"/>
          </w:placeholder>
          <w:dropDownList>
            <w:listItem w:displayText="not in compliance" w:value="not in compliance"/>
            <w:listItem w:displayText="in compliance" w:value="in compliance"/>
          </w:dropDownList>
        </w:sdtPr>
        <w:sdtEndPr/>
        <w:sdtContent>
          <w:r w:rsidR="5EBD7943" w:rsidRPr="00BD6A4C">
            <w:rPr>
              <w:rFonts w:ascii="Arial" w:hAnsi="Arial" w:cs="Arial"/>
              <w:sz w:val="24"/>
              <w:szCs w:val="24"/>
            </w:rPr>
            <w:t>in compliance</w:t>
          </w:r>
        </w:sdtContent>
      </w:sdt>
      <w:r w:rsidRPr="00BD6A4C">
        <w:rPr>
          <w:rFonts w:ascii="Arial" w:hAnsi="Arial" w:cs="Arial"/>
          <w:sz w:val="24"/>
          <w:szCs w:val="24"/>
        </w:rPr>
        <w:t xml:space="preserve"> with WAC 246-337-065: Safety and security</w:t>
      </w:r>
      <w:r w:rsidR="000B65F7" w:rsidRPr="00BD6A4C">
        <w:rPr>
          <w:rFonts w:ascii="Arial" w:hAnsi="Arial" w:cs="Arial"/>
          <w:sz w:val="24"/>
          <w:szCs w:val="24"/>
        </w:rPr>
        <w:t>.</w:t>
      </w:r>
    </w:p>
    <w:p w14:paraId="69A6F92C" w14:textId="32A4DC92" w:rsidR="0AEADA68" w:rsidRPr="00BD6A4C" w:rsidRDefault="0AEADA68" w:rsidP="0AEADA68">
      <w:pPr>
        <w:pStyle w:val="NoSpacing"/>
        <w:ind w:left="720" w:right="288"/>
        <w:rPr>
          <w:rFonts w:ascii="Arial" w:hAnsi="Arial" w:cs="Arial"/>
          <w:sz w:val="24"/>
          <w:szCs w:val="24"/>
        </w:rPr>
      </w:pPr>
    </w:p>
    <w:p w14:paraId="3461241F" w14:textId="02FF4E39" w:rsidR="76DA8ECD" w:rsidRPr="00BD6A4C" w:rsidRDefault="76DA8ECD" w:rsidP="0AEADA68">
      <w:pPr>
        <w:pStyle w:val="NoSpacing"/>
        <w:numPr>
          <w:ilvl w:val="0"/>
          <w:numId w:val="9"/>
        </w:numPr>
        <w:ind w:right="288"/>
        <w:rPr>
          <w:rFonts w:ascii="Arial" w:hAnsi="Arial" w:cs="Arial"/>
          <w:sz w:val="24"/>
          <w:szCs w:val="24"/>
        </w:rPr>
      </w:pPr>
      <w:r w:rsidRPr="00BD6A4C">
        <w:rPr>
          <w:rFonts w:ascii="Arial" w:hAnsi="Arial" w:cs="Arial"/>
          <w:sz w:val="24"/>
          <w:szCs w:val="24"/>
        </w:rPr>
        <w:t xml:space="preserve">Allegation: The investigator found the facility </w:t>
      </w:r>
      <w:sdt>
        <w:sdtPr>
          <w:rPr>
            <w:rFonts w:ascii="Arial" w:hAnsi="Arial" w:cs="Arial"/>
            <w:sz w:val="24"/>
            <w:szCs w:val="24"/>
          </w:rPr>
          <w:id w:val="385295837"/>
          <w:placeholder>
            <w:docPart w:val="1EF2B35ACA744BB3B8706D6C0C2D0163"/>
          </w:placeholder>
          <w:dropDownList>
            <w:listItem w:displayText="not in compliance" w:value="not in compliance"/>
            <w:listItem w:displayText="in compliance" w:value="in compliance"/>
          </w:dropDownList>
        </w:sdtPr>
        <w:sdtEndPr/>
        <w:sdtContent>
          <w:r w:rsidR="334FD208" w:rsidRPr="00BD6A4C">
            <w:rPr>
              <w:rFonts w:ascii="Arial" w:hAnsi="Arial" w:cs="Arial"/>
              <w:sz w:val="24"/>
              <w:szCs w:val="24"/>
            </w:rPr>
            <w:t>in compliance</w:t>
          </w:r>
        </w:sdtContent>
      </w:sdt>
      <w:r w:rsidRPr="00BD6A4C">
        <w:rPr>
          <w:rFonts w:ascii="Arial" w:hAnsi="Arial" w:cs="Arial"/>
          <w:sz w:val="24"/>
          <w:szCs w:val="24"/>
        </w:rPr>
        <w:t xml:space="preserve"> with WAC 246-337-080: Resident care services</w:t>
      </w:r>
      <w:r w:rsidR="144884CF" w:rsidRPr="00BD6A4C">
        <w:rPr>
          <w:rFonts w:ascii="Arial" w:hAnsi="Arial" w:cs="Arial"/>
          <w:sz w:val="24"/>
          <w:szCs w:val="24"/>
        </w:rPr>
        <w:t>.</w:t>
      </w:r>
      <w:r w:rsidRPr="00CF67DA">
        <w:rPr>
          <w:rFonts w:ascii="Arial" w:hAnsi="Arial" w:cs="Arial"/>
        </w:rPr>
        <w:br/>
      </w:r>
    </w:p>
    <w:p w14:paraId="189073DE" w14:textId="4E06FDC7" w:rsidR="76DA8ECD" w:rsidRPr="00BD6A4C" w:rsidRDefault="3EBF5E0F" w:rsidP="0AEADA68">
      <w:pPr>
        <w:pStyle w:val="NoSpacing"/>
        <w:numPr>
          <w:ilvl w:val="0"/>
          <w:numId w:val="9"/>
        </w:numPr>
        <w:ind w:right="288"/>
        <w:rPr>
          <w:rFonts w:ascii="Arial" w:hAnsi="Arial" w:cs="Arial"/>
          <w:sz w:val="24"/>
          <w:szCs w:val="24"/>
        </w:rPr>
      </w:pPr>
      <w:r w:rsidRPr="00BD6A4C">
        <w:rPr>
          <w:rFonts w:ascii="Arial" w:hAnsi="Arial" w:cs="Arial"/>
          <w:sz w:val="24"/>
          <w:szCs w:val="24"/>
        </w:rPr>
        <w:t xml:space="preserve">Allegation: </w:t>
      </w:r>
      <w:r w:rsidR="76DA8ECD" w:rsidRPr="00BD6A4C">
        <w:rPr>
          <w:rFonts w:ascii="Arial" w:hAnsi="Arial" w:cs="Arial"/>
          <w:sz w:val="24"/>
          <w:szCs w:val="24"/>
        </w:rPr>
        <w:t xml:space="preserve">The investigator found the facility </w:t>
      </w:r>
      <w:sdt>
        <w:sdtPr>
          <w:rPr>
            <w:rFonts w:ascii="Arial" w:hAnsi="Arial" w:cs="Arial"/>
            <w:sz w:val="24"/>
            <w:szCs w:val="24"/>
          </w:rPr>
          <w:id w:val="784809964"/>
          <w:placeholder>
            <w:docPart w:val="16AEE3D0CB6E4386ACF2D28767F56A84"/>
          </w:placeholder>
          <w:dropDownList>
            <w:listItem w:displayText="not in compliance" w:value="not in compliance"/>
            <w:listItem w:displayText="in compliance" w:value="in compliance"/>
          </w:dropDownList>
        </w:sdtPr>
        <w:sdtEndPr/>
        <w:sdtContent>
          <w:r w:rsidR="1CC354F6" w:rsidRPr="00BD6A4C">
            <w:rPr>
              <w:rFonts w:ascii="Arial" w:hAnsi="Arial" w:cs="Arial"/>
              <w:sz w:val="24"/>
              <w:szCs w:val="24"/>
            </w:rPr>
            <w:t>in compliance</w:t>
          </w:r>
        </w:sdtContent>
      </w:sdt>
      <w:r w:rsidR="76DA8ECD" w:rsidRPr="00BD6A4C">
        <w:rPr>
          <w:rFonts w:ascii="Arial" w:hAnsi="Arial" w:cs="Arial"/>
          <w:sz w:val="24"/>
          <w:szCs w:val="24"/>
        </w:rPr>
        <w:t xml:space="preserve"> with WAC 246-337-100: Resident's individual service plan</w:t>
      </w:r>
      <w:r w:rsidR="1BA5980A" w:rsidRPr="00BD6A4C">
        <w:rPr>
          <w:rFonts w:ascii="Arial" w:hAnsi="Arial" w:cs="Arial"/>
          <w:sz w:val="24"/>
          <w:szCs w:val="24"/>
        </w:rPr>
        <w:t>.</w:t>
      </w:r>
    </w:p>
    <w:p w14:paraId="6DCFA967" w14:textId="64FD6C12" w:rsidR="00DC1F02" w:rsidRPr="00BD6A4C" w:rsidRDefault="00DC1F02" w:rsidP="393F3856">
      <w:pPr>
        <w:pStyle w:val="NoSpacing"/>
        <w:ind w:left="720" w:right="288"/>
        <w:rPr>
          <w:rFonts w:ascii="Arial" w:hAnsi="Arial" w:cs="Arial"/>
          <w:sz w:val="24"/>
          <w:szCs w:val="24"/>
        </w:rPr>
      </w:pPr>
    </w:p>
    <w:p w14:paraId="4AFBCB23" w14:textId="2B916351" w:rsidR="00B15F29" w:rsidRPr="00BD6A4C" w:rsidRDefault="00725439" w:rsidP="00B15F29">
      <w:pPr>
        <w:pStyle w:val="NoSpacing"/>
        <w:ind w:right="288"/>
        <w:rPr>
          <w:rFonts w:ascii="Arial" w:hAnsi="Arial" w:cs="Arial"/>
          <w:b/>
          <w:sz w:val="32"/>
          <w:szCs w:val="32"/>
        </w:rPr>
      </w:pPr>
      <w:r w:rsidRPr="00BD6A4C">
        <w:rPr>
          <w:rFonts w:ascii="Arial" w:hAnsi="Arial" w:cs="Arial"/>
          <w:b/>
          <w:sz w:val="32"/>
          <w:szCs w:val="32"/>
        </w:rPr>
        <w:t xml:space="preserve">Actions: </w:t>
      </w:r>
    </w:p>
    <w:p w14:paraId="00E9FB61" w14:textId="77777777" w:rsidR="00DC1F02" w:rsidRPr="00BD6A4C" w:rsidRDefault="00DC1F02" w:rsidP="00B15F29">
      <w:pPr>
        <w:pStyle w:val="NoSpacing"/>
        <w:ind w:right="288"/>
        <w:rPr>
          <w:rFonts w:ascii="Arial" w:hAnsi="Arial" w:cs="Arial"/>
          <w:b/>
          <w:sz w:val="24"/>
          <w:szCs w:val="24"/>
        </w:rPr>
      </w:pPr>
    </w:p>
    <w:p w14:paraId="5A9C8B55" w14:textId="1B469074" w:rsidR="00B15F29" w:rsidRPr="00BD6A4C" w:rsidRDefault="00B85875" w:rsidP="393F3856">
      <w:pPr>
        <w:pStyle w:val="NoSpacing"/>
        <w:ind w:right="288"/>
        <w:rPr>
          <w:rFonts w:ascii="Arial" w:hAnsi="Arial" w:cs="Arial"/>
          <w:b/>
          <w:bCs/>
          <w:sz w:val="24"/>
          <w:szCs w:val="24"/>
        </w:rPr>
      </w:pPr>
      <w:sdt>
        <w:sdtPr>
          <w:rPr>
            <w:rFonts w:ascii="Arial" w:hAnsi="Arial" w:cs="Arial"/>
            <w:sz w:val="24"/>
            <w:szCs w:val="24"/>
          </w:rPr>
          <w:id w:val="641001469"/>
          <w:placeholder>
            <w:docPart w:val="87CF9A1C336D4F35986C1D665DAC566C"/>
          </w:placeholder>
          <w:dropDownList>
            <w:listItem w:value="Choose an item."/>
            <w:listItem w:displayText="No Statement of Deficiency, No Further Action Required" w:value="No Statement of Deficiency, No Further Action Required"/>
            <w:listItem w:displayText="Letter of No Deficiency" w:value="Letter of No Deficiency"/>
            <w:listItem w:displayText="Statement of Deficiency with Directed Plan of Correction" w:value="Statement of Deficiency with Directed Plan of Correction"/>
            <w:listItem w:displayText="Referred Statement of Deficiency to Office of Investigative and Legal Services" w:value="Referred Statement of Deficiency to Office of Investigative and Legal Services"/>
            <w:listItem w:displayText="Memo to File" w:value="Memo to File"/>
            <w:listItem w:displayText="Statement of Deficiency, Plan of Correction Reviewed" w:value="Statement of Deficiency, Plan of Correction Reviewed"/>
            <w:listItem w:displayText="Statement of Deficiency - No Plan of Correction Required" w:value="Statement of Deficiency - No Plan of Correction Required"/>
            <w:listItem w:displayText="Statement of Deficiency, Plan of Correction Reviewed, On-site Re-visit" w:value="Statement of Deficiency, Plan of Correction Reviewed, On-site Re-visit"/>
          </w:dropDownList>
        </w:sdtPr>
        <w:sdtEndPr>
          <w:rPr>
            <w:b/>
            <w:bCs/>
          </w:rPr>
        </w:sdtEndPr>
        <w:sdtContent>
          <w:r w:rsidR="35ACCC21" w:rsidRPr="00BD6A4C">
            <w:rPr>
              <w:rFonts w:ascii="Arial" w:hAnsi="Arial" w:cs="Arial"/>
              <w:sz w:val="24"/>
              <w:szCs w:val="24"/>
            </w:rPr>
            <w:t>Letter of No Deficiency</w:t>
          </w:r>
        </w:sdtContent>
      </w:sdt>
      <w:r w:rsidR="00FC5557" w:rsidRPr="00BD6A4C">
        <w:rPr>
          <w:rFonts w:ascii="Arial" w:hAnsi="Arial" w:cs="Arial"/>
          <w:sz w:val="24"/>
          <w:szCs w:val="24"/>
        </w:rPr>
        <w:fldChar w:fldCharType="begin"/>
      </w:r>
      <w:r w:rsidR="00FC5557" w:rsidRPr="00BD6A4C">
        <w:rPr>
          <w:rFonts w:ascii="Arial" w:hAnsi="Arial" w:cs="Arial"/>
          <w:sz w:val="24"/>
          <w:szCs w:val="24"/>
        </w:rPr>
        <w:instrText xml:space="preserve"> TA \l "</w:instrText>
      </w:r>
      <w:r w:rsidR="00FC5557" w:rsidRPr="00BD6A4C">
        <w:rPr>
          <w:rStyle w:val="PlaceholderText"/>
          <w:rFonts w:ascii="Arial" w:hAnsi="Arial" w:cs="Arial"/>
          <w:sz w:val="24"/>
          <w:szCs w:val="24"/>
        </w:rPr>
        <w:instrText>Choose an item.</w:instrText>
      </w:r>
      <w:r w:rsidR="00FC5557" w:rsidRPr="00BD6A4C">
        <w:rPr>
          <w:rFonts w:ascii="Arial" w:hAnsi="Arial" w:cs="Arial"/>
          <w:sz w:val="24"/>
          <w:szCs w:val="24"/>
        </w:rPr>
        <w:instrText xml:space="preserve">" \s "&lt;Choose an item.&gt;" \c 1 </w:instrText>
      </w:r>
      <w:r w:rsidR="00FC5557" w:rsidRPr="00BD6A4C">
        <w:rPr>
          <w:rFonts w:ascii="Arial" w:hAnsi="Arial" w:cs="Arial"/>
          <w:sz w:val="24"/>
          <w:szCs w:val="24"/>
        </w:rPr>
        <w:fldChar w:fldCharType="end"/>
      </w:r>
    </w:p>
    <w:p w14:paraId="59450238" w14:textId="2570D0F3" w:rsidR="00596F44" w:rsidRPr="00CF67DA" w:rsidRDefault="00B85875" w:rsidP="393F3856">
      <w:pPr>
        <w:pStyle w:val="NoSpacing"/>
        <w:ind w:right="288"/>
        <w:rPr>
          <w:rFonts w:ascii="Arial" w:hAnsi="Arial" w:cs="Arial"/>
          <w:b/>
          <w:bCs/>
          <w:sz w:val="24"/>
          <w:szCs w:val="24"/>
        </w:rPr>
      </w:pPr>
      <w:sdt>
        <w:sdtPr>
          <w:rPr>
            <w:rFonts w:ascii="Arial" w:hAnsi="Arial" w:cs="Arial"/>
            <w:sz w:val="24"/>
            <w:szCs w:val="24"/>
          </w:rPr>
          <w:id w:val="-1980365651"/>
          <w:placeholder>
            <w:docPart w:val="492CEE4318E14770BEA19B10D4BB394C"/>
          </w:placeholder>
          <w:dropDownList>
            <w:listItem w:value="Choose an item."/>
            <w:listItem w:displayText="Referred to Medical Commission" w:value="Referred to Medical Commission"/>
            <w:listItem w:displayText="Referred to Nursing Commission" w:value="Referred to Nursing Commission"/>
            <w:listItem w:displayText="Referred to Office of Investigative and Legal Services" w:value="Referred to Office of Investigative and Legal Services"/>
            <w:listItem w:displayText="Referred to Health Care Authority" w:value="Referred to Health Care Authority"/>
            <w:listItem w:displayText="Referred back to Case Management Team" w:value="Referred back to Case Management Team"/>
            <w:listItem w:displayText="No Additional Referrals Needed" w:value="No Additional Referrals Needed"/>
            <w:listItem w:displayText="Referrred to Commission on Accreditation of Rehabilitation Facilities" w:value="Referrred to Commission on Accreditation of Rehabilitation Facilities"/>
            <w:listItem w:displayText="Referred to Joint Commission" w:value="Referred to Joint Commission"/>
            <w:listItem w:displayText="Referred to Council on Accreditation" w:value="Referred to Council on Accreditation"/>
          </w:dropDownList>
        </w:sdtPr>
        <w:sdtEndPr/>
        <w:sdtContent>
          <w:r w:rsidR="35ACCC21" w:rsidRPr="00BD6A4C">
            <w:rPr>
              <w:rFonts w:ascii="Arial" w:hAnsi="Arial" w:cs="Arial"/>
              <w:sz w:val="24"/>
              <w:szCs w:val="24"/>
            </w:rPr>
            <w:t>No Additional Referrals Needed</w:t>
          </w:r>
        </w:sdtContent>
      </w:sdt>
      <w:r w:rsidR="00FC5557" w:rsidRPr="00CF67DA">
        <w:rPr>
          <w:rFonts w:ascii="Arial" w:hAnsi="Arial" w:cs="Arial"/>
          <w:sz w:val="24"/>
          <w:szCs w:val="24"/>
        </w:rPr>
        <w:fldChar w:fldCharType="begin"/>
      </w:r>
      <w:r w:rsidR="00FC5557" w:rsidRPr="00CF67DA">
        <w:rPr>
          <w:rFonts w:ascii="Arial" w:hAnsi="Arial" w:cs="Arial"/>
        </w:rPr>
        <w:instrText xml:space="preserve"> TA \l "</w:instrText>
      </w:r>
      <w:r w:rsidR="00FC5557" w:rsidRPr="00CF67DA">
        <w:rPr>
          <w:rStyle w:val="PlaceholderText"/>
          <w:rFonts w:ascii="Arial" w:hAnsi="Arial" w:cs="Arial"/>
        </w:rPr>
        <w:instrText>Choose an item.</w:instrText>
      </w:r>
      <w:r w:rsidR="00FC5557" w:rsidRPr="00CF67DA">
        <w:rPr>
          <w:rFonts w:ascii="Arial" w:hAnsi="Arial" w:cs="Arial"/>
        </w:rPr>
        <w:instrText xml:space="preserve">" \s "&lt;Choose an item.&gt;" \c 1 </w:instrText>
      </w:r>
      <w:r w:rsidR="00FC5557" w:rsidRPr="00CF67DA">
        <w:rPr>
          <w:rFonts w:ascii="Arial" w:hAnsi="Arial" w:cs="Arial"/>
          <w:sz w:val="24"/>
          <w:szCs w:val="24"/>
        </w:rPr>
        <w:fldChar w:fldCharType="end"/>
      </w:r>
    </w:p>
    <w:p w14:paraId="4EB8A043" w14:textId="77777777" w:rsidR="00F24A65" w:rsidRPr="00CF67DA" w:rsidRDefault="00F24A65">
      <w:pPr>
        <w:rPr>
          <w:rFonts w:ascii="Arial" w:hAnsi="Arial" w:cs="Arial"/>
        </w:rPr>
      </w:pPr>
    </w:p>
    <w:sectPr w:rsidR="00F24A65" w:rsidRPr="00CF67DA" w:rsidSect="0045719A">
      <w:headerReference w:type="default" r:id="rId15"/>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arnest, Dawn M (DOH)" w:date="2025-09-10T07:29:00Z" w:initials="DE">
    <w:p w14:paraId="21B0086D" w14:textId="77777777" w:rsidR="00B85875" w:rsidRDefault="00B85875" w:rsidP="00B85875">
      <w:pPr>
        <w:pStyle w:val="CommentText"/>
      </w:pPr>
      <w:r>
        <w:rPr>
          <w:rStyle w:val="CommentReference"/>
        </w:rPr>
        <w:annotationRef/>
      </w:r>
      <w:r>
        <w:t xml:space="preserve">Hi Daniel - Great job on this and also making the suggested changes. I am glad we had a chance to meet and discuss the observation policy. I would add just a bit to make it clear to the reader why observations weren’t done (outside of the head count) and then I would add the observations/discussion from our onsite. After that, go ahead and send to Jon for manager review. Again, you did a great job! </w:t>
      </w:r>
    </w:p>
  </w:comment>
  <w:comment w:id="1" w:author="Earnest, Dawn M (DOH)" w:date="2025-08-25T14:14:00Z" w:initials="DE">
    <w:p w14:paraId="19DA33D6" w14:textId="6D82A97C" w:rsidR="00231F5C" w:rsidRDefault="0060786B" w:rsidP="00231F5C">
      <w:pPr>
        <w:pStyle w:val="CommentText"/>
      </w:pPr>
      <w:r>
        <w:rPr>
          <w:rStyle w:val="CommentReference"/>
        </w:rPr>
        <w:annotationRef/>
      </w:r>
      <w:r w:rsidR="00231F5C">
        <w:t xml:space="preserve">Hi Daniel - I think what you have in the IR looks really good. There were only some small changes to what you have documented so far. You do need to add the clinical record content. I would document that you reviewed the initial intake documents (why was the patient there), the initial health screening (looking for signs of illness) the ASAM evaluation, and all observations. If my memory services me right, I don’t think the patient was at the facility for very long, but you need to add documents to show the course of the patients treatment. </w:t>
      </w:r>
    </w:p>
    <w:p w14:paraId="63035F06" w14:textId="77777777" w:rsidR="00231F5C" w:rsidRDefault="00231F5C" w:rsidP="00231F5C">
      <w:pPr>
        <w:pStyle w:val="CommentText"/>
      </w:pPr>
    </w:p>
    <w:p w14:paraId="1361518F" w14:textId="77777777" w:rsidR="00231F5C" w:rsidRDefault="00231F5C" w:rsidP="00231F5C">
      <w:pPr>
        <w:pStyle w:val="CommentText"/>
      </w:pPr>
      <w:r>
        <w:t xml:space="preserve">After you add that information, please send it back to me so I can do a final review before you send it off to Jon. </w:t>
      </w:r>
    </w:p>
    <w:p w14:paraId="17828F67" w14:textId="77777777" w:rsidR="00231F5C" w:rsidRDefault="00231F5C" w:rsidP="00231F5C">
      <w:pPr>
        <w:pStyle w:val="CommentText"/>
      </w:pPr>
    </w:p>
    <w:p w14:paraId="06C41B98" w14:textId="77777777" w:rsidR="00231F5C" w:rsidRDefault="00231F5C" w:rsidP="00231F5C">
      <w:pPr>
        <w:pStyle w:val="CommentText"/>
      </w:pPr>
      <w:r>
        <w:t xml:space="preserve">Once you get a few IR’s completed, the process becomes easier and more natural. I promise. </w:t>
      </w:r>
    </w:p>
    <w:p w14:paraId="2C633A09" w14:textId="77777777" w:rsidR="00231F5C" w:rsidRDefault="00231F5C" w:rsidP="00231F5C">
      <w:pPr>
        <w:pStyle w:val="CommentText"/>
      </w:pPr>
    </w:p>
    <w:p w14:paraId="75B63E5D" w14:textId="77777777" w:rsidR="00231F5C" w:rsidRDefault="00231F5C" w:rsidP="00231F5C">
      <w:pPr>
        <w:pStyle w:val="CommentText"/>
      </w:pPr>
      <w:r>
        <w:t xml:space="preserve">Please let me know if you have any questions. </w:t>
      </w:r>
    </w:p>
    <w:p w14:paraId="6B83607B" w14:textId="77777777" w:rsidR="00231F5C" w:rsidRDefault="00231F5C" w:rsidP="00231F5C">
      <w:pPr>
        <w:pStyle w:val="CommentText"/>
      </w:pPr>
    </w:p>
    <w:p w14:paraId="2A1941B3" w14:textId="77777777" w:rsidR="00231F5C" w:rsidRDefault="00231F5C" w:rsidP="00231F5C">
      <w:pPr>
        <w:pStyle w:val="CommentText"/>
      </w:pPr>
    </w:p>
    <w:p w14:paraId="4B1D7444" w14:textId="77777777" w:rsidR="00231F5C" w:rsidRDefault="00231F5C" w:rsidP="00231F5C">
      <w:pPr>
        <w:pStyle w:val="CommentText"/>
      </w:pPr>
    </w:p>
  </w:comment>
  <w:comment w:id="2" w:author="Tanner, Daniel C (DOH)" w:date="2025-08-28T08:37:00Z" w:initials="DT">
    <w:p w14:paraId="1F76C9BD" w14:textId="77777777" w:rsidR="00330EC7" w:rsidRDefault="00330EC7" w:rsidP="00330EC7">
      <w:pPr>
        <w:pStyle w:val="CommentText"/>
      </w:pPr>
      <w:r>
        <w:rPr>
          <w:rStyle w:val="CommentReference"/>
        </w:rPr>
        <w:annotationRef/>
      </w:r>
      <w:r>
        <w:t>Thank you Dawn, the patient record is “report_svcdoc (28)” strangely named, but that is all they had. The record mainly consists of the initial admit note and their search records along with the typical patient rights and official documentation.</w:t>
      </w:r>
      <w:r>
        <w:br/>
      </w:r>
      <w:r>
        <w:br/>
        <w:t>I do have evidence of an ASAM that had been completed months prior to their admission by staff at the Prison. I will speak to that.</w:t>
      </w:r>
    </w:p>
  </w:comment>
  <w:comment w:id="3" w:author="Earnest, Dawn M (DOH)" w:date="2025-08-26T08:00:00Z" w:initials="DE">
    <w:p w14:paraId="58E7CCC6" w14:textId="1B9BA31D" w:rsidR="00231F5C" w:rsidRDefault="00231F5C" w:rsidP="00231F5C">
      <w:pPr>
        <w:pStyle w:val="CommentText"/>
      </w:pPr>
      <w:r>
        <w:rPr>
          <w:rStyle w:val="CommentReference"/>
        </w:rPr>
        <w:annotationRef/>
      </w:r>
      <w:r>
        <w:t xml:space="preserve">Make sure to include the end date. This is typically the date you last looked at evidence. </w:t>
      </w:r>
    </w:p>
  </w:comment>
  <w:comment w:id="4" w:author="Tanner, Daniel C (DOH)" w:date="2025-08-28T08:38:00Z" w:initials="DT">
    <w:p w14:paraId="573A1E00" w14:textId="77777777" w:rsidR="00A3578D" w:rsidRDefault="00A3578D" w:rsidP="00A3578D">
      <w:pPr>
        <w:pStyle w:val="CommentText"/>
      </w:pPr>
      <w:r>
        <w:rPr>
          <w:rStyle w:val="CommentReference"/>
        </w:rPr>
        <w:annotationRef/>
      </w:r>
      <w:r>
        <w:t>Corrected</w:t>
      </w:r>
    </w:p>
  </w:comment>
  <w:comment w:id="5" w:author="Earnest, Dawn M (DOH)" w:date="2025-08-26T07:17:00Z" w:initials="DE">
    <w:p w14:paraId="11FA2135" w14:textId="4D8D7F0D" w:rsidR="004C767A" w:rsidRDefault="004C767A" w:rsidP="004C767A">
      <w:pPr>
        <w:pStyle w:val="CommentText"/>
      </w:pPr>
      <w:r>
        <w:rPr>
          <w:rStyle w:val="CommentReference"/>
        </w:rPr>
        <w:annotationRef/>
      </w:r>
      <w:r>
        <w:t xml:space="preserve">I am not sure this is “wrong.” We usually write “by failing to” but you can leave it and see what Jon thinks. </w:t>
      </w:r>
    </w:p>
  </w:comment>
  <w:comment w:id="6" w:author="Tanner, Daniel C (DOH)" w:date="2025-08-28T08:39:00Z" w:initials="DT">
    <w:p w14:paraId="00017F61" w14:textId="77777777" w:rsidR="00F709CF" w:rsidRDefault="00F709CF" w:rsidP="00F709CF">
      <w:pPr>
        <w:pStyle w:val="CommentText"/>
      </w:pPr>
      <w:r>
        <w:rPr>
          <w:rStyle w:val="CommentReference"/>
        </w:rPr>
        <w:annotationRef/>
      </w:r>
      <w:r>
        <w:t>Of course! I can make adjustments, I was trying to keep my “tenses” in the past.</w:t>
      </w:r>
    </w:p>
  </w:comment>
  <w:comment w:id="10" w:author="Earnest, Dawn M (DOH)" w:date="2025-08-26T07:31:00Z" w:initials="DE">
    <w:p w14:paraId="18C427BD" w14:textId="37CA1F3F" w:rsidR="00CE0FEB" w:rsidRDefault="00CE0FEB" w:rsidP="00CE0FEB">
      <w:pPr>
        <w:pStyle w:val="CommentText"/>
      </w:pPr>
      <w:r>
        <w:rPr>
          <w:rStyle w:val="CommentReference"/>
        </w:rPr>
        <w:annotationRef/>
      </w:r>
      <w:r>
        <w:t xml:space="preserve">No italics. </w:t>
      </w:r>
    </w:p>
  </w:comment>
  <w:comment w:id="11" w:author="Earnest, Dawn M (DOH)" w:date="2025-08-26T07:32:00Z" w:initials="DE">
    <w:p w14:paraId="1EA54E07" w14:textId="77777777" w:rsidR="00CE0FEB" w:rsidRDefault="00CE0FEB" w:rsidP="00CE0FEB">
      <w:pPr>
        <w:pStyle w:val="CommentText"/>
      </w:pPr>
      <w:r>
        <w:rPr>
          <w:rStyle w:val="CommentReference"/>
        </w:rPr>
        <w:annotationRef/>
      </w:r>
      <w:r>
        <w:t xml:space="preserve">I like this. Good job. </w:t>
      </w:r>
    </w:p>
  </w:comment>
  <w:comment w:id="8" w:author="McKinney, Sean M (DOH)" w:date="2025-08-15T08:10:00Z" w:initials="SM">
    <w:p w14:paraId="2C8C7E3E" w14:textId="7273D2BA" w:rsidR="00664822" w:rsidRDefault="00664822" w:rsidP="00664822">
      <w:pPr>
        <w:pStyle w:val="CommentText"/>
      </w:pPr>
      <w:r>
        <w:rPr>
          <w:rStyle w:val="CommentReference"/>
        </w:rPr>
        <w:annotationRef/>
      </w:r>
      <w:r>
        <w:t xml:space="preserve">Let’s chat about this section. This is a formatting issue, likely due to the newer form. The subsections do not carry over into the Summary of Findings. </w:t>
      </w:r>
    </w:p>
  </w:comment>
  <w:comment w:id="9" w:author="Earnest, Dawn M (DOH)" w:date="2025-08-26T07:20:00Z" w:initials="DE">
    <w:p w14:paraId="7AD14450" w14:textId="77777777" w:rsidR="004C767A" w:rsidRDefault="004C767A" w:rsidP="004C767A">
      <w:pPr>
        <w:pStyle w:val="CommentText"/>
      </w:pPr>
      <w:r>
        <w:rPr>
          <w:rStyle w:val="CommentReference"/>
        </w:rPr>
        <w:annotationRef/>
      </w:r>
      <w:r>
        <w:t xml:space="preserve">It looks like you fixed this. I agree with Sean, this is a list and then in the Summary of Findings, we write them out. </w:t>
      </w:r>
    </w:p>
  </w:comment>
  <w:comment w:id="14" w:author="McKinney, Sean M (DOH)" w:date="2025-08-15T08:14:00Z" w:initials="SM">
    <w:p w14:paraId="75FB7C55" w14:textId="6596896E" w:rsidR="00CB39DE" w:rsidRDefault="00233F04" w:rsidP="00CB39DE">
      <w:pPr>
        <w:pStyle w:val="CommentText"/>
      </w:pPr>
      <w:r>
        <w:rPr>
          <w:rStyle w:val="CommentReference"/>
        </w:rPr>
        <w:annotationRef/>
      </w:r>
      <w:r w:rsidR="00CB39DE">
        <w:t xml:space="preserve">Good job with this IR. I changed as much into past tense as I could during the read through. Make sure it is all past tense. I also changed everything to Patient as I read. Ensure Patient is the word of the day. I am not going to rearrange the sections or remove the subheadings, but we need to follow-up on them. Good write up for the information you had.  </w:t>
      </w:r>
    </w:p>
  </w:comment>
  <w:comment w:id="15" w:author="Tanner, Daniel C (DOH)" w:date="2025-08-18T12:34:00Z" w:initials="DT">
    <w:p w14:paraId="7703523D" w14:textId="77777777" w:rsidR="00D3523F" w:rsidRDefault="00D3523F" w:rsidP="00D3523F">
      <w:pPr>
        <w:pStyle w:val="CommentText"/>
      </w:pPr>
      <w:r>
        <w:rPr>
          <w:rStyle w:val="CommentReference"/>
        </w:rPr>
        <w:annotationRef/>
      </w:r>
      <w:r>
        <w:t>I think the only time I was using client when when it was stated by a staff member, or written into a PnP. Is there a reason we use Patient when narrating documents/interviews that refer to their… “cared for” as something other that patients? I understand that when it is our words as the investigator, it should be patient. But when I am pulling information and the policy showed “the Client Must” or “the client documentation” why would we change that verbiage to Patient?</w:t>
      </w:r>
      <w:r>
        <w:br/>
      </w:r>
      <w:r>
        <w:br/>
        <w:t>If its just for clarity and reading, that is fine, I would just like to ensure we aren’t just doing it “because that’s how we do it”</w:t>
      </w:r>
    </w:p>
  </w:comment>
  <w:comment w:id="16" w:author="Earnest, Dawn M (DOH)" w:date="2025-08-26T07:34:00Z" w:initials="DE">
    <w:p w14:paraId="65EC01EA" w14:textId="77777777" w:rsidR="00F4545F" w:rsidRDefault="00F4545F" w:rsidP="00F4545F">
      <w:pPr>
        <w:pStyle w:val="CommentText"/>
      </w:pPr>
      <w:r>
        <w:rPr>
          <w:rStyle w:val="CommentReference"/>
        </w:rPr>
        <w:annotationRef/>
      </w:r>
      <w:r>
        <w:t xml:space="preserve">The decision actually came from Leadership. We do this to be consistent across the board. Unless you are quoting, we us the word patient. </w:t>
      </w:r>
    </w:p>
  </w:comment>
  <w:comment w:id="19" w:author="McKinney, Sean M (DOH)" w:date="2025-08-15T08:51:00Z" w:initials="SM">
    <w:p w14:paraId="30A39B44" w14:textId="6D7058B0" w:rsidR="00783B50" w:rsidRDefault="00783B50" w:rsidP="00783B50">
      <w:pPr>
        <w:pStyle w:val="CommentText"/>
      </w:pPr>
      <w:r>
        <w:rPr>
          <w:rStyle w:val="CommentReference"/>
        </w:rPr>
        <w:annotationRef/>
      </w:r>
      <w:r>
        <w:t xml:space="preserve">This reads well up to “to include”, consider removing. </w:t>
      </w:r>
    </w:p>
  </w:comment>
  <w:comment w:id="20" w:author="McKinney, Sean M (DOH)" w:date="2025-08-15T08:57:00Z" w:initials="SM">
    <w:p w14:paraId="2A760A9D" w14:textId="77777777" w:rsidR="00CB2866" w:rsidRDefault="00CB2866" w:rsidP="00CB2866">
      <w:pPr>
        <w:pStyle w:val="CommentText"/>
      </w:pPr>
      <w:r>
        <w:rPr>
          <w:rStyle w:val="CommentReference"/>
        </w:rPr>
        <w:annotationRef/>
      </w:r>
      <w:r>
        <w:t>Is this written correctly?</w:t>
      </w:r>
    </w:p>
  </w:comment>
  <w:comment w:id="21" w:author="Tanner, Daniel C (DOH)" w:date="2025-08-28T12:22:00Z" w:initials="DT">
    <w:p w14:paraId="31713E33" w14:textId="77777777" w:rsidR="00F548FC" w:rsidRDefault="00F548FC" w:rsidP="00F548FC">
      <w:pPr>
        <w:pStyle w:val="CommentText"/>
      </w:pPr>
      <w:r>
        <w:rPr>
          <w:rStyle w:val="CommentReference"/>
        </w:rPr>
        <w:annotationRef/>
      </w:r>
      <w:r>
        <w:t>corrected</w:t>
      </w:r>
    </w:p>
  </w:comment>
  <w:comment w:id="22" w:author="McKinney, Sean M (DOH)" w:date="2025-08-15T14:10:00Z" w:initials="SM">
    <w:p w14:paraId="62622991" w14:textId="267D4C0A" w:rsidR="004A3DD7" w:rsidRDefault="004A3DD7" w:rsidP="004A3DD7">
      <w:pPr>
        <w:pStyle w:val="CommentText"/>
      </w:pPr>
      <w:r>
        <w:rPr>
          <w:rStyle w:val="CommentReference"/>
        </w:rPr>
        <w:annotationRef/>
      </w:r>
      <w:r>
        <w:t xml:space="preserve">Can this be reworded into the current sentence or separated out into another sentence? </w:t>
      </w:r>
    </w:p>
  </w:comment>
  <w:comment w:id="23" w:author="Tanner, Daniel C (DOH)" w:date="2025-08-18T22:43:00Z" w:initials="DT">
    <w:p w14:paraId="1C488733" w14:textId="77777777" w:rsidR="002C2305" w:rsidRDefault="002C2305" w:rsidP="002C2305">
      <w:pPr>
        <w:pStyle w:val="CommentText"/>
      </w:pPr>
      <w:r>
        <w:rPr>
          <w:rStyle w:val="CommentReference"/>
        </w:rPr>
        <w:annotationRef/>
      </w:r>
      <w:r>
        <w:t>Done</w:t>
      </w:r>
    </w:p>
  </w:comment>
  <w:comment w:id="24" w:author="McKinney, Sean M (DOH)" w:date="2025-08-15T14:27:00Z" w:initials="SM">
    <w:p w14:paraId="181FB8BC" w14:textId="77777777" w:rsidR="00607567" w:rsidRDefault="00607567" w:rsidP="00607567">
      <w:pPr>
        <w:pStyle w:val="CommentText"/>
      </w:pPr>
      <w:r>
        <w:rPr>
          <w:rStyle w:val="CommentReference"/>
        </w:rPr>
        <w:annotationRef/>
      </w:r>
      <w:r>
        <w:t>Report the emergency where?</w:t>
      </w:r>
    </w:p>
  </w:comment>
  <w:comment w:id="25" w:author="Tanner, Daniel C (DOH)" w:date="2025-08-18T22:46:00Z" w:initials="DT">
    <w:p w14:paraId="71A5B352" w14:textId="77777777" w:rsidR="000D0C62" w:rsidRDefault="000D0C62" w:rsidP="000D0C62">
      <w:pPr>
        <w:pStyle w:val="CommentText"/>
      </w:pPr>
      <w:r>
        <w:rPr>
          <w:rStyle w:val="CommentReference"/>
        </w:rPr>
        <w:annotationRef/>
      </w:r>
      <w:r>
        <w:t>fixed</w:t>
      </w:r>
    </w:p>
  </w:comment>
  <w:comment w:id="26" w:author="McKinney, Sean M (DOH)" w:date="2025-08-15T14:38:00Z" w:initials="SM">
    <w:p w14:paraId="01F1F4E6" w14:textId="4F2EF6EB" w:rsidR="009A7399" w:rsidRDefault="009A7399" w:rsidP="009A7399">
      <w:pPr>
        <w:pStyle w:val="CommentText"/>
      </w:pPr>
      <w:r>
        <w:rPr>
          <w:rStyle w:val="CommentReference"/>
        </w:rPr>
        <w:annotationRef/>
      </w:r>
      <w:r>
        <w:t>Spell it out</w:t>
      </w:r>
    </w:p>
  </w:comment>
  <w:comment w:id="27" w:author="McKinney, Sean M (DOH)" w:date="2025-08-15T14:46:00Z" w:initials="SM">
    <w:p w14:paraId="1551E4A1" w14:textId="77777777" w:rsidR="008B60C2" w:rsidRDefault="008B60C2" w:rsidP="008B60C2">
      <w:pPr>
        <w:pStyle w:val="CommentText"/>
      </w:pPr>
      <w:r>
        <w:rPr>
          <w:rStyle w:val="CommentReference"/>
        </w:rPr>
        <w:annotationRef/>
      </w:r>
      <w:r>
        <w:t>title</w:t>
      </w:r>
    </w:p>
  </w:comment>
  <w:comment w:id="28" w:author="Tanner, Daniel C (DOH)" w:date="2025-08-20T15:35:00Z" w:initials="DT">
    <w:p w14:paraId="527B6435" w14:textId="77777777" w:rsidR="00AB4940" w:rsidRDefault="00AB4940" w:rsidP="00AB4940">
      <w:pPr>
        <w:pStyle w:val="CommentText"/>
      </w:pPr>
      <w:r>
        <w:rPr>
          <w:rStyle w:val="CommentReference"/>
        </w:rPr>
        <w:annotationRef/>
      </w:r>
      <w:r>
        <w:t>Corrected</w:t>
      </w:r>
    </w:p>
  </w:comment>
  <w:comment w:id="29" w:author="McKinney, Sean M (DOH)" w:date="2025-08-15T14:48:00Z" w:initials="SM">
    <w:p w14:paraId="232F8734" w14:textId="74BF9BC8" w:rsidR="00946D12" w:rsidRDefault="00946D12" w:rsidP="00946D12">
      <w:pPr>
        <w:pStyle w:val="CommentText"/>
      </w:pPr>
      <w:r>
        <w:rPr>
          <w:rStyle w:val="CommentReference"/>
        </w:rPr>
        <w:annotationRef/>
      </w:r>
      <w:r>
        <w:t>Title</w:t>
      </w:r>
    </w:p>
  </w:comment>
  <w:comment w:id="30" w:author="Tanner, Daniel C (DOH)" w:date="2025-08-20T15:35:00Z" w:initials="DT">
    <w:p w14:paraId="4A9FE0D9" w14:textId="77777777" w:rsidR="00AB4940" w:rsidRDefault="00AB4940" w:rsidP="00AB4940">
      <w:pPr>
        <w:pStyle w:val="CommentText"/>
      </w:pPr>
      <w:r>
        <w:rPr>
          <w:rStyle w:val="CommentReference"/>
        </w:rPr>
        <w:annotationRef/>
      </w:r>
      <w:r>
        <w:t>corrected</w:t>
      </w:r>
    </w:p>
  </w:comment>
  <w:comment w:id="31" w:author="McKinney, Sean M (DOH)" w:date="2025-08-15T14:48:00Z" w:initials="SM">
    <w:p w14:paraId="422CD474" w14:textId="17E95356" w:rsidR="00946D12" w:rsidRDefault="00946D12" w:rsidP="00946D12">
      <w:pPr>
        <w:pStyle w:val="CommentText"/>
      </w:pPr>
      <w:r>
        <w:rPr>
          <w:rStyle w:val="CommentReference"/>
        </w:rPr>
        <w:annotationRef/>
      </w:r>
      <w:r>
        <w:t>Title</w:t>
      </w:r>
    </w:p>
  </w:comment>
  <w:comment w:id="32" w:author="Tanner, Daniel C (DOH)" w:date="2025-08-20T15:35:00Z" w:initials="DT">
    <w:p w14:paraId="5A3EA550" w14:textId="77777777" w:rsidR="00AB4940" w:rsidRDefault="00AB4940" w:rsidP="00AB4940">
      <w:pPr>
        <w:pStyle w:val="CommentText"/>
      </w:pPr>
      <w:r>
        <w:rPr>
          <w:rStyle w:val="CommentReference"/>
        </w:rPr>
        <w:annotationRef/>
      </w:r>
      <w:r>
        <w:t>corrected</w:t>
      </w:r>
    </w:p>
  </w:comment>
  <w:comment w:id="35" w:author="McKinney, Sean M (DOH)" w:date="2025-08-15T15:07:00Z" w:initials="SM">
    <w:p w14:paraId="78DE95F9" w14:textId="1EE20064" w:rsidR="00EE7A57" w:rsidRDefault="00EE7A57" w:rsidP="00EE7A57">
      <w:pPr>
        <w:pStyle w:val="CommentText"/>
      </w:pPr>
      <w:r>
        <w:rPr>
          <w:rStyle w:val="CommentReference"/>
        </w:rPr>
        <w:annotationRef/>
      </w:r>
      <w:r>
        <w:t>Even though this is well known, I would spell it out</w:t>
      </w:r>
    </w:p>
  </w:comment>
  <w:comment w:id="36" w:author="Tanner, Daniel C (DOH)" w:date="2025-08-20T15:36:00Z" w:initials="DT">
    <w:p w14:paraId="35716E94" w14:textId="77777777" w:rsidR="007C6383" w:rsidRDefault="007C6383" w:rsidP="007C6383">
      <w:pPr>
        <w:pStyle w:val="CommentText"/>
      </w:pPr>
      <w:r>
        <w:rPr>
          <w:rStyle w:val="CommentReference"/>
        </w:rPr>
        <w:annotationRef/>
      </w:r>
      <w:r>
        <w:t>corrected</w:t>
      </w:r>
    </w:p>
  </w:comment>
  <w:comment w:id="37" w:author="Earnest, Dawn M (DOH)" w:date="2025-08-26T08:08:00Z" w:initials="DE">
    <w:p w14:paraId="2D923D2C" w14:textId="77777777" w:rsidR="0031722A" w:rsidRDefault="0031722A" w:rsidP="0031722A">
      <w:pPr>
        <w:pStyle w:val="CommentText"/>
      </w:pPr>
      <w:r>
        <w:rPr>
          <w:rStyle w:val="CommentReference"/>
        </w:rPr>
        <w:annotationRef/>
      </w:r>
      <w:r>
        <w:t>Was this the onsite? If so, you need to describe that it was an “unannounced onsite” and also include the other Investigator. I would write something like….Investigator #1 and #2 completed an unannounced onsite to the facility on xx/xx/xx at 10:00 AM. Then, in the following paragraphs, I would write, “During the same unannounced onsite visit”, …..</w:t>
      </w:r>
    </w:p>
  </w:comment>
  <w:comment w:id="38" w:author="Tanner, Daniel C (DOH)" w:date="2025-08-28T12:18:00Z" w:initials="DT">
    <w:p w14:paraId="7A30D087" w14:textId="77777777" w:rsidR="00EE5C0C" w:rsidRDefault="00EE5C0C" w:rsidP="00EE5C0C">
      <w:pPr>
        <w:pStyle w:val="CommentText"/>
      </w:pPr>
      <w:r>
        <w:rPr>
          <w:rStyle w:val="CommentReference"/>
        </w:rPr>
        <w:annotationRef/>
      </w:r>
      <w:r>
        <w:t>This was not the on-sight, it was an interview over teams.</w:t>
      </w:r>
    </w:p>
  </w:comment>
  <w:comment w:id="39" w:author="Earnest, Dawn M (DOH)" w:date="2025-08-26T08:04:00Z" w:initials="DE">
    <w:p w14:paraId="010E9755" w14:textId="1BDC001C" w:rsidR="0031722A" w:rsidRDefault="0031722A" w:rsidP="0031722A">
      <w:pPr>
        <w:pStyle w:val="CommentText"/>
      </w:pPr>
      <w:r>
        <w:rPr>
          <w:rStyle w:val="CommentReference"/>
        </w:rPr>
        <w:annotationRef/>
      </w:r>
      <w:r>
        <w:t xml:space="preserve">Add the time </w:t>
      </w:r>
    </w:p>
  </w:comment>
  <w:comment w:id="40" w:author="McKinney, Sean M (DOH)" w:date="2025-08-15T08:26:00Z" w:initials="SM">
    <w:p w14:paraId="13F1A2FD" w14:textId="4F488E91" w:rsidR="007F1484" w:rsidRDefault="007F1484" w:rsidP="007F1484">
      <w:pPr>
        <w:pStyle w:val="CommentText"/>
      </w:pPr>
      <w:r>
        <w:rPr>
          <w:rStyle w:val="CommentReference"/>
        </w:rPr>
        <w:annotationRef/>
      </w:r>
      <w:r>
        <w:t>Was this an internal facility meeting or an actual community town hall? If internal meeting I would replace “community” with “facility”</w:t>
      </w:r>
    </w:p>
  </w:comment>
  <w:comment w:id="41" w:author="Tanner, Daniel C (DOH)" w:date="2025-08-18T12:31:00Z" w:initials="DT">
    <w:p w14:paraId="380689F8" w14:textId="77777777" w:rsidR="007F1484" w:rsidRDefault="007F1484" w:rsidP="007F1484">
      <w:pPr>
        <w:pStyle w:val="CommentText"/>
      </w:pPr>
      <w:r>
        <w:rPr>
          <w:rStyle w:val="CommentReference"/>
        </w:rPr>
        <w:annotationRef/>
      </w:r>
      <w:r>
        <w:t>This was a community meeting with patients.</w:t>
      </w:r>
    </w:p>
  </w:comment>
  <w:comment w:id="42" w:author="McKinney, Sean M (DOH)" w:date="2025-08-15T08:28:00Z" w:initials="SM">
    <w:p w14:paraId="6DE7C290" w14:textId="77777777" w:rsidR="007F1484" w:rsidRDefault="007F1484" w:rsidP="007F1484">
      <w:pPr>
        <w:pStyle w:val="CommentText"/>
      </w:pPr>
      <w:r>
        <w:rPr>
          <w:rStyle w:val="CommentReference"/>
        </w:rPr>
        <w:annotationRef/>
      </w:r>
      <w:r>
        <w:t>Write is out if this is the first time using BHT</w:t>
      </w:r>
    </w:p>
  </w:comment>
  <w:comment w:id="43" w:author="Tanner, Daniel C (DOH)" w:date="2025-08-18T12:35:00Z" w:initials="DT">
    <w:p w14:paraId="6F1FF57C" w14:textId="77777777" w:rsidR="007F1484" w:rsidRDefault="007F1484" w:rsidP="007F1484">
      <w:pPr>
        <w:pStyle w:val="CommentText"/>
      </w:pPr>
      <w:r>
        <w:rPr>
          <w:rStyle w:val="CommentReference"/>
        </w:rPr>
        <w:annotationRef/>
      </w:r>
      <w:r>
        <w:t>done</w:t>
      </w:r>
    </w:p>
  </w:comment>
  <w:comment w:id="44" w:author="McKinney, Sean M (DOH)" w:date="2025-08-15T08:44:00Z" w:initials="SM">
    <w:p w14:paraId="38199AE5" w14:textId="77777777" w:rsidR="007F1484" w:rsidRDefault="007F1484" w:rsidP="007F1484">
      <w:pPr>
        <w:pStyle w:val="CommentText"/>
      </w:pPr>
      <w:r>
        <w:rPr>
          <w:rStyle w:val="CommentReference"/>
        </w:rPr>
        <w:annotationRef/>
      </w:r>
      <w:r>
        <w:t>Title</w:t>
      </w:r>
    </w:p>
  </w:comment>
  <w:comment w:id="45" w:author="Tanner, Daniel C (DOH)" w:date="2025-08-20T15:37:00Z" w:initials="DT">
    <w:p w14:paraId="09F38570" w14:textId="77777777" w:rsidR="00232F7A" w:rsidRDefault="00232F7A" w:rsidP="00232F7A">
      <w:pPr>
        <w:pStyle w:val="CommentText"/>
      </w:pPr>
      <w:r>
        <w:rPr>
          <w:rStyle w:val="CommentReference"/>
        </w:rPr>
        <w:annotationRef/>
      </w:r>
      <w:r>
        <w:t>Corrected in the first section of the new format.</w:t>
      </w:r>
    </w:p>
  </w:comment>
  <w:comment w:id="46" w:author="Earnest, Dawn M (DOH)" w:date="2025-08-26T07:42:00Z" w:initials="DE">
    <w:p w14:paraId="3BEEE9B1" w14:textId="77777777" w:rsidR="00BC254B" w:rsidRDefault="00BC254B" w:rsidP="00BC254B">
      <w:pPr>
        <w:pStyle w:val="CommentText"/>
      </w:pPr>
      <w:r>
        <w:rPr>
          <w:rStyle w:val="CommentReference"/>
        </w:rPr>
        <w:annotationRef/>
      </w:r>
      <w:r>
        <w:t xml:space="preserve">I would not use that word. To me, that is a measurement and we don’t do that. Were they in compliance or not? </w:t>
      </w:r>
    </w:p>
  </w:comment>
  <w:comment w:id="47" w:author="Tanner, Daniel C (DOH)" w:date="2025-08-28T12:20:00Z" w:initials="DT">
    <w:p w14:paraId="0C18BAD5" w14:textId="77777777" w:rsidR="00324A4C" w:rsidRDefault="00324A4C" w:rsidP="00324A4C">
      <w:pPr>
        <w:pStyle w:val="CommentText"/>
      </w:pPr>
      <w:r>
        <w:rPr>
          <w:rStyle w:val="CommentReference"/>
        </w:rPr>
        <w:annotationRef/>
      </w:r>
      <w:r>
        <w:t>That makes complete sense. Removed.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B0086D" w15:done="0"/>
  <w15:commentEx w15:paraId="4B1D7444" w15:done="0"/>
  <w15:commentEx w15:paraId="1F76C9BD" w15:paraIdParent="4B1D7444" w15:done="0"/>
  <w15:commentEx w15:paraId="58E7CCC6" w15:done="0"/>
  <w15:commentEx w15:paraId="573A1E00" w15:paraIdParent="58E7CCC6" w15:done="0"/>
  <w15:commentEx w15:paraId="11FA2135" w15:done="0"/>
  <w15:commentEx w15:paraId="00017F61" w15:paraIdParent="11FA2135" w15:done="0"/>
  <w15:commentEx w15:paraId="18C427BD" w15:done="0"/>
  <w15:commentEx w15:paraId="1EA54E07" w15:done="0"/>
  <w15:commentEx w15:paraId="2C8C7E3E" w15:done="0"/>
  <w15:commentEx w15:paraId="7AD14450" w15:paraIdParent="2C8C7E3E" w15:done="0"/>
  <w15:commentEx w15:paraId="75FB7C55" w15:done="0"/>
  <w15:commentEx w15:paraId="7703523D" w15:paraIdParent="75FB7C55" w15:done="0"/>
  <w15:commentEx w15:paraId="65EC01EA" w15:paraIdParent="75FB7C55" w15:done="0"/>
  <w15:commentEx w15:paraId="30A39B44" w15:done="0"/>
  <w15:commentEx w15:paraId="2A760A9D" w15:done="0"/>
  <w15:commentEx w15:paraId="31713E33" w15:paraIdParent="2A760A9D" w15:done="0"/>
  <w15:commentEx w15:paraId="62622991" w15:done="0"/>
  <w15:commentEx w15:paraId="1C488733" w15:paraIdParent="62622991" w15:done="0"/>
  <w15:commentEx w15:paraId="181FB8BC" w15:done="0"/>
  <w15:commentEx w15:paraId="71A5B352" w15:paraIdParent="181FB8BC" w15:done="0"/>
  <w15:commentEx w15:paraId="01F1F4E6" w15:done="0"/>
  <w15:commentEx w15:paraId="1551E4A1" w15:done="0"/>
  <w15:commentEx w15:paraId="527B6435" w15:paraIdParent="1551E4A1" w15:done="0"/>
  <w15:commentEx w15:paraId="232F8734" w15:done="0"/>
  <w15:commentEx w15:paraId="4A9FE0D9" w15:paraIdParent="232F8734" w15:done="0"/>
  <w15:commentEx w15:paraId="422CD474" w15:done="0"/>
  <w15:commentEx w15:paraId="5A3EA550" w15:paraIdParent="422CD474" w15:done="0"/>
  <w15:commentEx w15:paraId="78DE95F9" w15:done="0"/>
  <w15:commentEx w15:paraId="35716E94" w15:paraIdParent="78DE95F9" w15:done="0"/>
  <w15:commentEx w15:paraId="2D923D2C" w15:done="0"/>
  <w15:commentEx w15:paraId="7A30D087" w15:paraIdParent="2D923D2C" w15:done="0"/>
  <w15:commentEx w15:paraId="010E9755" w15:done="0"/>
  <w15:commentEx w15:paraId="13F1A2FD" w15:done="0"/>
  <w15:commentEx w15:paraId="380689F8" w15:paraIdParent="13F1A2FD" w15:done="0"/>
  <w15:commentEx w15:paraId="6DE7C290" w15:done="0"/>
  <w15:commentEx w15:paraId="6F1FF57C" w15:paraIdParent="6DE7C290" w15:done="0"/>
  <w15:commentEx w15:paraId="38199AE5" w15:done="0"/>
  <w15:commentEx w15:paraId="09F38570" w15:paraIdParent="38199AE5" w15:done="0"/>
  <w15:commentEx w15:paraId="3BEEE9B1" w15:done="0"/>
  <w15:commentEx w15:paraId="0C18BAD5" w15:paraIdParent="3BEEE9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02374F" w16cex:dateUtc="2025-09-10T14:29:00Z"/>
  <w16cex:commentExtensible w16cex:durableId="142525B5" w16cex:dateUtc="2025-08-25T21:14:00Z"/>
  <w16cex:commentExtensible w16cex:durableId="7BC6C448" w16cex:dateUtc="2025-08-28T15:37:00Z"/>
  <w16cex:commentExtensible w16cex:durableId="35160315" w16cex:dateUtc="2025-08-26T15:00:00Z"/>
  <w16cex:commentExtensible w16cex:durableId="182F58F7" w16cex:dateUtc="2025-08-28T15:38:00Z"/>
  <w16cex:commentExtensible w16cex:durableId="195DFDCF" w16cex:dateUtc="2025-08-26T14:17:00Z"/>
  <w16cex:commentExtensible w16cex:durableId="3FE592FB" w16cex:dateUtc="2025-08-28T15:39:00Z"/>
  <w16cex:commentExtensible w16cex:durableId="22DF445C" w16cex:dateUtc="2025-08-26T14:31:00Z">
    <w16cex:extLst>
      <w16:ext w16:uri="{CE6994B0-6A32-4C9F-8C6B-6E91EDA988CE}">
        <cr:reactions xmlns:cr="http://schemas.microsoft.com/office/comments/2020/reactions">
          <cr:reaction reactionType="1">
            <cr:reactionInfo dateUtc="2025-08-28T15:40:18Z">
              <cr:user userId="S::Daniel.Tanner@doh.wa.gov::6f99ce8d-e6ed-4274-8b10-f4039e168289" userProvider="AD" userName="Tanner, Daniel C (DOH)"/>
            </cr:reactionInfo>
          </cr:reaction>
        </cr:reactions>
      </w16:ext>
    </w16cex:extLst>
  </w16cex:commentExtensible>
  <w16cex:commentExtensible w16cex:durableId="2D388CBD" w16cex:dateUtc="2025-08-26T14:32:00Z"/>
  <w16cex:commentExtensible w16cex:durableId="5FEC8254" w16cex:dateUtc="2025-08-15T15:10:00Z"/>
  <w16cex:commentExtensible w16cex:durableId="795D0C87" w16cex:dateUtc="2025-08-26T14:20:00Z"/>
  <w16cex:commentExtensible w16cex:durableId="3F277EE6" w16cex:dateUtc="2025-08-15T15:14:00Z"/>
  <w16cex:commentExtensible w16cex:durableId="287D872F" w16cex:dateUtc="2025-08-18T19:34:00Z"/>
  <w16cex:commentExtensible w16cex:durableId="653D1A56" w16cex:dateUtc="2025-08-26T14:34:00Z"/>
  <w16cex:commentExtensible w16cex:durableId="0E590B65" w16cex:dateUtc="2025-08-15T15:51:00Z"/>
  <w16cex:commentExtensible w16cex:durableId="5DEC4CF8" w16cex:dateUtc="2025-08-15T15:57:00Z"/>
  <w16cex:commentExtensible w16cex:durableId="544E2A9A" w16cex:dateUtc="2025-08-28T19:22:00Z"/>
  <w16cex:commentExtensible w16cex:durableId="55D18445" w16cex:dateUtc="2025-08-15T21:10:00Z"/>
  <w16cex:commentExtensible w16cex:durableId="6ADF2EC5" w16cex:dateUtc="2025-08-19T05:43:00Z"/>
  <w16cex:commentExtensible w16cex:durableId="2AD59469" w16cex:dateUtc="2025-08-15T21:27:00Z"/>
  <w16cex:commentExtensible w16cex:durableId="59F38B8D" w16cex:dateUtc="2025-08-19T05:46:00Z"/>
  <w16cex:commentExtensible w16cex:durableId="44C1C8B1" w16cex:dateUtc="2025-08-15T21:38:00Z">
    <w16cex:extLst>
      <w16:ext w16:uri="{CE6994B0-6A32-4C9F-8C6B-6E91EDA988CE}">
        <cr:reactions xmlns:cr="http://schemas.microsoft.com/office/comments/2020/reactions">
          <cr:reaction reactionType="1">
            <cr:reactionInfo dateUtc="2025-08-28T19:21:10Z">
              <cr:user userId="S::Daniel.Tanner@doh.wa.gov::6f99ce8d-e6ed-4274-8b10-f4039e168289" userProvider="AD" userName="Tanner, Daniel C (DOH)"/>
            </cr:reactionInfo>
          </cr:reaction>
        </cr:reactions>
      </w16:ext>
    </w16cex:extLst>
  </w16cex:commentExtensible>
  <w16cex:commentExtensible w16cex:durableId="33913EF3" w16cex:dateUtc="2025-08-15T21:46:00Z"/>
  <w16cex:commentExtensible w16cex:durableId="709AA7DA" w16cex:dateUtc="2025-08-20T22:35:00Z"/>
  <w16cex:commentExtensible w16cex:durableId="53AB4A80" w16cex:dateUtc="2025-08-15T21:48:00Z"/>
  <w16cex:commentExtensible w16cex:durableId="3232E700" w16cex:dateUtc="2025-08-20T22:35:00Z"/>
  <w16cex:commentExtensible w16cex:durableId="2DC21ADA" w16cex:dateUtc="2025-08-15T21:48:00Z"/>
  <w16cex:commentExtensible w16cex:durableId="7C75DFE6" w16cex:dateUtc="2025-08-20T22:35:00Z"/>
  <w16cex:commentExtensible w16cex:durableId="7BC68096" w16cex:dateUtc="2025-08-15T22:07:00Z"/>
  <w16cex:commentExtensible w16cex:durableId="43D9A1D4" w16cex:dateUtc="2025-08-20T22:36:00Z"/>
  <w16cex:commentExtensible w16cex:durableId="4A0274F7" w16cex:dateUtc="2025-08-26T15:08:00Z"/>
  <w16cex:commentExtensible w16cex:durableId="17EC3A74" w16cex:dateUtc="2025-08-28T19:18:00Z"/>
  <w16cex:commentExtensible w16cex:durableId="14923E4D" w16cex:dateUtc="2025-08-26T15:04:00Z">
    <w16cex:extLst>
      <w16:ext w16:uri="{CE6994B0-6A32-4C9F-8C6B-6E91EDA988CE}">
        <cr:reactions xmlns:cr="http://schemas.microsoft.com/office/comments/2020/reactions">
          <cr:reaction reactionType="1">
            <cr:reactionInfo dateUtc="2025-08-28T19:21:00Z">
              <cr:user userId="S::Daniel.Tanner@doh.wa.gov::6f99ce8d-e6ed-4274-8b10-f4039e168289" userProvider="AD" userName="Tanner, Daniel C (DOH)"/>
            </cr:reactionInfo>
          </cr:reaction>
        </cr:reactions>
      </w16:ext>
    </w16cex:extLst>
  </w16cex:commentExtensible>
  <w16cex:commentExtensible w16cex:durableId="346C0961" w16cex:dateUtc="2025-08-15T15:26:00Z"/>
  <w16cex:commentExtensible w16cex:durableId="06073510" w16cex:dateUtc="2025-08-18T19:31:00Z"/>
  <w16cex:commentExtensible w16cex:durableId="57F789BD" w16cex:dateUtc="2025-08-15T15:28:00Z"/>
  <w16cex:commentExtensible w16cex:durableId="4D979023" w16cex:dateUtc="2025-08-18T19:35:00Z"/>
  <w16cex:commentExtensible w16cex:durableId="642D96BF" w16cex:dateUtc="2025-08-15T15:44:00Z"/>
  <w16cex:commentExtensible w16cex:durableId="43F9C3E0" w16cex:dateUtc="2025-08-20T22:37:00Z"/>
  <w16cex:commentExtensible w16cex:durableId="16F208CC" w16cex:dateUtc="2025-08-26T14:42:00Z"/>
  <w16cex:commentExtensible w16cex:durableId="6D25E888" w16cex:dateUtc="2025-08-28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B0086D" w16cid:durableId="3702374F"/>
  <w16cid:commentId w16cid:paraId="4B1D7444" w16cid:durableId="142525B5"/>
  <w16cid:commentId w16cid:paraId="1F76C9BD" w16cid:durableId="7BC6C448"/>
  <w16cid:commentId w16cid:paraId="58E7CCC6" w16cid:durableId="35160315"/>
  <w16cid:commentId w16cid:paraId="573A1E00" w16cid:durableId="182F58F7"/>
  <w16cid:commentId w16cid:paraId="11FA2135" w16cid:durableId="195DFDCF"/>
  <w16cid:commentId w16cid:paraId="00017F61" w16cid:durableId="3FE592FB"/>
  <w16cid:commentId w16cid:paraId="18C427BD" w16cid:durableId="22DF445C"/>
  <w16cid:commentId w16cid:paraId="1EA54E07" w16cid:durableId="2D388CBD"/>
  <w16cid:commentId w16cid:paraId="2C8C7E3E" w16cid:durableId="5FEC8254"/>
  <w16cid:commentId w16cid:paraId="7AD14450" w16cid:durableId="795D0C87"/>
  <w16cid:commentId w16cid:paraId="75FB7C55" w16cid:durableId="3F277EE6"/>
  <w16cid:commentId w16cid:paraId="7703523D" w16cid:durableId="287D872F"/>
  <w16cid:commentId w16cid:paraId="65EC01EA" w16cid:durableId="653D1A56"/>
  <w16cid:commentId w16cid:paraId="30A39B44" w16cid:durableId="0E590B65"/>
  <w16cid:commentId w16cid:paraId="2A760A9D" w16cid:durableId="5DEC4CF8"/>
  <w16cid:commentId w16cid:paraId="31713E33" w16cid:durableId="544E2A9A"/>
  <w16cid:commentId w16cid:paraId="62622991" w16cid:durableId="55D18445"/>
  <w16cid:commentId w16cid:paraId="1C488733" w16cid:durableId="6ADF2EC5"/>
  <w16cid:commentId w16cid:paraId="181FB8BC" w16cid:durableId="2AD59469"/>
  <w16cid:commentId w16cid:paraId="71A5B352" w16cid:durableId="59F38B8D"/>
  <w16cid:commentId w16cid:paraId="01F1F4E6" w16cid:durableId="44C1C8B1"/>
  <w16cid:commentId w16cid:paraId="1551E4A1" w16cid:durableId="33913EF3"/>
  <w16cid:commentId w16cid:paraId="527B6435" w16cid:durableId="709AA7DA"/>
  <w16cid:commentId w16cid:paraId="232F8734" w16cid:durableId="53AB4A80"/>
  <w16cid:commentId w16cid:paraId="4A9FE0D9" w16cid:durableId="3232E700"/>
  <w16cid:commentId w16cid:paraId="422CD474" w16cid:durableId="2DC21ADA"/>
  <w16cid:commentId w16cid:paraId="5A3EA550" w16cid:durableId="7C75DFE6"/>
  <w16cid:commentId w16cid:paraId="78DE95F9" w16cid:durableId="7BC68096"/>
  <w16cid:commentId w16cid:paraId="35716E94" w16cid:durableId="43D9A1D4"/>
  <w16cid:commentId w16cid:paraId="2D923D2C" w16cid:durableId="4A0274F7"/>
  <w16cid:commentId w16cid:paraId="7A30D087" w16cid:durableId="17EC3A74"/>
  <w16cid:commentId w16cid:paraId="010E9755" w16cid:durableId="14923E4D"/>
  <w16cid:commentId w16cid:paraId="13F1A2FD" w16cid:durableId="346C0961"/>
  <w16cid:commentId w16cid:paraId="380689F8" w16cid:durableId="06073510"/>
  <w16cid:commentId w16cid:paraId="6DE7C290" w16cid:durableId="57F789BD"/>
  <w16cid:commentId w16cid:paraId="6F1FF57C" w16cid:durableId="4D979023"/>
  <w16cid:commentId w16cid:paraId="38199AE5" w16cid:durableId="642D96BF"/>
  <w16cid:commentId w16cid:paraId="09F38570" w16cid:durableId="43F9C3E0"/>
  <w16cid:commentId w16cid:paraId="3BEEE9B1" w16cid:durableId="16F208CC"/>
  <w16cid:commentId w16cid:paraId="0C18BAD5" w16cid:durableId="6D25E8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FA78B" w14:textId="77777777" w:rsidR="00054A5E" w:rsidRDefault="00054A5E">
      <w:r>
        <w:separator/>
      </w:r>
    </w:p>
  </w:endnote>
  <w:endnote w:type="continuationSeparator" w:id="0">
    <w:p w14:paraId="4540133A" w14:textId="77777777" w:rsidR="00054A5E" w:rsidRDefault="00054A5E">
      <w:r>
        <w:continuationSeparator/>
      </w:r>
    </w:p>
  </w:endnote>
  <w:endnote w:type="continuationNotice" w:id="1">
    <w:p w14:paraId="7D3C9BAD" w14:textId="77777777" w:rsidR="00054A5E" w:rsidRDefault="00054A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600641"/>
      <w:docPartObj>
        <w:docPartGallery w:val="Page Numbers (Bottom of Page)"/>
        <w:docPartUnique/>
      </w:docPartObj>
    </w:sdtPr>
    <w:sdtEndPr>
      <w:rPr>
        <w:noProof/>
      </w:rPr>
    </w:sdtEndPr>
    <w:sdtContent>
      <w:p w14:paraId="575B0033" w14:textId="1A38D18F" w:rsidR="00B15F29" w:rsidRDefault="00B15F29">
        <w:pPr>
          <w:pStyle w:val="Footer"/>
          <w:jc w:val="center"/>
        </w:pPr>
        <w:r>
          <w:fldChar w:fldCharType="begin"/>
        </w:r>
        <w:r>
          <w:instrText xml:space="preserve"> PAGE   \* MERGEFORMAT </w:instrText>
        </w:r>
        <w:r>
          <w:fldChar w:fldCharType="separate"/>
        </w:r>
        <w:r w:rsidR="00E04DAC">
          <w:rPr>
            <w:noProof/>
          </w:rPr>
          <w:t>1</w:t>
        </w:r>
        <w:r>
          <w:rPr>
            <w:noProof/>
          </w:rPr>
          <w:fldChar w:fldCharType="end"/>
        </w:r>
      </w:p>
    </w:sdtContent>
  </w:sdt>
  <w:p w14:paraId="03DC9500" w14:textId="5C85EB18" w:rsidR="00B15F29" w:rsidRPr="00AF76AE" w:rsidRDefault="00AF76AE">
    <w:pPr>
      <w:pStyle w:val="Footer"/>
      <w:rPr>
        <w:sz w:val="16"/>
        <w:szCs w:val="16"/>
      </w:rPr>
    </w:pPr>
    <w:r w:rsidRPr="00AF76AE">
      <w:rPr>
        <w:sz w:val="16"/>
        <w:szCs w:val="16"/>
      </w:rPr>
      <w:t xml:space="preserve">Rev. </w:t>
    </w:r>
    <w:r w:rsidR="00DC22BC">
      <w:rPr>
        <w:sz w:val="16"/>
        <w:szCs w:val="16"/>
      </w:rPr>
      <w:t>02/05</w:t>
    </w:r>
    <w:r w:rsidRPr="00AF76AE">
      <w:rPr>
        <w:sz w:val="16"/>
        <w:szCs w:val="16"/>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360E6" w14:textId="77777777" w:rsidR="00054A5E" w:rsidRDefault="00054A5E">
      <w:r>
        <w:separator/>
      </w:r>
    </w:p>
  </w:footnote>
  <w:footnote w:type="continuationSeparator" w:id="0">
    <w:p w14:paraId="2A0994C4" w14:textId="77777777" w:rsidR="00054A5E" w:rsidRDefault="00054A5E">
      <w:r>
        <w:continuationSeparator/>
      </w:r>
    </w:p>
  </w:footnote>
  <w:footnote w:type="continuationNotice" w:id="1">
    <w:p w14:paraId="387A1C29" w14:textId="77777777" w:rsidR="00054A5E" w:rsidRDefault="00054A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DC06" w14:textId="0992DBF9" w:rsidR="00B15F29" w:rsidRPr="00EF00CB" w:rsidRDefault="00B85875" w:rsidP="00B15F29">
    <w:pPr>
      <w:pStyle w:val="NoSpacing"/>
      <w:rPr>
        <w:rFonts w:ascii="Arial" w:hAnsi="Arial" w:cs="Arial"/>
      </w:rPr>
    </w:pPr>
    <w:sdt>
      <w:sdtPr>
        <w:rPr>
          <w:rFonts w:ascii="Arial" w:hAnsi="Arial" w:cs="Arial"/>
        </w:rPr>
        <w:id w:val="2032446957"/>
        <w:docPartObj>
          <w:docPartGallery w:val="Watermarks"/>
          <w:docPartUnique/>
        </w:docPartObj>
      </w:sdtPr>
      <w:sdtEndPr/>
      <w:sdtContent>
        <w:r>
          <w:rPr>
            <w:rFonts w:ascii="Arial" w:hAnsi="Arial" w:cs="Arial"/>
            <w:noProof/>
          </w:rPr>
          <w:pict w14:anchorId="1147A5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15F29" w:rsidRPr="00EF00CB">
      <w:rPr>
        <w:rFonts w:ascii="Arial" w:hAnsi="Arial" w:cs="Arial"/>
      </w:rPr>
      <w:t>Facility Name</w:t>
    </w:r>
    <w:r w:rsidR="0048103A">
      <w:rPr>
        <w:rFonts w:ascii="Arial" w:hAnsi="Arial" w:cs="Arial"/>
      </w:rPr>
      <w:t xml:space="preserve">: </w:t>
    </w:r>
    <w:r w:rsidR="00D96DC7">
      <w:rPr>
        <w:rFonts w:ascii="Arial" w:hAnsi="Arial" w:cs="Arial"/>
      </w:rPr>
      <w:t>American Behavioral Health Systems Inc - Mission</w:t>
    </w:r>
  </w:p>
  <w:p w14:paraId="36FC346D" w14:textId="6269E410" w:rsidR="00CA103A" w:rsidRPr="001F0BC3" w:rsidRDefault="008F4E24" w:rsidP="001F0BC3">
    <w:pPr>
      <w:pStyle w:val="NoSpacing"/>
      <w:rPr>
        <w:rFonts w:ascii="Arial" w:hAnsi="Arial" w:cs="Arial"/>
      </w:rPr>
    </w:pPr>
    <w:r>
      <w:rPr>
        <w:rFonts w:ascii="Arial" w:hAnsi="Arial" w:cs="Arial"/>
      </w:rPr>
      <w:t xml:space="preserve">Case/Intake Number: </w:t>
    </w:r>
    <w:r w:rsidR="00D96DC7">
      <w:rPr>
        <w:rFonts w:ascii="Arial" w:hAnsi="Arial" w:cs="Arial"/>
      </w:rPr>
      <w:t>2025-6674BHA/2025-6675</w:t>
    </w:r>
    <w:ins w:id="48" w:author="Earnest, Dawn M (DOH)" w:date="2025-08-25T14:14:00Z" w16du:dateUtc="2025-08-25T21:14:00Z">
      <w:r w:rsidR="0060786B">
        <w:rPr>
          <w:rFonts w:ascii="Arial" w:hAnsi="Arial" w:cs="Arial"/>
        </w:rPr>
        <w:t xml:space="preserve"> </w:t>
      </w:r>
    </w:ins>
    <w:r w:rsidR="00D96DC7">
      <w:rPr>
        <w:rFonts w:ascii="Arial" w:hAnsi="Arial" w:cs="Arial"/>
      </w:rPr>
      <w:t>RTF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B890"/>
    <w:multiLevelType w:val="hybridMultilevel"/>
    <w:tmpl w:val="FFFFFFFF"/>
    <w:lvl w:ilvl="0" w:tplc="0172DCAE">
      <w:start w:val="1"/>
      <w:numFmt w:val="bullet"/>
      <w:lvlText w:val=""/>
      <w:lvlJc w:val="left"/>
      <w:pPr>
        <w:ind w:left="720" w:hanging="360"/>
      </w:pPr>
      <w:rPr>
        <w:rFonts w:ascii="Symbol" w:hAnsi="Symbol" w:hint="default"/>
      </w:rPr>
    </w:lvl>
    <w:lvl w:ilvl="1" w:tplc="88549FFC">
      <w:start w:val="1"/>
      <w:numFmt w:val="bullet"/>
      <w:lvlText w:val="o"/>
      <w:lvlJc w:val="left"/>
      <w:pPr>
        <w:ind w:left="1440" w:hanging="360"/>
      </w:pPr>
      <w:rPr>
        <w:rFonts w:ascii="Courier New" w:hAnsi="Courier New" w:hint="default"/>
      </w:rPr>
    </w:lvl>
    <w:lvl w:ilvl="2" w:tplc="0E7ADAE0">
      <w:start w:val="1"/>
      <w:numFmt w:val="bullet"/>
      <w:lvlText w:val=""/>
      <w:lvlJc w:val="left"/>
      <w:pPr>
        <w:ind w:left="2160" w:hanging="360"/>
      </w:pPr>
      <w:rPr>
        <w:rFonts w:ascii="Wingdings" w:hAnsi="Wingdings" w:hint="default"/>
      </w:rPr>
    </w:lvl>
    <w:lvl w:ilvl="3" w:tplc="4C2CB504">
      <w:start w:val="1"/>
      <w:numFmt w:val="bullet"/>
      <w:lvlText w:val=""/>
      <w:lvlJc w:val="left"/>
      <w:pPr>
        <w:ind w:left="2880" w:hanging="360"/>
      </w:pPr>
      <w:rPr>
        <w:rFonts w:ascii="Symbol" w:hAnsi="Symbol" w:hint="default"/>
      </w:rPr>
    </w:lvl>
    <w:lvl w:ilvl="4" w:tplc="E8245F90">
      <w:start w:val="1"/>
      <w:numFmt w:val="bullet"/>
      <w:lvlText w:val="o"/>
      <w:lvlJc w:val="left"/>
      <w:pPr>
        <w:ind w:left="3600" w:hanging="360"/>
      </w:pPr>
      <w:rPr>
        <w:rFonts w:ascii="Courier New" w:hAnsi="Courier New" w:hint="default"/>
      </w:rPr>
    </w:lvl>
    <w:lvl w:ilvl="5" w:tplc="B19EA672">
      <w:start w:val="1"/>
      <w:numFmt w:val="bullet"/>
      <w:lvlText w:val=""/>
      <w:lvlJc w:val="left"/>
      <w:pPr>
        <w:ind w:left="4320" w:hanging="360"/>
      </w:pPr>
      <w:rPr>
        <w:rFonts w:ascii="Wingdings" w:hAnsi="Wingdings" w:hint="default"/>
      </w:rPr>
    </w:lvl>
    <w:lvl w:ilvl="6" w:tplc="13C6E6A8">
      <w:start w:val="1"/>
      <w:numFmt w:val="bullet"/>
      <w:lvlText w:val=""/>
      <w:lvlJc w:val="left"/>
      <w:pPr>
        <w:ind w:left="5040" w:hanging="360"/>
      </w:pPr>
      <w:rPr>
        <w:rFonts w:ascii="Symbol" w:hAnsi="Symbol" w:hint="default"/>
      </w:rPr>
    </w:lvl>
    <w:lvl w:ilvl="7" w:tplc="7EB8E1AE">
      <w:start w:val="1"/>
      <w:numFmt w:val="bullet"/>
      <w:lvlText w:val="o"/>
      <w:lvlJc w:val="left"/>
      <w:pPr>
        <w:ind w:left="5760" w:hanging="360"/>
      </w:pPr>
      <w:rPr>
        <w:rFonts w:ascii="Courier New" w:hAnsi="Courier New" w:hint="default"/>
      </w:rPr>
    </w:lvl>
    <w:lvl w:ilvl="8" w:tplc="692EA740">
      <w:start w:val="1"/>
      <w:numFmt w:val="bullet"/>
      <w:lvlText w:val=""/>
      <w:lvlJc w:val="left"/>
      <w:pPr>
        <w:ind w:left="6480" w:hanging="360"/>
      </w:pPr>
      <w:rPr>
        <w:rFonts w:ascii="Wingdings" w:hAnsi="Wingdings" w:hint="default"/>
      </w:rPr>
    </w:lvl>
  </w:abstractNum>
  <w:abstractNum w:abstractNumId="1" w15:restartNumberingAfterBreak="0">
    <w:nsid w:val="09B51DF3"/>
    <w:multiLevelType w:val="hybridMultilevel"/>
    <w:tmpl w:val="37ECA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376A70"/>
    <w:multiLevelType w:val="hybridMultilevel"/>
    <w:tmpl w:val="381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D4669"/>
    <w:multiLevelType w:val="hybridMultilevel"/>
    <w:tmpl w:val="9D1E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E0CE6"/>
    <w:multiLevelType w:val="hybridMultilevel"/>
    <w:tmpl w:val="BB24C502"/>
    <w:lvl w:ilvl="0" w:tplc="575A855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239C4E91"/>
    <w:multiLevelType w:val="hybridMultilevel"/>
    <w:tmpl w:val="4E800970"/>
    <w:lvl w:ilvl="0" w:tplc="6F68611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32724D"/>
    <w:multiLevelType w:val="hybridMultilevel"/>
    <w:tmpl w:val="729EB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7E5F6C"/>
    <w:multiLevelType w:val="hybridMultilevel"/>
    <w:tmpl w:val="1AC2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B834BC"/>
    <w:multiLevelType w:val="hybridMultilevel"/>
    <w:tmpl w:val="A164F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A0711"/>
    <w:multiLevelType w:val="hybridMultilevel"/>
    <w:tmpl w:val="3D1A7EB6"/>
    <w:lvl w:ilvl="0" w:tplc="04090001">
      <w:start w:val="1"/>
      <w:numFmt w:val="bullet"/>
      <w:lvlText w:val=""/>
      <w:lvlJc w:val="left"/>
      <w:pPr>
        <w:ind w:left="720" w:hanging="360"/>
      </w:pPr>
      <w:rPr>
        <w:rFonts w:ascii="Symbol" w:hAnsi="Symbol" w:hint="default"/>
      </w:rPr>
    </w:lvl>
    <w:lvl w:ilvl="1" w:tplc="AE3A7744">
      <w:numFmt w:val="bullet"/>
      <w:lvlText w:val="·"/>
      <w:lvlJc w:val="left"/>
      <w:pPr>
        <w:ind w:left="1440" w:hanging="360"/>
      </w:pPr>
      <w:rPr>
        <w:rFonts w:ascii="Arial" w:eastAsiaTheme="minorEastAsia" w:hAnsi="Arial" w:cs="Arial" w:hint="default"/>
        <w:i/>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10852C"/>
    <w:multiLevelType w:val="hybridMultilevel"/>
    <w:tmpl w:val="FFFFFFFF"/>
    <w:lvl w:ilvl="0" w:tplc="9B4E7AA8">
      <w:start w:val="1"/>
      <w:numFmt w:val="decimal"/>
      <w:lvlText w:val="%1."/>
      <w:lvlJc w:val="left"/>
      <w:pPr>
        <w:ind w:left="720" w:hanging="360"/>
      </w:pPr>
    </w:lvl>
    <w:lvl w:ilvl="1" w:tplc="09A09D02">
      <w:start w:val="1"/>
      <w:numFmt w:val="lowerLetter"/>
      <w:lvlText w:val="%2."/>
      <w:lvlJc w:val="left"/>
      <w:pPr>
        <w:ind w:left="1440" w:hanging="360"/>
      </w:pPr>
    </w:lvl>
    <w:lvl w:ilvl="2" w:tplc="F1BEA998">
      <w:start w:val="1"/>
      <w:numFmt w:val="lowerRoman"/>
      <w:lvlText w:val="%3."/>
      <w:lvlJc w:val="right"/>
      <w:pPr>
        <w:ind w:left="2160" w:hanging="180"/>
      </w:pPr>
    </w:lvl>
    <w:lvl w:ilvl="3" w:tplc="D89089EC">
      <w:start w:val="1"/>
      <w:numFmt w:val="decimal"/>
      <w:lvlText w:val="%4."/>
      <w:lvlJc w:val="left"/>
      <w:pPr>
        <w:ind w:left="2880" w:hanging="360"/>
      </w:pPr>
    </w:lvl>
    <w:lvl w:ilvl="4" w:tplc="84309364">
      <w:start w:val="1"/>
      <w:numFmt w:val="lowerLetter"/>
      <w:lvlText w:val="%5."/>
      <w:lvlJc w:val="left"/>
      <w:pPr>
        <w:ind w:left="3600" w:hanging="360"/>
      </w:pPr>
    </w:lvl>
    <w:lvl w:ilvl="5" w:tplc="D7709C62">
      <w:start w:val="1"/>
      <w:numFmt w:val="lowerRoman"/>
      <w:lvlText w:val="%6."/>
      <w:lvlJc w:val="right"/>
      <w:pPr>
        <w:ind w:left="4320" w:hanging="180"/>
      </w:pPr>
    </w:lvl>
    <w:lvl w:ilvl="6" w:tplc="EDC65578">
      <w:start w:val="1"/>
      <w:numFmt w:val="decimal"/>
      <w:lvlText w:val="%7."/>
      <w:lvlJc w:val="left"/>
      <w:pPr>
        <w:ind w:left="5040" w:hanging="360"/>
      </w:pPr>
    </w:lvl>
    <w:lvl w:ilvl="7" w:tplc="7090A128">
      <w:start w:val="1"/>
      <w:numFmt w:val="lowerLetter"/>
      <w:lvlText w:val="%8."/>
      <w:lvlJc w:val="left"/>
      <w:pPr>
        <w:ind w:left="5760" w:hanging="360"/>
      </w:pPr>
    </w:lvl>
    <w:lvl w:ilvl="8" w:tplc="F740F86C">
      <w:start w:val="1"/>
      <w:numFmt w:val="lowerRoman"/>
      <w:lvlText w:val="%9."/>
      <w:lvlJc w:val="right"/>
      <w:pPr>
        <w:ind w:left="6480" w:hanging="180"/>
      </w:pPr>
    </w:lvl>
  </w:abstractNum>
  <w:abstractNum w:abstractNumId="11" w15:restartNumberingAfterBreak="0">
    <w:nsid w:val="6FDE5FD1"/>
    <w:multiLevelType w:val="hybridMultilevel"/>
    <w:tmpl w:val="DF96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BB66B7"/>
    <w:multiLevelType w:val="hybridMultilevel"/>
    <w:tmpl w:val="94D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0957889">
    <w:abstractNumId w:val="10"/>
  </w:num>
  <w:num w:numId="2" w16cid:durableId="909340822">
    <w:abstractNumId w:val="12"/>
  </w:num>
  <w:num w:numId="3" w16cid:durableId="1810826439">
    <w:abstractNumId w:val="2"/>
  </w:num>
  <w:num w:numId="4" w16cid:durableId="990445959">
    <w:abstractNumId w:val="6"/>
  </w:num>
  <w:num w:numId="5" w16cid:durableId="605388601">
    <w:abstractNumId w:val="4"/>
  </w:num>
  <w:num w:numId="6" w16cid:durableId="855264788">
    <w:abstractNumId w:val="3"/>
  </w:num>
  <w:num w:numId="7" w16cid:durableId="211233812">
    <w:abstractNumId w:val="1"/>
  </w:num>
  <w:num w:numId="8" w16cid:durableId="20519385">
    <w:abstractNumId w:val="11"/>
  </w:num>
  <w:num w:numId="9" w16cid:durableId="32196909">
    <w:abstractNumId w:val="5"/>
  </w:num>
  <w:num w:numId="10" w16cid:durableId="1460339924">
    <w:abstractNumId w:val="7"/>
  </w:num>
  <w:num w:numId="11" w16cid:durableId="1900898253">
    <w:abstractNumId w:val="0"/>
  </w:num>
  <w:num w:numId="12" w16cid:durableId="924069895">
    <w:abstractNumId w:val="9"/>
  </w:num>
  <w:num w:numId="13" w16cid:durableId="59050671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arnest, Dawn M (DOH)">
    <w15:presenceInfo w15:providerId="AD" w15:userId="S::Dawn.Earnest@doh.wa.gov::f028ee9c-5df0-49ad-8d0a-0d2f3705c904"/>
  </w15:person>
  <w15:person w15:author="Tanner, Daniel C (DOH)">
    <w15:presenceInfo w15:providerId="AD" w15:userId="S::Daniel.Tanner@doh.wa.gov::6f99ce8d-e6ed-4274-8b10-f4039e168289"/>
  </w15:person>
  <w15:person w15:author="McKinney, Sean M (DOH)">
    <w15:presenceInfo w15:providerId="AD" w15:userId="S::Sean.McKinney@doh.wa.gov::f38b8f4a-de61-46dd-9d1f-ebe65c761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44"/>
    <w:rsid w:val="00003395"/>
    <w:rsid w:val="00003DC1"/>
    <w:rsid w:val="00005A23"/>
    <w:rsid w:val="000117B7"/>
    <w:rsid w:val="0001334B"/>
    <w:rsid w:val="00013CF3"/>
    <w:rsid w:val="00014C1F"/>
    <w:rsid w:val="00020D30"/>
    <w:rsid w:val="00022814"/>
    <w:rsid w:val="0002430D"/>
    <w:rsid w:val="0002521B"/>
    <w:rsid w:val="000275F2"/>
    <w:rsid w:val="000320F1"/>
    <w:rsid w:val="000346FE"/>
    <w:rsid w:val="0003793E"/>
    <w:rsid w:val="00041828"/>
    <w:rsid w:val="000533A6"/>
    <w:rsid w:val="00054A5E"/>
    <w:rsid w:val="000561B5"/>
    <w:rsid w:val="00056361"/>
    <w:rsid w:val="000603A5"/>
    <w:rsid w:val="00061FC8"/>
    <w:rsid w:val="00062EA5"/>
    <w:rsid w:val="00063699"/>
    <w:rsid w:val="00077911"/>
    <w:rsid w:val="0008699C"/>
    <w:rsid w:val="00086C8C"/>
    <w:rsid w:val="00091D5E"/>
    <w:rsid w:val="00092A9C"/>
    <w:rsid w:val="000B272C"/>
    <w:rsid w:val="000B3A21"/>
    <w:rsid w:val="000B65F7"/>
    <w:rsid w:val="000B72C6"/>
    <w:rsid w:val="000C080F"/>
    <w:rsid w:val="000D0134"/>
    <w:rsid w:val="000D0C62"/>
    <w:rsid w:val="000D2B4B"/>
    <w:rsid w:val="000D4705"/>
    <w:rsid w:val="000E0E65"/>
    <w:rsid w:val="000E28E6"/>
    <w:rsid w:val="000E55D7"/>
    <w:rsid w:val="000E611C"/>
    <w:rsid w:val="000F0816"/>
    <w:rsid w:val="000F2166"/>
    <w:rsid w:val="00102404"/>
    <w:rsid w:val="0010735D"/>
    <w:rsid w:val="001161E6"/>
    <w:rsid w:val="001220C7"/>
    <w:rsid w:val="001229F0"/>
    <w:rsid w:val="00124359"/>
    <w:rsid w:val="001246B6"/>
    <w:rsid w:val="00125D3C"/>
    <w:rsid w:val="00126EE8"/>
    <w:rsid w:val="00130C76"/>
    <w:rsid w:val="00140F37"/>
    <w:rsid w:val="0015248B"/>
    <w:rsid w:val="00160618"/>
    <w:rsid w:val="0019424A"/>
    <w:rsid w:val="00194BA6"/>
    <w:rsid w:val="001951E9"/>
    <w:rsid w:val="001967F5"/>
    <w:rsid w:val="001A3C93"/>
    <w:rsid w:val="001A501A"/>
    <w:rsid w:val="001A5783"/>
    <w:rsid w:val="001C2E9C"/>
    <w:rsid w:val="001C3388"/>
    <w:rsid w:val="001C49F6"/>
    <w:rsid w:val="001C6A2D"/>
    <w:rsid w:val="001D1FDC"/>
    <w:rsid w:val="001D3E2C"/>
    <w:rsid w:val="001F0BC3"/>
    <w:rsid w:val="001F0F81"/>
    <w:rsid w:val="002005B5"/>
    <w:rsid w:val="00200B5C"/>
    <w:rsid w:val="00200D6D"/>
    <w:rsid w:val="002066BC"/>
    <w:rsid w:val="00212DDB"/>
    <w:rsid w:val="00214ED5"/>
    <w:rsid w:val="00231F5C"/>
    <w:rsid w:val="00232F7A"/>
    <w:rsid w:val="00233D2B"/>
    <w:rsid w:val="00233F04"/>
    <w:rsid w:val="00240744"/>
    <w:rsid w:val="002439E3"/>
    <w:rsid w:val="00261B2D"/>
    <w:rsid w:val="0026430A"/>
    <w:rsid w:val="00271BE5"/>
    <w:rsid w:val="0027570D"/>
    <w:rsid w:val="00275E9B"/>
    <w:rsid w:val="0027680B"/>
    <w:rsid w:val="00277CAE"/>
    <w:rsid w:val="0029616F"/>
    <w:rsid w:val="002A3539"/>
    <w:rsid w:val="002C2305"/>
    <w:rsid w:val="002C2E07"/>
    <w:rsid w:val="002C3673"/>
    <w:rsid w:val="002C3F4F"/>
    <w:rsid w:val="002C650D"/>
    <w:rsid w:val="002C79B0"/>
    <w:rsid w:val="002C7BF4"/>
    <w:rsid w:val="002D4927"/>
    <w:rsid w:val="002E2291"/>
    <w:rsid w:val="002E5143"/>
    <w:rsid w:val="002F6521"/>
    <w:rsid w:val="002F78E1"/>
    <w:rsid w:val="00306BEC"/>
    <w:rsid w:val="00307FDC"/>
    <w:rsid w:val="003101A5"/>
    <w:rsid w:val="003121F8"/>
    <w:rsid w:val="00313486"/>
    <w:rsid w:val="00313BB9"/>
    <w:rsid w:val="00316B24"/>
    <w:rsid w:val="0031722A"/>
    <w:rsid w:val="00321ADE"/>
    <w:rsid w:val="00324A4C"/>
    <w:rsid w:val="00330EC7"/>
    <w:rsid w:val="0033354B"/>
    <w:rsid w:val="00333CFA"/>
    <w:rsid w:val="003340AF"/>
    <w:rsid w:val="00336214"/>
    <w:rsid w:val="003367AD"/>
    <w:rsid w:val="0034012A"/>
    <w:rsid w:val="003423F2"/>
    <w:rsid w:val="00344E35"/>
    <w:rsid w:val="00346F66"/>
    <w:rsid w:val="00347AF3"/>
    <w:rsid w:val="003510D1"/>
    <w:rsid w:val="00351601"/>
    <w:rsid w:val="00353FAF"/>
    <w:rsid w:val="00363DC8"/>
    <w:rsid w:val="003641CE"/>
    <w:rsid w:val="00367A10"/>
    <w:rsid w:val="00371A2A"/>
    <w:rsid w:val="003862D2"/>
    <w:rsid w:val="00386B7C"/>
    <w:rsid w:val="0039209B"/>
    <w:rsid w:val="00393325"/>
    <w:rsid w:val="003A754D"/>
    <w:rsid w:val="003A7B13"/>
    <w:rsid w:val="003B2D03"/>
    <w:rsid w:val="003B328B"/>
    <w:rsid w:val="003B378D"/>
    <w:rsid w:val="003B71CA"/>
    <w:rsid w:val="003C1BCA"/>
    <w:rsid w:val="003C2758"/>
    <w:rsid w:val="003DCC22"/>
    <w:rsid w:val="003E6C64"/>
    <w:rsid w:val="003F2251"/>
    <w:rsid w:val="003F450C"/>
    <w:rsid w:val="00400F6A"/>
    <w:rsid w:val="004016A8"/>
    <w:rsid w:val="00404EA1"/>
    <w:rsid w:val="0041124D"/>
    <w:rsid w:val="00414582"/>
    <w:rsid w:val="00415CDC"/>
    <w:rsid w:val="00420079"/>
    <w:rsid w:val="00425EFA"/>
    <w:rsid w:val="004267CF"/>
    <w:rsid w:val="00432327"/>
    <w:rsid w:val="00432991"/>
    <w:rsid w:val="00435BBA"/>
    <w:rsid w:val="004375B2"/>
    <w:rsid w:val="00443F4E"/>
    <w:rsid w:val="0044BE69"/>
    <w:rsid w:val="00450F31"/>
    <w:rsid w:val="004531BE"/>
    <w:rsid w:val="0045719A"/>
    <w:rsid w:val="00462E64"/>
    <w:rsid w:val="00463475"/>
    <w:rsid w:val="00467AF6"/>
    <w:rsid w:val="00472B60"/>
    <w:rsid w:val="00473C68"/>
    <w:rsid w:val="00474FC8"/>
    <w:rsid w:val="004764CF"/>
    <w:rsid w:val="0047777E"/>
    <w:rsid w:val="0048064E"/>
    <w:rsid w:val="0048103A"/>
    <w:rsid w:val="00481BDB"/>
    <w:rsid w:val="00497073"/>
    <w:rsid w:val="00497341"/>
    <w:rsid w:val="004A1311"/>
    <w:rsid w:val="004A3DD7"/>
    <w:rsid w:val="004B2FC3"/>
    <w:rsid w:val="004B4FD5"/>
    <w:rsid w:val="004C6036"/>
    <w:rsid w:val="004C767A"/>
    <w:rsid w:val="004D10EE"/>
    <w:rsid w:val="004D52B6"/>
    <w:rsid w:val="004E3410"/>
    <w:rsid w:val="004F3106"/>
    <w:rsid w:val="00502785"/>
    <w:rsid w:val="00504A19"/>
    <w:rsid w:val="00511C15"/>
    <w:rsid w:val="00512E04"/>
    <w:rsid w:val="00517049"/>
    <w:rsid w:val="00524112"/>
    <w:rsid w:val="0052438A"/>
    <w:rsid w:val="0052461F"/>
    <w:rsid w:val="00524C09"/>
    <w:rsid w:val="005271CB"/>
    <w:rsid w:val="005313D6"/>
    <w:rsid w:val="005318C0"/>
    <w:rsid w:val="0053438E"/>
    <w:rsid w:val="00534E60"/>
    <w:rsid w:val="005441A4"/>
    <w:rsid w:val="00550BC4"/>
    <w:rsid w:val="00554CFA"/>
    <w:rsid w:val="00575876"/>
    <w:rsid w:val="005758F4"/>
    <w:rsid w:val="00577280"/>
    <w:rsid w:val="005814CE"/>
    <w:rsid w:val="0058292A"/>
    <w:rsid w:val="005829DB"/>
    <w:rsid w:val="00582D10"/>
    <w:rsid w:val="005864D7"/>
    <w:rsid w:val="0059217E"/>
    <w:rsid w:val="00593464"/>
    <w:rsid w:val="00594039"/>
    <w:rsid w:val="00596F44"/>
    <w:rsid w:val="005A19B8"/>
    <w:rsid w:val="005A1C75"/>
    <w:rsid w:val="005A3330"/>
    <w:rsid w:val="005C5295"/>
    <w:rsid w:val="005D008F"/>
    <w:rsid w:val="005E0C3B"/>
    <w:rsid w:val="005E26DA"/>
    <w:rsid w:val="005E48F8"/>
    <w:rsid w:val="005E7B93"/>
    <w:rsid w:val="005E7F7C"/>
    <w:rsid w:val="005F094B"/>
    <w:rsid w:val="005F2201"/>
    <w:rsid w:val="005F4E95"/>
    <w:rsid w:val="005F5D0C"/>
    <w:rsid w:val="005F7FDC"/>
    <w:rsid w:val="006017CC"/>
    <w:rsid w:val="00602178"/>
    <w:rsid w:val="006059DC"/>
    <w:rsid w:val="00607567"/>
    <w:rsid w:val="0060786B"/>
    <w:rsid w:val="00610122"/>
    <w:rsid w:val="006120C8"/>
    <w:rsid w:val="00614268"/>
    <w:rsid w:val="006164F6"/>
    <w:rsid w:val="0062259E"/>
    <w:rsid w:val="00627415"/>
    <w:rsid w:val="00630458"/>
    <w:rsid w:val="006309CB"/>
    <w:rsid w:val="00633C62"/>
    <w:rsid w:val="0063559E"/>
    <w:rsid w:val="00636C4C"/>
    <w:rsid w:val="00652A14"/>
    <w:rsid w:val="00656CA4"/>
    <w:rsid w:val="00657514"/>
    <w:rsid w:val="00664822"/>
    <w:rsid w:val="00673919"/>
    <w:rsid w:val="00679599"/>
    <w:rsid w:val="00681787"/>
    <w:rsid w:val="00681E40"/>
    <w:rsid w:val="006A0440"/>
    <w:rsid w:val="006A57F5"/>
    <w:rsid w:val="006B76D5"/>
    <w:rsid w:val="006C23D3"/>
    <w:rsid w:val="006C653F"/>
    <w:rsid w:val="006C7BD9"/>
    <w:rsid w:val="006D39DA"/>
    <w:rsid w:val="006D5301"/>
    <w:rsid w:val="006F5674"/>
    <w:rsid w:val="006F6F1E"/>
    <w:rsid w:val="0070232C"/>
    <w:rsid w:val="007058E6"/>
    <w:rsid w:val="00710B62"/>
    <w:rsid w:val="00710F70"/>
    <w:rsid w:val="00716995"/>
    <w:rsid w:val="007171DF"/>
    <w:rsid w:val="00720AE5"/>
    <w:rsid w:val="00725439"/>
    <w:rsid w:val="00727997"/>
    <w:rsid w:val="00732917"/>
    <w:rsid w:val="007329AB"/>
    <w:rsid w:val="007342EA"/>
    <w:rsid w:val="0074123F"/>
    <w:rsid w:val="00741DD0"/>
    <w:rsid w:val="007421C9"/>
    <w:rsid w:val="00742414"/>
    <w:rsid w:val="0075734A"/>
    <w:rsid w:val="0076018A"/>
    <w:rsid w:val="007641C0"/>
    <w:rsid w:val="00773CFA"/>
    <w:rsid w:val="00783B50"/>
    <w:rsid w:val="007943C3"/>
    <w:rsid w:val="0079447F"/>
    <w:rsid w:val="007968EF"/>
    <w:rsid w:val="007A41C1"/>
    <w:rsid w:val="007B0B02"/>
    <w:rsid w:val="007C3C01"/>
    <w:rsid w:val="007C6273"/>
    <w:rsid w:val="007C6383"/>
    <w:rsid w:val="007C6C62"/>
    <w:rsid w:val="007D42CA"/>
    <w:rsid w:val="007D5DE6"/>
    <w:rsid w:val="007D61AA"/>
    <w:rsid w:val="007D7DF3"/>
    <w:rsid w:val="007E47E8"/>
    <w:rsid w:val="007E7B34"/>
    <w:rsid w:val="007F1484"/>
    <w:rsid w:val="00806079"/>
    <w:rsid w:val="00813550"/>
    <w:rsid w:val="00814759"/>
    <w:rsid w:val="00814ACE"/>
    <w:rsid w:val="00816826"/>
    <w:rsid w:val="00817827"/>
    <w:rsid w:val="008205EA"/>
    <w:rsid w:val="00822CC1"/>
    <w:rsid w:val="00836948"/>
    <w:rsid w:val="008371FF"/>
    <w:rsid w:val="00846089"/>
    <w:rsid w:val="00851283"/>
    <w:rsid w:val="008552F3"/>
    <w:rsid w:val="0085629F"/>
    <w:rsid w:val="00860541"/>
    <w:rsid w:val="008617D8"/>
    <w:rsid w:val="00861CAD"/>
    <w:rsid w:val="0087366B"/>
    <w:rsid w:val="008758DD"/>
    <w:rsid w:val="00877090"/>
    <w:rsid w:val="00880A27"/>
    <w:rsid w:val="00885D17"/>
    <w:rsid w:val="008860D6"/>
    <w:rsid w:val="00886BC0"/>
    <w:rsid w:val="00890222"/>
    <w:rsid w:val="00891406"/>
    <w:rsid w:val="008944FE"/>
    <w:rsid w:val="00894A53"/>
    <w:rsid w:val="008A0311"/>
    <w:rsid w:val="008A0CA5"/>
    <w:rsid w:val="008A78F2"/>
    <w:rsid w:val="008B5794"/>
    <w:rsid w:val="008B60C2"/>
    <w:rsid w:val="008B7297"/>
    <w:rsid w:val="008C4CAB"/>
    <w:rsid w:val="008C6B69"/>
    <w:rsid w:val="008D7489"/>
    <w:rsid w:val="008D7C54"/>
    <w:rsid w:val="008E2349"/>
    <w:rsid w:val="008E373E"/>
    <w:rsid w:val="008E3A50"/>
    <w:rsid w:val="008E45DD"/>
    <w:rsid w:val="008E6DED"/>
    <w:rsid w:val="008F4E24"/>
    <w:rsid w:val="008F5A29"/>
    <w:rsid w:val="008F798D"/>
    <w:rsid w:val="00904633"/>
    <w:rsid w:val="00923308"/>
    <w:rsid w:val="009233DB"/>
    <w:rsid w:val="0092455C"/>
    <w:rsid w:val="00926B7B"/>
    <w:rsid w:val="009302DE"/>
    <w:rsid w:val="00931249"/>
    <w:rsid w:val="0093134B"/>
    <w:rsid w:val="00932142"/>
    <w:rsid w:val="00935D42"/>
    <w:rsid w:val="009437D4"/>
    <w:rsid w:val="009464EF"/>
    <w:rsid w:val="00946D12"/>
    <w:rsid w:val="00955DBF"/>
    <w:rsid w:val="00960A6B"/>
    <w:rsid w:val="009704F8"/>
    <w:rsid w:val="0098651B"/>
    <w:rsid w:val="00987631"/>
    <w:rsid w:val="00987E78"/>
    <w:rsid w:val="009A1735"/>
    <w:rsid w:val="009A355D"/>
    <w:rsid w:val="009A7399"/>
    <w:rsid w:val="009A7A96"/>
    <w:rsid w:val="009B2515"/>
    <w:rsid w:val="009B2AB9"/>
    <w:rsid w:val="009B6990"/>
    <w:rsid w:val="009C03C9"/>
    <w:rsid w:val="009C15F4"/>
    <w:rsid w:val="009C3121"/>
    <w:rsid w:val="009C33CD"/>
    <w:rsid w:val="009C4943"/>
    <w:rsid w:val="009D0A0A"/>
    <w:rsid w:val="009D1780"/>
    <w:rsid w:val="009D1D9A"/>
    <w:rsid w:val="009E098D"/>
    <w:rsid w:val="009E6723"/>
    <w:rsid w:val="009E7101"/>
    <w:rsid w:val="009E738F"/>
    <w:rsid w:val="009F78C7"/>
    <w:rsid w:val="00A113A4"/>
    <w:rsid w:val="00A247EC"/>
    <w:rsid w:val="00A26749"/>
    <w:rsid w:val="00A3578D"/>
    <w:rsid w:val="00A4259F"/>
    <w:rsid w:val="00A4706D"/>
    <w:rsid w:val="00A50D3B"/>
    <w:rsid w:val="00A5205F"/>
    <w:rsid w:val="00A5341A"/>
    <w:rsid w:val="00A548D5"/>
    <w:rsid w:val="00A549DA"/>
    <w:rsid w:val="00A608DE"/>
    <w:rsid w:val="00A61A68"/>
    <w:rsid w:val="00A7666F"/>
    <w:rsid w:val="00A83C7F"/>
    <w:rsid w:val="00A8581B"/>
    <w:rsid w:val="00A861B4"/>
    <w:rsid w:val="00A918E6"/>
    <w:rsid w:val="00A94045"/>
    <w:rsid w:val="00A94157"/>
    <w:rsid w:val="00A976E5"/>
    <w:rsid w:val="00AA0FE1"/>
    <w:rsid w:val="00AA16CE"/>
    <w:rsid w:val="00AB4940"/>
    <w:rsid w:val="00AB5878"/>
    <w:rsid w:val="00AB5E2E"/>
    <w:rsid w:val="00AC2019"/>
    <w:rsid w:val="00AC3A6A"/>
    <w:rsid w:val="00AD045D"/>
    <w:rsid w:val="00AD231F"/>
    <w:rsid w:val="00AD3C6B"/>
    <w:rsid w:val="00AD4817"/>
    <w:rsid w:val="00AD4E45"/>
    <w:rsid w:val="00AD7FE3"/>
    <w:rsid w:val="00AE28D2"/>
    <w:rsid w:val="00AE3AB2"/>
    <w:rsid w:val="00AF5971"/>
    <w:rsid w:val="00AF76AE"/>
    <w:rsid w:val="00B01DAD"/>
    <w:rsid w:val="00B04507"/>
    <w:rsid w:val="00B14EC5"/>
    <w:rsid w:val="00B1511F"/>
    <w:rsid w:val="00B15F29"/>
    <w:rsid w:val="00B2767E"/>
    <w:rsid w:val="00B278D9"/>
    <w:rsid w:val="00B3123A"/>
    <w:rsid w:val="00B34F70"/>
    <w:rsid w:val="00B37802"/>
    <w:rsid w:val="00B50EEB"/>
    <w:rsid w:val="00B54B7F"/>
    <w:rsid w:val="00B62BCA"/>
    <w:rsid w:val="00B67031"/>
    <w:rsid w:val="00B67B5A"/>
    <w:rsid w:val="00B725A7"/>
    <w:rsid w:val="00B81295"/>
    <w:rsid w:val="00B85875"/>
    <w:rsid w:val="00B92C73"/>
    <w:rsid w:val="00BA5640"/>
    <w:rsid w:val="00BB0643"/>
    <w:rsid w:val="00BB3803"/>
    <w:rsid w:val="00BC1759"/>
    <w:rsid w:val="00BC254B"/>
    <w:rsid w:val="00BC5D70"/>
    <w:rsid w:val="00BD13D5"/>
    <w:rsid w:val="00BD2880"/>
    <w:rsid w:val="00BD2C82"/>
    <w:rsid w:val="00BD2F84"/>
    <w:rsid w:val="00BD6A4C"/>
    <w:rsid w:val="00BE033D"/>
    <w:rsid w:val="00BF2964"/>
    <w:rsid w:val="00BF2D1A"/>
    <w:rsid w:val="00C02887"/>
    <w:rsid w:val="00C07205"/>
    <w:rsid w:val="00C162AF"/>
    <w:rsid w:val="00C2254C"/>
    <w:rsid w:val="00C32545"/>
    <w:rsid w:val="00C34D95"/>
    <w:rsid w:val="00C40971"/>
    <w:rsid w:val="00C42C95"/>
    <w:rsid w:val="00C50BCC"/>
    <w:rsid w:val="00C5137E"/>
    <w:rsid w:val="00C55DAA"/>
    <w:rsid w:val="00C75258"/>
    <w:rsid w:val="00C86E85"/>
    <w:rsid w:val="00C92DFF"/>
    <w:rsid w:val="00C94400"/>
    <w:rsid w:val="00CA103A"/>
    <w:rsid w:val="00CA2ABA"/>
    <w:rsid w:val="00CA4F6E"/>
    <w:rsid w:val="00CA63CF"/>
    <w:rsid w:val="00CA7579"/>
    <w:rsid w:val="00CB2866"/>
    <w:rsid w:val="00CB39DE"/>
    <w:rsid w:val="00CB7341"/>
    <w:rsid w:val="00CC377B"/>
    <w:rsid w:val="00CC4F8A"/>
    <w:rsid w:val="00CD3C51"/>
    <w:rsid w:val="00CE0FEB"/>
    <w:rsid w:val="00CE32FD"/>
    <w:rsid w:val="00CE5E58"/>
    <w:rsid w:val="00CF66C5"/>
    <w:rsid w:val="00CF67DA"/>
    <w:rsid w:val="00D00719"/>
    <w:rsid w:val="00D027E7"/>
    <w:rsid w:val="00D07483"/>
    <w:rsid w:val="00D1254F"/>
    <w:rsid w:val="00D13F97"/>
    <w:rsid w:val="00D158A5"/>
    <w:rsid w:val="00D26499"/>
    <w:rsid w:val="00D3032D"/>
    <w:rsid w:val="00D33F6A"/>
    <w:rsid w:val="00D3523F"/>
    <w:rsid w:val="00D36545"/>
    <w:rsid w:val="00D41C46"/>
    <w:rsid w:val="00D42ECC"/>
    <w:rsid w:val="00D47F2A"/>
    <w:rsid w:val="00D54E16"/>
    <w:rsid w:val="00D57B0E"/>
    <w:rsid w:val="00D73B58"/>
    <w:rsid w:val="00D7539A"/>
    <w:rsid w:val="00D80BEA"/>
    <w:rsid w:val="00D939D3"/>
    <w:rsid w:val="00D94F5E"/>
    <w:rsid w:val="00D96DC7"/>
    <w:rsid w:val="00DB1898"/>
    <w:rsid w:val="00DB4C42"/>
    <w:rsid w:val="00DC0FF8"/>
    <w:rsid w:val="00DC1F02"/>
    <w:rsid w:val="00DC22BC"/>
    <w:rsid w:val="00DC3A42"/>
    <w:rsid w:val="00DD1E38"/>
    <w:rsid w:val="00DD566B"/>
    <w:rsid w:val="00DDA77C"/>
    <w:rsid w:val="00DE736B"/>
    <w:rsid w:val="00DF3FD2"/>
    <w:rsid w:val="00DF5665"/>
    <w:rsid w:val="00DF6338"/>
    <w:rsid w:val="00DF7E7D"/>
    <w:rsid w:val="00E02938"/>
    <w:rsid w:val="00E02AD4"/>
    <w:rsid w:val="00E04DAC"/>
    <w:rsid w:val="00E067D3"/>
    <w:rsid w:val="00E2133F"/>
    <w:rsid w:val="00E361BC"/>
    <w:rsid w:val="00E3749F"/>
    <w:rsid w:val="00E44D99"/>
    <w:rsid w:val="00E5283F"/>
    <w:rsid w:val="00E55CFE"/>
    <w:rsid w:val="00E7574E"/>
    <w:rsid w:val="00E91435"/>
    <w:rsid w:val="00E91518"/>
    <w:rsid w:val="00E92A15"/>
    <w:rsid w:val="00EA04E0"/>
    <w:rsid w:val="00EA5B14"/>
    <w:rsid w:val="00EAA2FB"/>
    <w:rsid w:val="00EB350B"/>
    <w:rsid w:val="00EE1525"/>
    <w:rsid w:val="00EE32EA"/>
    <w:rsid w:val="00EE5C0C"/>
    <w:rsid w:val="00EE7A57"/>
    <w:rsid w:val="00EF2494"/>
    <w:rsid w:val="00EF5283"/>
    <w:rsid w:val="00EF5762"/>
    <w:rsid w:val="00EF5D8D"/>
    <w:rsid w:val="00EFF747"/>
    <w:rsid w:val="00F04AA9"/>
    <w:rsid w:val="00F170A3"/>
    <w:rsid w:val="00F24A65"/>
    <w:rsid w:val="00F37D21"/>
    <w:rsid w:val="00F4545F"/>
    <w:rsid w:val="00F46681"/>
    <w:rsid w:val="00F50465"/>
    <w:rsid w:val="00F51564"/>
    <w:rsid w:val="00F548FC"/>
    <w:rsid w:val="00F56089"/>
    <w:rsid w:val="00F563A5"/>
    <w:rsid w:val="00F64D1A"/>
    <w:rsid w:val="00F64F6B"/>
    <w:rsid w:val="00F709CF"/>
    <w:rsid w:val="00F74A59"/>
    <w:rsid w:val="00F75073"/>
    <w:rsid w:val="00F804D0"/>
    <w:rsid w:val="00F875A1"/>
    <w:rsid w:val="00F87A41"/>
    <w:rsid w:val="00F922C7"/>
    <w:rsid w:val="00F9477E"/>
    <w:rsid w:val="00F94E93"/>
    <w:rsid w:val="00FA3BB9"/>
    <w:rsid w:val="00FB0471"/>
    <w:rsid w:val="00FB0E1C"/>
    <w:rsid w:val="00FB22AB"/>
    <w:rsid w:val="00FC2636"/>
    <w:rsid w:val="00FC2DB9"/>
    <w:rsid w:val="00FC5557"/>
    <w:rsid w:val="00FC717B"/>
    <w:rsid w:val="00FD2217"/>
    <w:rsid w:val="00FE42BE"/>
    <w:rsid w:val="00FF2BF5"/>
    <w:rsid w:val="0105C62D"/>
    <w:rsid w:val="01129ACC"/>
    <w:rsid w:val="012F843A"/>
    <w:rsid w:val="01484E7E"/>
    <w:rsid w:val="016A393D"/>
    <w:rsid w:val="0178CA08"/>
    <w:rsid w:val="017BA495"/>
    <w:rsid w:val="01A05AFD"/>
    <w:rsid w:val="01AD4BC8"/>
    <w:rsid w:val="01C4825F"/>
    <w:rsid w:val="0219745B"/>
    <w:rsid w:val="02243467"/>
    <w:rsid w:val="0235DEB7"/>
    <w:rsid w:val="02360FE9"/>
    <w:rsid w:val="02365BE1"/>
    <w:rsid w:val="023DB04E"/>
    <w:rsid w:val="029F90F8"/>
    <w:rsid w:val="02A10D78"/>
    <w:rsid w:val="02F324E5"/>
    <w:rsid w:val="030261CC"/>
    <w:rsid w:val="030556F4"/>
    <w:rsid w:val="0327FAF9"/>
    <w:rsid w:val="0333257C"/>
    <w:rsid w:val="034C25F1"/>
    <w:rsid w:val="0351DF9A"/>
    <w:rsid w:val="035595FF"/>
    <w:rsid w:val="0399DF79"/>
    <w:rsid w:val="03A03B09"/>
    <w:rsid w:val="03B2D1E4"/>
    <w:rsid w:val="04104599"/>
    <w:rsid w:val="04543731"/>
    <w:rsid w:val="045ECBB4"/>
    <w:rsid w:val="04A34D7F"/>
    <w:rsid w:val="04E7F61E"/>
    <w:rsid w:val="05017E3A"/>
    <w:rsid w:val="051FBFA3"/>
    <w:rsid w:val="05592292"/>
    <w:rsid w:val="0559C602"/>
    <w:rsid w:val="055AFD17"/>
    <w:rsid w:val="056C9C92"/>
    <w:rsid w:val="05CC5D1F"/>
    <w:rsid w:val="05D6FA4A"/>
    <w:rsid w:val="060424FA"/>
    <w:rsid w:val="06255EDF"/>
    <w:rsid w:val="064632BA"/>
    <w:rsid w:val="067EB305"/>
    <w:rsid w:val="06963C36"/>
    <w:rsid w:val="06AE1F8E"/>
    <w:rsid w:val="06C14F78"/>
    <w:rsid w:val="06DC87FC"/>
    <w:rsid w:val="0703DAD3"/>
    <w:rsid w:val="07554BF2"/>
    <w:rsid w:val="0757AB28"/>
    <w:rsid w:val="07631323"/>
    <w:rsid w:val="077D8F7C"/>
    <w:rsid w:val="078055F9"/>
    <w:rsid w:val="07A9849D"/>
    <w:rsid w:val="080EC852"/>
    <w:rsid w:val="0830DE4F"/>
    <w:rsid w:val="08485271"/>
    <w:rsid w:val="086CB51C"/>
    <w:rsid w:val="086D1D28"/>
    <w:rsid w:val="088BB4DC"/>
    <w:rsid w:val="088F8A0B"/>
    <w:rsid w:val="08BC30F8"/>
    <w:rsid w:val="08F0B0C1"/>
    <w:rsid w:val="0915F268"/>
    <w:rsid w:val="0917600D"/>
    <w:rsid w:val="094B407F"/>
    <w:rsid w:val="09944BBA"/>
    <w:rsid w:val="09C61931"/>
    <w:rsid w:val="09C6508B"/>
    <w:rsid w:val="09E7BA99"/>
    <w:rsid w:val="09F51E0C"/>
    <w:rsid w:val="09F9FDCB"/>
    <w:rsid w:val="0A049BA4"/>
    <w:rsid w:val="0A10E2DA"/>
    <w:rsid w:val="0A182523"/>
    <w:rsid w:val="0A38DF18"/>
    <w:rsid w:val="0A5FAED0"/>
    <w:rsid w:val="0A64A8CC"/>
    <w:rsid w:val="0A73528A"/>
    <w:rsid w:val="0A838DA3"/>
    <w:rsid w:val="0A94480F"/>
    <w:rsid w:val="0AAC80C9"/>
    <w:rsid w:val="0AEADA68"/>
    <w:rsid w:val="0B00A5A5"/>
    <w:rsid w:val="0B0F8293"/>
    <w:rsid w:val="0B44055E"/>
    <w:rsid w:val="0B4D3F1C"/>
    <w:rsid w:val="0B5A63B0"/>
    <w:rsid w:val="0B5DB391"/>
    <w:rsid w:val="0BC58CDF"/>
    <w:rsid w:val="0BD36A48"/>
    <w:rsid w:val="0BDF73BB"/>
    <w:rsid w:val="0BED754B"/>
    <w:rsid w:val="0BF7528E"/>
    <w:rsid w:val="0BF9FB7F"/>
    <w:rsid w:val="0C206C75"/>
    <w:rsid w:val="0CE50640"/>
    <w:rsid w:val="0D322A2B"/>
    <w:rsid w:val="0D77615E"/>
    <w:rsid w:val="0D8C60C5"/>
    <w:rsid w:val="0D8FE9CE"/>
    <w:rsid w:val="0D95DBB1"/>
    <w:rsid w:val="0DCC4983"/>
    <w:rsid w:val="0DD66024"/>
    <w:rsid w:val="0DF57E40"/>
    <w:rsid w:val="0E06E064"/>
    <w:rsid w:val="0E260F40"/>
    <w:rsid w:val="0E41904C"/>
    <w:rsid w:val="0E60F8A1"/>
    <w:rsid w:val="0E9F8433"/>
    <w:rsid w:val="0EAEBC13"/>
    <w:rsid w:val="0ED8C394"/>
    <w:rsid w:val="0EE6A5E8"/>
    <w:rsid w:val="0EFCA83C"/>
    <w:rsid w:val="0F1815CD"/>
    <w:rsid w:val="0F6839D3"/>
    <w:rsid w:val="0F826C61"/>
    <w:rsid w:val="0F8984D2"/>
    <w:rsid w:val="0F92A61B"/>
    <w:rsid w:val="0F95675C"/>
    <w:rsid w:val="0F96A2A5"/>
    <w:rsid w:val="0F97CBA9"/>
    <w:rsid w:val="0FB2ADD6"/>
    <w:rsid w:val="0FBB2D0C"/>
    <w:rsid w:val="0FC764F3"/>
    <w:rsid w:val="10116946"/>
    <w:rsid w:val="102F27B3"/>
    <w:rsid w:val="1054CF5E"/>
    <w:rsid w:val="10597F4D"/>
    <w:rsid w:val="105FB758"/>
    <w:rsid w:val="107B182B"/>
    <w:rsid w:val="10858BC1"/>
    <w:rsid w:val="10C54765"/>
    <w:rsid w:val="10EBA533"/>
    <w:rsid w:val="10F51B9C"/>
    <w:rsid w:val="1102C1FA"/>
    <w:rsid w:val="110609C5"/>
    <w:rsid w:val="110C7894"/>
    <w:rsid w:val="11219568"/>
    <w:rsid w:val="11275FAC"/>
    <w:rsid w:val="112F4D35"/>
    <w:rsid w:val="113495CE"/>
    <w:rsid w:val="117FA65E"/>
    <w:rsid w:val="11C3BC7C"/>
    <w:rsid w:val="11F5B9A7"/>
    <w:rsid w:val="11F621E0"/>
    <w:rsid w:val="1230136E"/>
    <w:rsid w:val="12ACC870"/>
    <w:rsid w:val="12CE16CB"/>
    <w:rsid w:val="12DB1434"/>
    <w:rsid w:val="1310C9F5"/>
    <w:rsid w:val="13364561"/>
    <w:rsid w:val="134DD64C"/>
    <w:rsid w:val="1387F140"/>
    <w:rsid w:val="138EE963"/>
    <w:rsid w:val="13AAA554"/>
    <w:rsid w:val="13B7CAFF"/>
    <w:rsid w:val="13D103C6"/>
    <w:rsid w:val="13DD8DE2"/>
    <w:rsid w:val="13FD3617"/>
    <w:rsid w:val="1428D536"/>
    <w:rsid w:val="144884CF"/>
    <w:rsid w:val="147A3EC4"/>
    <w:rsid w:val="14A3DDA6"/>
    <w:rsid w:val="14A4B7B5"/>
    <w:rsid w:val="150F67D0"/>
    <w:rsid w:val="15173ADE"/>
    <w:rsid w:val="151CF67D"/>
    <w:rsid w:val="153EE95D"/>
    <w:rsid w:val="156FDFB5"/>
    <w:rsid w:val="15C177B0"/>
    <w:rsid w:val="15D8AB44"/>
    <w:rsid w:val="15D9AD60"/>
    <w:rsid w:val="15F23B47"/>
    <w:rsid w:val="16197177"/>
    <w:rsid w:val="162D5D18"/>
    <w:rsid w:val="162FE6E3"/>
    <w:rsid w:val="164DCA85"/>
    <w:rsid w:val="165BA0B6"/>
    <w:rsid w:val="167FDB89"/>
    <w:rsid w:val="16A6C5A6"/>
    <w:rsid w:val="16AFA8A0"/>
    <w:rsid w:val="16BDEEA9"/>
    <w:rsid w:val="16BEC56C"/>
    <w:rsid w:val="17069912"/>
    <w:rsid w:val="1738ED7E"/>
    <w:rsid w:val="177232F6"/>
    <w:rsid w:val="17814F4D"/>
    <w:rsid w:val="17943135"/>
    <w:rsid w:val="17B1D9E1"/>
    <w:rsid w:val="17D1F958"/>
    <w:rsid w:val="17DC06D8"/>
    <w:rsid w:val="18069B20"/>
    <w:rsid w:val="18D3505F"/>
    <w:rsid w:val="193AE3C4"/>
    <w:rsid w:val="19413A1E"/>
    <w:rsid w:val="19506851"/>
    <w:rsid w:val="1953E152"/>
    <w:rsid w:val="19854CDA"/>
    <w:rsid w:val="19F1F95E"/>
    <w:rsid w:val="1A4351CC"/>
    <w:rsid w:val="1A74F10A"/>
    <w:rsid w:val="1A7B943E"/>
    <w:rsid w:val="1A7C5306"/>
    <w:rsid w:val="1A8CD817"/>
    <w:rsid w:val="1AAA6CA1"/>
    <w:rsid w:val="1AC857CE"/>
    <w:rsid w:val="1ADF59B2"/>
    <w:rsid w:val="1B24B57E"/>
    <w:rsid w:val="1B2AE0FD"/>
    <w:rsid w:val="1B774E21"/>
    <w:rsid w:val="1B7F099F"/>
    <w:rsid w:val="1B858D08"/>
    <w:rsid w:val="1BA04026"/>
    <w:rsid w:val="1BA5980A"/>
    <w:rsid w:val="1BBE9B1B"/>
    <w:rsid w:val="1BDD3AFF"/>
    <w:rsid w:val="1BE2D9E4"/>
    <w:rsid w:val="1BF2B13F"/>
    <w:rsid w:val="1BFC930B"/>
    <w:rsid w:val="1C0224E7"/>
    <w:rsid w:val="1C28F715"/>
    <w:rsid w:val="1C863A4A"/>
    <w:rsid w:val="1CC354F6"/>
    <w:rsid w:val="1CEAB3C7"/>
    <w:rsid w:val="1CF2E313"/>
    <w:rsid w:val="1CF7C954"/>
    <w:rsid w:val="1D1BF131"/>
    <w:rsid w:val="1D1E9AA6"/>
    <w:rsid w:val="1D6C0731"/>
    <w:rsid w:val="1DF66364"/>
    <w:rsid w:val="1E0950C4"/>
    <w:rsid w:val="1E35BABD"/>
    <w:rsid w:val="1EF7D1CD"/>
    <w:rsid w:val="1F03EFCA"/>
    <w:rsid w:val="1F1F07D2"/>
    <w:rsid w:val="1F4C382B"/>
    <w:rsid w:val="1F655E50"/>
    <w:rsid w:val="1F96B4FC"/>
    <w:rsid w:val="1FAAF51E"/>
    <w:rsid w:val="1FAD79CB"/>
    <w:rsid w:val="1FD2CDC7"/>
    <w:rsid w:val="1FFB876D"/>
    <w:rsid w:val="201743F7"/>
    <w:rsid w:val="20C1595B"/>
    <w:rsid w:val="20C2E578"/>
    <w:rsid w:val="20DC62A4"/>
    <w:rsid w:val="20E6D401"/>
    <w:rsid w:val="20FAB288"/>
    <w:rsid w:val="211972CA"/>
    <w:rsid w:val="2137CC86"/>
    <w:rsid w:val="2175812C"/>
    <w:rsid w:val="21A978CF"/>
    <w:rsid w:val="21B3470C"/>
    <w:rsid w:val="21E6CFAE"/>
    <w:rsid w:val="22052BB1"/>
    <w:rsid w:val="2245BBEC"/>
    <w:rsid w:val="227313F7"/>
    <w:rsid w:val="22977855"/>
    <w:rsid w:val="232D563D"/>
    <w:rsid w:val="237EC608"/>
    <w:rsid w:val="2387DD4E"/>
    <w:rsid w:val="239F1688"/>
    <w:rsid w:val="23A50ECA"/>
    <w:rsid w:val="23B7C42F"/>
    <w:rsid w:val="23E065F8"/>
    <w:rsid w:val="23E30627"/>
    <w:rsid w:val="243F02F6"/>
    <w:rsid w:val="24688D71"/>
    <w:rsid w:val="2472E404"/>
    <w:rsid w:val="24911727"/>
    <w:rsid w:val="24C0A630"/>
    <w:rsid w:val="24C6098A"/>
    <w:rsid w:val="250B2E03"/>
    <w:rsid w:val="250EC5C0"/>
    <w:rsid w:val="252F1136"/>
    <w:rsid w:val="252F915F"/>
    <w:rsid w:val="2530B265"/>
    <w:rsid w:val="25345537"/>
    <w:rsid w:val="25595DB4"/>
    <w:rsid w:val="255E3E01"/>
    <w:rsid w:val="25605B6C"/>
    <w:rsid w:val="25B7A195"/>
    <w:rsid w:val="25B7C670"/>
    <w:rsid w:val="25CBF1EA"/>
    <w:rsid w:val="25CC21C8"/>
    <w:rsid w:val="25DBA3FC"/>
    <w:rsid w:val="25FA666A"/>
    <w:rsid w:val="26AA9018"/>
    <w:rsid w:val="26C8801D"/>
    <w:rsid w:val="26CA5D0C"/>
    <w:rsid w:val="26CC7CC1"/>
    <w:rsid w:val="27091B03"/>
    <w:rsid w:val="272F925B"/>
    <w:rsid w:val="273CCC08"/>
    <w:rsid w:val="275D7AD7"/>
    <w:rsid w:val="2768EB8D"/>
    <w:rsid w:val="27F524A1"/>
    <w:rsid w:val="281C3A3C"/>
    <w:rsid w:val="28B5120D"/>
    <w:rsid w:val="28DA270E"/>
    <w:rsid w:val="29194676"/>
    <w:rsid w:val="29463FBB"/>
    <w:rsid w:val="29772CF8"/>
    <w:rsid w:val="2981EF3F"/>
    <w:rsid w:val="29B31ADB"/>
    <w:rsid w:val="29B9987A"/>
    <w:rsid w:val="29D1E3E2"/>
    <w:rsid w:val="29EABB18"/>
    <w:rsid w:val="29F6E2BC"/>
    <w:rsid w:val="2A6CB81F"/>
    <w:rsid w:val="2A7A2260"/>
    <w:rsid w:val="2AA1CBC7"/>
    <w:rsid w:val="2ABBC879"/>
    <w:rsid w:val="2ADC525E"/>
    <w:rsid w:val="2AE307B6"/>
    <w:rsid w:val="2B0C7B54"/>
    <w:rsid w:val="2B28C260"/>
    <w:rsid w:val="2B4BC3D0"/>
    <w:rsid w:val="2B577DAE"/>
    <w:rsid w:val="2BB3A602"/>
    <w:rsid w:val="2BB55CAE"/>
    <w:rsid w:val="2BDE5FA2"/>
    <w:rsid w:val="2C1F7995"/>
    <w:rsid w:val="2C45D1AA"/>
    <w:rsid w:val="2C51CCDF"/>
    <w:rsid w:val="2C915B3A"/>
    <w:rsid w:val="2C9D4C90"/>
    <w:rsid w:val="2CACE9E1"/>
    <w:rsid w:val="2CADE59E"/>
    <w:rsid w:val="2CB00011"/>
    <w:rsid w:val="2CB9885C"/>
    <w:rsid w:val="2D4E76E4"/>
    <w:rsid w:val="2D8D855A"/>
    <w:rsid w:val="2DA704F8"/>
    <w:rsid w:val="2DB15334"/>
    <w:rsid w:val="2DD72EB0"/>
    <w:rsid w:val="2DDDC646"/>
    <w:rsid w:val="2E3614F0"/>
    <w:rsid w:val="2E3E567F"/>
    <w:rsid w:val="2E4EAC8E"/>
    <w:rsid w:val="2E60803A"/>
    <w:rsid w:val="2EAB9194"/>
    <w:rsid w:val="2ECB2371"/>
    <w:rsid w:val="2EF65A02"/>
    <w:rsid w:val="2F05FED7"/>
    <w:rsid w:val="2F3BBDA1"/>
    <w:rsid w:val="2F70F6ED"/>
    <w:rsid w:val="2F714D2C"/>
    <w:rsid w:val="2F96D4F6"/>
    <w:rsid w:val="3000332C"/>
    <w:rsid w:val="3018A335"/>
    <w:rsid w:val="301DF1FE"/>
    <w:rsid w:val="301FE45A"/>
    <w:rsid w:val="303456DC"/>
    <w:rsid w:val="3058EDFF"/>
    <w:rsid w:val="305EEB4D"/>
    <w:rsid w:val="305F1694"/>
    <w:rsid w:val="305F3C8D"/>
    <w:rsid w:val="306869FC"/>
    <w:rsid w:val="307E21D8"/>
    <w:rsid w:val="308A4B8A"/>
    <w:rsid w:val="30CFE7F2"/>
    <w:rsid w:val="30D76891"/>
    <w:rsid w:val="30E3188A"/>
    <w:rsid w:val="31113922"/>
    <w:rsid w:val="314819A8"/>
    <w:rsid w:val="315402C9"/>
    <w:rsid w:val="316CF50C"/>
    <w:rsid w:val="318D4789"/>
    <w:rsid w:val="319E7F22"/>
    <w:rsid w:val="32597AD0"/>
    <w:rsid w:val="32BA4564"/>
    <w:rsid w:val="32F60D0B"/>
    <w:rsid w:val="334B9DEE"/>
    <w:rsid w:val="334FD208"/>
    <w:rsid w:val="335ED482"/>
    <w:rsid w:val="33618DB9"/>
    <w:rsid w:val="3361D0ED"/>
    <w:rsid w:val="336FAAFF"/>
    <w:rsid w:val="337835A9"/>
    <w:rsid w:val="3382FFDF"/>
    <w:rsid w:val="33F88A0A"/>
    <w:rsid w:val="342772B9"/>
    <w:rsid w:val="3456DAF0"/>
    <w:rsid w:val="3456ED9A"/>
    <w:rsid w:val="3494CD86"/>
    <w:rsid w:val="34A01F9B"/>
    <w:rsid w:val="34ADBBDE"/>
    <w:rsid w:val="34C7A6D0"/>
    <w:rsid w:val="34C7C9F5"/>
    <w:rsid w:val="34D5EA8A"/>
    <w:rsid w:val="34D649A7"/>
    <w:rsid w:val="34DE26EA"/>
    <w:rsid w:val="34E564C0"/>
    <w:rsid w:val="35081A91"/>
    <w:rsid w:val="3508D12D"/>
    <w:rsid w:val="351322C9"/>
    <w:rsid w:val="351A6D46"/>
    <w:rsid w:val="3588A314"/>
    <w:rsid w:val="359C3152"/>
    <w:rsid w:val="359F0AFA"/>
    <w:rsid w:val="35A41E78"/>
    <w:rsid w:val="35ACCC21"/>
    <w:rsid w:val="35C38C31"/>
    <w:rsid w:val="35C5C573"/>
    <w:rsid w:val="35CF1431"/>
    <w:rsid w:val="35D81543"/>
    <w:rsid w:val="35E08A81"/>
    <w:rsid w:val="35E4A994"/>
    <w:rsid w:val="35E74339"/>
    <w:rsid w:val="360501F3"/>
    <w:rsid w:val="3646E5E1"/>
    <w:rsid w:val="36583230"/>
    <w:rsid w:val="36A85489"/>
    <w:rsid w:val="36DEDC78"/>
    <w:rsid w:val="36E4FCD5"/>
    <w:rsid w:val="36F35C51"/>
    <w:rsid w:val="36F8291B"/>
    <w:rsid w:val="37301C7F"/>
    <w:rsid w:val="3762B608"/>
    <w:rsid w:val="378D0A97"/>
    <w:rsid w:val="37BCCEAF"/>
    <w:rsid w:val="37DF2B37"/>
    <w:rsid w:val="380118EB"/>
    <w:rsid w:val="383C07BB"/>
    <w:rsid w:val="383DB445"/>
    <w:rsid w:val="38490CB4"/>
    <w:rsid w:val="386306CE"/>
    <w:rsid w:val="38C5FBE2"/>
    <w:rsid w:val="38C717C4"/>
    <w:rsid w:val="38EEAA01"/>
    <w:rsid w:val="390CCBA7"/>
    <w:rsid w:val="39297A48"/>
    <w:rsid w:val="393F3856"/>
    <w:rsid w:val="396C8404"/>
    <w:rsid w:val="399650AA"/>
    <w:rsid w:val="3A3F353C"/>
    <w:rsid w:val="3ABDB50F"/>
    <w:rsid w:val="3B07E7B2"/>
    <w:rsid w:val="3B24BD22"/>
    <w:rsid w:val="3BB0F8FF"/>
    <w:rsid w:val="3C099DA9"/>
    <w:rsid w:val="3C181C30"/>
    <w:rsid w:val="3C259C6A"/>
    <w:rsid w:val="3CC308A4"/>
    <w:rsid w:val="3CD29160"/>
    <w:rsid w:val="3D07F7B3"/>
    <w:rsid w:val="3D0BB9BD"/>
    <w:rsid w:val="3D5EF8FF"/>
    <w:rsid w:val="3D921BB9"/>
    <w:rsid w:val="3DA8B288"/>
    <w:rsid w:val="3DD54205"/>
    <w:rsid w:val="3DE507AD"/>
    <w:rsid w:val="3DE80BDA"/>
    <w:rsid w:val="3E2B1EE5"/>
    <w:rsid w:val="3E7A3585"/>
    <w:rsid w:val="3EBF5E0F"/>
    <w:rsid w:val="3EDD881C"/>
    <w:rsid w:val="3EE3F847"/>
    <w:rsid w:val="3EF86534"/>
    <w:rsid w:val="3F3F0E22"/>
    <w:rsid w:val="3FD842F6"/>
    <w:rsid w:val="3FE3A8BD"/>
    <w:rsid w:val="4001ABE8"/>
    <w:rsid w:val="404632E9"/>
    <w:rsid w:val="4076137B"/>
    <w:rsid w:val="40819A6C"/>
    <w:rsid w:val="408BAB13"/>
    <w:rsid w:val="40A6BB4D"/>
    <w:rsid w:val="40B7774E"/>
    <w:rsid w:val="40DE5971"/>
    <w:rsid w:val="40E744A8"/>
    <w:rsid w:val="40F45DA6"/>
    <w:rsid w:val="41069EC1"/>
    <w:rsid w:val="41301F94"/>
    <w:rsid w:val="41387A89"/>
    <w:rsid w:val="4146D27C"/>
    <w:rsid w:val="414A3B37"/>
    <w:rsid w:val="41699358"/>
    <w:rsid w:val="418CCF15"/>
    <w:rsid w:val="41A4405F"/>
    <w:rsid w:val="41AABD0E"/>
    <w:rsid w:val="41AAFBEF"/>
    <w:rsid w:val="41BEB78A"/>
    <w:rsid w:val="41D383F2"/>
    <w:rsid w:val="4205F478"/>
    <w:rsid w:val="420BA365"/>
    <w:rsid w:val="4269ADC8"/>
    <w:rsid w:val="42B6B89E"/>
    <w:rsid w:val="42DF1D20"/>
    <w:rsid w:val="43095CEA"/>
    <w:rsid w:val="430F0218"/>
    <w:rsid w:val="432C7AA9"/>
    <w:rsid w:val="43369F1C"/>
    <w:rsid w:val="433FB87F"/>
    <w:rsid w:val="43662441"/>
    <w:rsid w:val="437D7166"/>
    <w:rsid w:val="438BB71B"/>
    <w:rsid w:val="438C0D74"/>
    <w:rsid w:val="43A96D23"/>
    <w:rsid w:val="43F85E57"/>
    <w:rsid w:val="442821FB"/>
    <w:rsid w:val="4459FBA5"/>
    <w:rsid w:val="446312D0"/>
    <w:rsid w:val="447C8333"/>
    <w:rsid w:val="44B66606"/>
    <w:rsid w:val="44BB14F3"/>
    <w:rsid w:val="45134FF9"/>
    <w:rsid w:val="453377D3"/>
    <w:rsid w:val="453C1A05"/>
    <w:rsid w:val="45626D17"/>
    <w:rsid w:val="4565A258"/>
    <w:rsid w:val="45DD5994"/>
    <w:rsid w:val="4600BD27"/>
    <w:rsid w:val="4639697D"/>
    <w:rsid w:val="463FDDE6"/>
    <w:rsid w:val="46636EC2"/>
    <w:rsid w:val="468A0005"/>
    <w:rsid w:val="46999D1D"/>
    <w:rsid w:val="4732E3E9"/>
    <w:rsid w:val="474E4A0B"/>
    <w:rsid w:val="47A8E6B0"/>
    <w:rsid w:val="47B32537"/>
    <w:rsid w:val="47C9B7F6"/>
    <w:rsid w:val="481E8C64"/>
    <w:rsid w:val="48374EAA"/>
    <w:rsid w:val="483C41E2"/>
    <w:rsid w:val="484541FA"/>
    <w:rsid w:val="484B0CAA"/>
    <w:rsid w:val="48C4D6BC"/>
    <w:rsid w:val="48EE0D01"/>
    <w:rsid w:val="490EE308"/>
    <w:rsid w:val="491075B4"/>
    <w:rsid w:val="4956C812"/>
    <w:rsid w:val="4967E839"/>
    <w:rsid w:val="4972537D"/>
    <w:rsid w:val="499921DE"/>
    <w:rsid w:val="49C7E667"/>
    <w:rsid w:val="49E1E7FD"/>
    <w:rsid w:val="4A2C2F58"/>
    <w:rsid w:val="4A6F9824"/>
    <w:rsid w:val="4AA10343"/>
    <w:rsid w:val="4AB92578"/>
    <w:rsid w:val="4ABD3221"/>
    <w:rsid w:val="4AD83713"/>
    <w:rsid w:val="4B299AAE"/>
    <w:rsid w:val="4B6062C6"/>
    <w:rsid w:val="4B7FBD8C"/>
    <w:rsid w:val="4B87FEF5"/>
    <w:rsid w:val="4BAE1273"/>
    <w:rsid w:val="4BB6490A"/>
    <w:rsid w:val="4BBAF9E6"/>
    <w:rsid w:val="4C314730"/>
    <w:rsid w:val="4C51546E"/>
    <w:rsid w:val="4C5B3907"/>
    <w:rsid w:val="4C67FD61"/>
    <w:rsid w:val="4CA6A5F1"/>
    <w:rsid w:val="4CAC72E3"/>
    <w:rsid w:val="4CD15E29"/>
    <w:rsid w:val="4D1FD26E"/>
    <w:rsid w:val="4D6A8E5D"/>
    <w:rsid w:val="4D75646C"/>
    <w:rsid w:val="4D824997"/>
    <w:rsid w:val="4D8D35FE"/>
    <w:rsid w:val="4DB9B173"/>
    <w:rsid w:val="4DEBBFB9"/>
    <w:rsid w:val="4E360146"/>
    <w:rsid w:val="4EE21E5B"/>
    <w:rsid w:val="4EE901AF"/>
    <w:rsid w:val="4F013776"/>
    <w:rsid w:val="4F33BFD9"/>
    <w:rsid w:val="4F39203F"/>
    <w:rsid w:val="4F3BAB20"/>
    <w:rsid w:val="4F664143"/>
    <w:rsid w:val="4F9C62EB"/>
    <w:rsid w:val="4FB6B3DD"/>
    <w:rsid w:val="4FC8D77F"/>
    <w:rsid w:val="4FDC0377"/>
    <w:rsid w:val="4FFAD120"/>
    <w:rsid w:val="501C19B7"/>
    <w:rsid w:val="502D536C"/>
    <w:rsid w:val="503912FE"/>
    <w:rsid w:val="504945F2"/>
    <w:rsid w:val="504FD9EF"/>
    <w:rsid w:val="50579AC3"/>
    <w:rsid w:val="5085A4C7"/>
    <w:rsid w:val="50CD41C0"/>
    <w:rsid w:val="50F8C757"/>
    <w:rsid w:val="5130ED20"/>
    <w:rsid w:val="51878E36"/>
    <w:rsid w:val="51AEB8F4"/>
    <w:rsid w:val="51BEB0AF"/>
    <w:rsid w:val="51F0EC06"/>
    <w:rsid w:val="51F607EC"/>
    <w:rsid w:val="51FC211B"/>
    <w:rsid w:val="521126F6"/>
    <w:rsid w:val="522E7D3B"/>
    <w:rsid w:val="5268B560"/>
    <w:rsid w:val="529FC3AB"/>
    <w:rsid w:val="52F9A0B8"/>
    <w:rsid w:val="53082A17"/>
    <w:rsid w:val="531094B2"/>
    <w:rsid w:val="531E5B0D"/>
    <w:rsid w:val="535F37B5"/>
    <w:rsid w:val="53AB9149"/>
    <w:rsid w:val="53CB8320"/>
    <w:rsid w:val="53D90233"/>
    <w:rsid w:val="54004E8E"/>
    <w:rsid w:val="5404566D"/>
    <w:rsid w:val="54537A50"/>
    <w:rsid w:val="54A9974C"/>
    <w:rsid w:val="54C698B6"/>
    <w:rsid w:val="54F7FAB5"/>
    <w:rsid w:val="54F83B21"/>
    <w:rsid w:val="55064D01"/>
    <w:rsid w:val="550D0564"/>
    <w:rsid w:val="5544C053"/>
    <w:rsid w:val="5551C4DF"/>
    <w:rsid w:val="5588589A"/>
    <w:rsid w:val="559A54F3"/>
    <w:rsid w:val="55C03E31"/>
    <w:rsid w:val="5601692D"/>
    <w:rsid w:val="560D8603"/>
    <w:rsid w:val="56656E32"/>
    <w:rsid w:val="56774E8C"/>
    <w:rsid w:val="567ADEB3"/>
    <w:rsid w:val="5728ACD1"/>
    <w:rsid w:val="573BC64A"/>
    <w:rsid w:val="57450F3D"/>
    <w:rsid w:val="57451C8E"/>
    <w:rsid w:val="5783EF9D"/>
    <w:rsid w:val="57B0C0AA"/>
    <w:rsid w:val="580FCE50"/>
    <w:rsid w:val="5821497B"/>
    <w:rsid w:val="5822DFCD"/>
    <w:rsid w:val="58616065"/>
    <w:rsid w:val="5870DACC"/>
    <w:rsid w:val="58841DD9"/>
    <w:rsid w:val="58DE17AB"/>
    <w:rsid w:val="58EBBF33"/>
    <w:rsid w:val="5959F893"/>
    <w:rsid w:val="597AA3AF"/>
    <w:rsid w:val="598C09D2"/>
    <w:rsid w:val="59A17660"/>
    <w:rsid w:val="5A1D1D14"/>
    <w:rsid w:val="5A6AB82C"/>
    <w:rsid w:val="5A82C202"/>
    <w:rsid w:val="5A836BFD"/>
    <w:rsid w:val="5AA30B02"/>
    <w:rsid w:val="5AA33ED7"/>
    <w:rsid w:val="5AB6D366"/>
    <w:rsid w:val="5ABF5D42"/>
    <w:rsid w:val="5AD22964"/>
    <w:rsid w:val="5AEDDB34"/>
    <w:rsid w:val="5AF27A04"/>
    <w:rsid w:val="5B006D41"/>
    <w:rsid w:val="5B550E4C"/>
    <w:rsid w:val="5B7C13E0"/>
    <w:rsid w:val="5BA8EC9E"/>
    <w:rsid w:val="5BBEF67A"/>
    <w:rsid w:val="5BC676D8"/>
    <w:rsid w:val="5BDFF953"/>
    <w:rsid w:val="5BE31D4D"/>
    <w:rsid w:val="5C1A14E3"/>
    <w:rsid w:val="5C1F4F48"/>
    <w:rsid w:val="5C2D358D"/>
    <w:rsid w:val="5C2FD330"/>
    <w:rsid w:val="5C306D3C"/>
    <w:rsid w:val="5C3280A3"/>
    <w:rsid w:val="5C548074"/>
    <w:rsid w:val="5C6B4708"/>
    <w:rsid w:val="5C8CAAFC"/>
    <w:rsid w:val="5C9EAC20"/>
    <w:rsid w:val="5CB6B889"/>
    <w:rsid w:val="5D26DABF"/>
    <w:rsid w:val="5D732FFC"/>
    <w:rsid w:val="5D7BF9C9"/>
    <w:rsid w:val="5D8CBE73"/>
    <w:rsid w:val="5DAF87C2"/>
    <w:rsid w:val="5DCC47DD"/>
    <w:rsid w:val="5DCEA031"/>
    <w:rsid w:val="5DE23170"/>
    <w:rsid w:val="5DFDDF08"/>
    <w:rsid w:val="5E0628EB"/>
    <w:rsid w:val="5E27C3BA"/>
    <w:rsid w:val="5E4FDD95"/>
    <w:rsid w:val="5EBD7943"/>
    <w:rsid w:val="5ED52FA6"/>
    <w:rsid w:val="5ED8B92D"/>
    <w:rsid w:val="5F115BD1"/>
    <w:rsid w:val="5F1198D1"/>
    <w:rsid w:val="5F20279C"/>
    <w:rsid w:val="5F56B477"/>
    <w:rsid w:val="5FBF9272"/>
    <w:rsid w:val="5FC649B6"/>
    <w:rsid w:val="5FF2E6A0"/>
    <w:rsid w:val="6006533E"/>
    <w:rsid w:val="600C8B51"/>
    <w:rsid w:val="6055266B"/>
    <w:rsid w:val="606E8B76"/>
    <w:rsid w:val="60863684"/>
    <w:rsid w:val="6089F7B8"/>
    <w:rsid w:val="609E7EC3"/>
    <w:rsid w:val="60D887FD"/>
    <w:rsid w:val="60DA07D5"/>
    <w:rsid w:val="60E94FD3"/>
    <w:rsid w:val="611DF9E7"/>
    <w:rsid w:val="617E8E8E"/>
    <w:rsid w:val="61927770"/>
    <w:rsid w:val="61ACE0F3"/>
    <w:rsid w:val="61C2FF66"/>
    <w:rsid w:val="61E251EF"/>
    <w:rsid w:val="61E5252F"/>
    <w:rsid w:val="62056487"/>
    <w:rsid w:val="623C79B8"/>
    <w:rsid w:val="623F0855"/>
    <w:rsid w:val="6251C248"/>
    <w:rsid w:val="628A4A3E"/>
    <w:rsid w:val="62D00E21"/>
    <w:rsid w:val="62F099E4"/>
    <w:rsid w:val="630B65C7"/>
    <w:rsid w:val="63304D14"/>
    <w:rsid w:val="637D2B82"/>
    <w:rsid w:val="639042EA"/>
    <w:rsid w:val="640FF9D0"/>
    <w:rsid w:val="6411622F"/>
    <w:rsid w:val="641CBF35"/>
    <w:rsid w:val="641ED168"/>
    <w:rsid w:val="646653D5"/>
    <w:rsid w:val="64DC382D"/>
    <w:rsid w:val="64EF5F94"/>
    <w:rsid w:val="651EDC7E"/>
    <w:rsid w:val="656A8529"/>
    <w:rsid w:val="658C1264"/>
    <w:rsid w:val="66460366"/>
    <w:rsid w:val="669B7F45"/>
    <w:rsid w:val="66B43085"/>
    <w:rsid w:val="66E6F4F1"/>
    <w:rsid w:val="66EB6544"/>
    <w:rsid w:val="673019F5"/>
    <w:rsid w:val="6743BD8C"/>
    <w:rsid w:val="675C11A6"/>
    <w:rsid w:val="675EF0D4"/>
    <w:rsid w:val="6763CB7F"/>
    <w:rsid w:val="677DFC51"/>
    <w:rsid w:val="6785AD5B"/>
    <w:rsid w:val="679F3499"/>
    <w:rsid w:val="67A33B5D"/>
    <w:rsid w:val="67AD6670"/>
    <w:rsid w:val="67D2C439"/>
    <w:rsid w:val="67E8BB80"/>
    <w:rsid w:val="67F74880"/>
    <w:rsid w:val="680370DB"/>
    <w:rsid w:val="6804D916"/>
    <w:rsid w:val="680FDCD3"/>
    <w:rsid w:val="681C82FE"/>
    <w:rsid w:val="682A9498"/>
    <w:rsid w:val="683018B2"/>
    <w:rsid w:val="6836BB04"/>
    <w:rsid w:val="688C0356"/>
    <w:rsid w:val="68A2943F"/>
    <w:rsid w:val="68DC1A6E"/>
    <w:rsid w:val="68DDBF75"/>
    <w:rsid w:val="68EE5DB1"/>
    <w:rsid w:val="690FAB37"/>
    <w:rsid w:val="69327858"/>
    <w:rsid w:val="69A1F189"/>
    <w:rsid w:val="69C40F99"/>
    <w:rsid w:val="69CAAE5A"/>
    <w:rsid w:val="69E86480"/>
    <w:rsid w:val="69FBC7DC"/>
    <w:rsid w:val="6A1064A4"/>
    <w:rsid w:val="6A90890B"/>
    <w:rsid w:val="6A972E44"/>
    <w:rsid w:val="6AAC634F"/>
    <w:rsid w:val="6ABDF121"/>
    <w:rsid w:val="6ABEE0A3"/>
    <w:rsid w:val="6AC19BED"/>
    <w:rsid w:val="6ACD2DA3"/>
    <w:rsid w:val="6AD8F090"/>
    <w:rsid w:val="6AF2E9FE"/>
    <w:rsid w:val="6AF31F56"/>
    <w:rsid w:val="6AF99290"/>
    <w:rsid w:val="6B107026"/>
    <w:rsid w:val="6B1BD4DB"/>
    <w:rsid w:val="6B47010B"/>
    <w:rsid w:val="6B808D63"/>
    <w:rsid w:val="6B962D43"/>
    <w:rsid w:val="6BAA5A27"/>
    <w:rsid w:val="6BD64B44"/>
    <w:rsid w:val="6BF0467D"/>
    <w:rsid w:val="6C06AD31"/>
    <w:rsid w:val="6C0BDFFE"/>
    <w:rsid w:val="6C4A8F57"/>
    <w:rsid w:val="6C8C64C8"/>
    <w:rsid w:val="6C94AFE2"/>
    <w:rsid w:val="6CB4BCF8"/>
    <w:rsid w:val="6CD2C0A0"/>
    <w:rsid w:val="6CD57F06"/>
    <w:rsid w:val="6CE3818B"/>
    <w:rsid w:val="6CE8D582"/>
    <w:rsid w:val="6CF58790"/>
    <w:rsid w:val="6D01380D"/>
    <w:rsid w:val="6D1218E7"/>
    <w:rsid w:val="6D1CC19F"/>
    <w:rsid w:val="6D223C99"/>
    <w:rsid w:val="6D2AE0A0"/>
    <w:rsid w:val="6D2C340D"/>
    <w:rsid w:val="6D386D7E"/>
    <w:rsid w:val="6D3DF3FC"/>
    <w:rsid w:val="6DAA1C5F"/>
    <w:rsid w:val="6DD956C0"/>
    <w:rsid w:val="6E5440A8"/>
    <w:rsid w:val="6EA8F6D2"/>
    <w:rsid w:val="6EAAAE2B"/>
    <w:rsid w:val="6EB43990"/>
    <w:rsid w:val="6ED52349"/>
    <w:rsid w:val="6F04961F"/>
    <w:rsid w:val="6F229700"/>
    <w:rsid w:val="6F2A2A26"/>
    <w:rsid w:val="6F48CBCE"/>
    <w:rsid w:val="6FEE7E26"/>
    <w:rsid w:val="6FEF6C78"/>
    <w:rsid w:val="7000A930"/>
    <w:rsid w:val="703EB226"/>
    <w:rsid w:val="70527E11"/>
    <w:rsid w:val="70C83A79"/>
    <w:rsid w:val="71000EB2"/>
    <w:rsid w:val="712576E6"/>
    <w:rsid w:val="71769AF1"/>
    <w:rsid w:val="718388C6"/>
    <w:rsid w:val="719D5069"/>
    <w:rsid w:val="71B3C35A"/>
    <w:rsid w:val="71D23B98"/>
    <w:rsid w:val="72210AC5"/>
    <w:rsid w:val="7290B455"/>
    <w:rsid w:val="72B63BFF"/>
    <w:rsid w:val="72B9E29C"/>
    <w:rsid w:val="72BADBF1"/>
    <w:rsid w:val="72C84B5F"/>
    <w:rsid w:val="72D70D7D"/>
    <w:rsid w:val="736AD245"/>
    <w:rsid w:val="7388410C"/>
    <w:rsid w:val="7389DD08"/>
    <w:rsid w:val="738D92BD"/>
    <w:rsid w:val="73A409F9"/>
    <w:rsid w:val="73B7C9A0"/>
    <w:rsid w:val="73BD0D68"/>
    <w:rsid w:val="73DA6014"/>
    <w:rsid w:val="74142EF0"/>
    <w:rsid w:val="743B7FF3"/>
    <w:rsid w:val="7497C43E"/>
    <w:rsid w:val="74DCD91B"/>
    <w:rsid w:val="74EFA834"/>
    <w:rsid w:val="74FF063D"/>
    <w:rsid w:val="75537436"/>
    <w:rsid w:val="7583697C"/>
    <w:rsid w:val="75A651B8"/>
    <w:rsid w:val="75FBAF6E"/>
    <w:rsid w:val="760F5B30"/>
    <w:rsid w:val="761AB410"/>
    <w:rsid w:val="7621FC11"/>
    <w:rsid w:val="76229EA6"/>
    <w:rsid w:val="76935783"/>
    <w:rsid w:val="76DA8ECD"/>
    <w:rsid w:val="76DD87BF"/>
    <w:rsid w:val="77033938"/>
    <w:rsid w:val="77253AC1"/>
    <w:rsid w:val="77262AC6"/>
    <w:rsid w:val="77693C68"/>
    <w:rsid w:val="776B7B7B"/>
    <w:rsid w:val="77750EF8"/>
    <w:rsid w:val="77E7C2E2"/>
    <w:rsid w:val="77F0FA4A"/>
    <w:rsid w:val="781B9A23"/>
    <w:rsid w:val="782372A1"/>
    <w:rsid w:val="7841AE01"/>
    <w:rsid w:val="7861456E"/>
    <w:rsid w:val="7866624E"/>
    <w:rsid w:val="786AF220"/>
    <w:rsid w:val="78810319"/>
    <w:rsid w:val="7894F02E"/>
    <w:rsid w:val="78DE144A"/>
    <w:rsid w:val="78E7A37A"/>
    <w:rsid w:val="78FCE0EE"/>
    <w:rsid w:val="7906E8BC"/>
    <w:rsid w:val="79090CB5"/>
    <w:rsid w:val="79317C83"/>
    <w:rsid w:val="7962AFB9"/>
    <w:rsid w:val="797EB047"/>
    <w:rsid w:val="7998A326"/>
    <w:rsid w:val="799BC9C9"/>
    <w:rsid w:val="79E16627"/>
    <w:rsid w:val="7A13ABE4"/>
    <w:rsid w:val="7A85D5EC"/>
    <w:rsid w:val="7ABBA61F"/>
    <w:rsid w:val="7AC37C08"/>
    <w:rsid w:val="7ACB6A14"/>
    <w:rsid w:val="7AD7889D"/>
    <w:rsid w:val="7B041E14"/>
    <w:rsid w:val="7B10A64B"/>
    <w:rsid w:val="7B14AAF2"/>
    <w:rsid w:val="7B424E28"/>
    <w:rsid w:val="7B46277E"/>
    <w:rsid w:val="7B4BA022"/>
    <w:rsid w:val="7B844D81"/>
    <w:rsid w:val="7BAAA5FB"/>
    <w:rsid w:val="7BB55507"/>
    <w:rsid w:val="7BC35CA8"/>
    <w:rsid w:val="7BECD11D"/>
    <w:rsid w:val="7C19992A"/>
    <w:rsid w:val="7C227A80"/>
    <w:rsid w:val="7C25692D"/>
    <w:rsid w:val="7C6E5760"/>
    <w:rsid w:val="7C8A8ED6"/>
    <w:rsid w:val="7C8B42F7"/>
    <w:rsid w:val="7C934EA1"/>
    <w:rsid w:val="7CB43D7E"/>
    <w:rsid w:val="7CD34F42"/>
    <w:rsid w:val="7CD4F643"/>
    <w:rsid w:val="7CFFE5E6"/>
    <w:rsid w:val="7D27A170"/>
    <w:rsid w:val="7DE7F6D3"/>
    <w:rsid w:val="7E2590E1"/>
    <w:rsid w:val="7E25DE16"/>
    <w:rsid w:val="7E31DA82"/>
    <w:rsid w:val="7E3E8015"/>
    <w:rsid w:val="7E4F5DD1"/>
    <w:rsid w:val="7E5F123F"/>
    <w:rsid w:val="7E775C08"/>
    <w:rsid w:val="7E82091C"/>
    <w:rsid w:val="7E832391"/>
    <w:rsid w:val="7EAC8EAB"/>
    <w:rsid w:val="7EAE9758"/>
    <w:rsid w:val="7EFA2F87"/>
    <w:rsid w:val="7F27CC14"/>
    <w:rsid w:val="7F5DFBCF"/>
    <w:rsid w:val="7FBECA2D"/>
    <w:rsid w:val="7FC917B8"/>
    <w:rsid w:val="7FD21211"/>
    <w:rsid w:val="7FD7160D"/>
    <w:rsid w:val="7FD76CEF"/>
    <w:rsid w:val="7FDA6534"/>
    <w:rsid w:val="7FE800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4A15C"/>
  <w15:chartTrackingRefBased/>
  <w15:docId w15:val="{A0206820-5B89-4008-AE3F-12B3F5FC9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6F44"/>
    <w:pPr>
      <w:spacing w:after="0" w:line="240" w:lineRule="auto"/>
    </w:pPr>
    <w:rPr>
      <w:rFonts w:eastAsiaTheme="minorEastAsia"/>
    </w:rPr>
  </w:style>
  <w:style w:type="paragraph" w:styleId="Header">
    <w:name w:val="header"/>
    <w:basedOn w:val="Normal"/>
    <w:link w:val="HeaderChar"/>
    <w:uiPriority w:val="99"/>
    <w:unhideWhenUsed/>
    <w:rsid w:val="00596F44"/>
    <w:pPr>
      <w:tabs>
        <w:tab w:val="center" w:pos="4680"/>
        <w:tab w:val="right" w:pos="9360"/>
      </w:tabs>
    </w:pPr>
  </w:style>
  <w:style w:type="character" w:customStyle="1" w:styleId="HeaderChar">
    <w:name w:val="Header Char"/>
    <w:basedOn w:val="DefaultParagraphFont"/>
    <w:link w:val="Header"/>
    <w:uiPriority w:val="99"/>
    <w:rsid w:val="00596F44"/>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96F44"/>
    <w:rPr>
      <w:color w:val="808080"/>
    </w:rPr>
  </w:style>
  <w:style w:type="character" w:styleId="CommentReference">
    <w:name w:val="annotation reference"/>
    <w:basedOn w:val="DefaultParagraphFont"/>
    <w:uiPriority w:val="99"/>
    <w:semiHidden/>
    <w:unhideWhenUsed/>
    <w:rsid w:val="0029616F"/>
    <w:rPr>
      <w:sz w:val="16"/>
      <w:szCs w:val="16"/>
    </w:rPr>
  </w:style>
  <w:style w:type="paragraph" w:styleId="CommentText">
    <w:name w:val="annotation text"/>
    <w:basedOn w:val="Normal"/>
    <w:link w:val="CommentTextChar"/>
    <w:uiPriority w:val="99"/>
    <w:unhideWhenUsed/>
    <w:rsid w:val="0029616F"/>
    <w:rPr>
      <w:sz w:val="20"/>
      <w:szCs w:val="20"/>
    </w:rPr>
  </w:style>
  <w:style w:type="character" w:customStyle="1" w:styleId="CommentTextChar">
    <w:name w:val="Comment Text Char"/>
    <w:basedOn w:val="DefaultParagraphFont"/>
    <w:link w:val="CommentText"/>
    <w:uiPriority w:val="99"/>
    <w:rsid w:val="002961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9616F"/>
    <w:rPr>
      <w:b/>
      <w:bCs/>
    </w:rPr>
  </w:style>
  <w:style w:type="character" w:customStyle="1" w:styleId="CommentSubjectChar">
    <w:name w:val="Comment Subject Char"/>
    <w:basedOn w:val="CommentTextChar"/>
    <w:link w:val="CommentSubject"/>
    <w:uiPriority w:val="99"/>
    <w:semiHidden/>
    <w:rsid w:val="0029616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961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16F"/>
    <w:rPr>
      <w:rFonts w:ascii="Segoe UI" w:eastAsia="Times New Roman" w:hAnsi="Segoe UI" w:cs="Segoe UI"/>
      <w:sz w:val="18"/>
      <w:szCs w:val="18"/>
    </w:rPr>
  </w:style>
  <w:style w:type="paragraph" w:styleId="Footer">
    <w:name w:val="footer"/>
    <w:basedOn w:val="Normal"/>
    <w:link w:val="FooterChar"/>
    <w:uiPriority w:val="99"/>
    <w:unhideWhenUsed/>
    <w:rsid w:val="00710F70"/>
    <w:pPr>
      <w:tabs>
        <w:tab w:val="center" w:pos="4680"/>
        <w:tab w:val="right" w:pos="9360"/>
      </w:tabs>
    </w:pPr>
  </w:style>
  <w:style w:type="character" w:customStyle="1" w:styleId="FooterChar">
    <w:name w:val="Footer Char"/>
    <w:basedOn w:val="DefaultParagraphFont"/>
    <w:link w:val="Footer"/>
    <w:uiPriority w:val="99"/>
    <w:rsid w:val="00710F70"/>
    <w:rPr>
      <w:rFonts w:ascii="Times New Roman" w:eastAsia="Times New Roman" w:hAnsi="Times New Roman" w:cs="Times New Roman"/>
      <w:sz w:val="24"/>
      <w:szCs w:val="24"/>
    </w:rPr>
  </w:style>
  <w:style w:type="paragraph" w:styleId="ListParagraph">
    <w:name w:val="List Paragraph"/>
    <w:basedOn w:val="Normal"/>
    <w:uiPriority w:val="34"/>
    <w:qFormat/>
    <w:rsid w:val="009464EF"/>
    <w:pPr>
      <w:ind w:left="720"/>
      <w:contextualSpacing/>
    </w:pPr>
  </w:style>
  <w:style w:type="paragraph" w:styleId="Revision">
    <w:name w:val="Revision"/>
    <w:hidden/>
    <w:uiPriority w:val="99"/>
    <w:semiHidden/>
    <w:rsid w:val="003A7B13"/>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B7813EE85548CA8DE3517F41E62CCA"/>
        <w:category>
          <w:name w:val="General"/>
          <w:gallery w:val="placeholder"/>
        </w:category>
        <w:types>
          <w:type w:val="bbPlcHdr"/>
        </w:types>
        <w:behaviors>
          <w:behavior w:val="content"/>
        </w:behaviors>
        <w:guid w:val="{E2E3698A-1B40-4351-A14F-E3EDD2245AE4}"/>
      </w:docPartPr>
      <w:docPartBody>
        <w:p w:rsidR="006E4E38" w:rsidRDefault="00594039">
          <w:pPr>
            <w:pStyle w:val="DDB7813EE85548CA8DE3517F41E62CCA2"/>
          </w:pPr>
          <w:r w:rsidRPr="000320D1">
            <w:rPr>
              <w:rStyle w:val="PlaceholderText"/>
            </w:rPr>
            <w:t>Choose an item.</w:t>
          </w:r>
        </w:p>
      </w:docPartBody>
    </w:docPart>
    <w:docPart>
      <w:docPartPr>
        <w:name w:val="3B42907CD40A4736B013649C64005519"/>
        <w:category>
          <w:name w:val="General"/>
          <w:gallery w:val="placeholder"/>
        </w:category>
        <w:types>
          <w:type w:val="bbPlcHdr"/>
        </w:types>
        <w:behaviors>
          <w:behavior w:val="content"/>
        </w:behaviors>
        <w:guid w:val="{A2A83A53-3A74-4469-A76A-B031D4EB7550}"/>
      </w:docPartPr>
      <w:docPartBody>
        <w:p w:rsidR="006E4E38" w:rsidRDefault="00594039">
          <w:pPr>
            <w:pStyle w:val="3B42907CD40A4736B013649C640055192"/>
          </w:pPr>
          <w:r w:rsidRPr="000320D1">
            <w:rPr>
              <w:rStyle w:val="PlaceholderText"/>
            </w:rPr>
            <w:t>Choose an item.</w:t>
          </w:r>
        </w:p>
      </w:docPartBody>
    </w:docPart>
    <w:docPart>
      <w:docPartPr>
        <w:name w:val="87CF9A1C336D4F35986C1D665DAC566C"/>
        <w:category>
          <w:name w:val="General"/>
          <w:gallery w:val="placeholder"/>
        </w:category>
        <w:types>
          <w:type w:val="bbPlcHdr"/>
        </w:types>
        <w:behaviors>
          <w:behavior w:val="content"/>
        </w:behaviors>
        <w:guid w:val="{3C89C88F-FA41-4A4D-810E-6FDC178E8236}"/>
      </w:docPartPr>
      <w:docPartBody>
        <w:p w:rsidR="006E4E38" w:rsidRDefault="00594039">
          <w:pPr>
            <w:pStyle w:val="87CF9A1C336D4F35986C1D665DAC566C2"/>
          </w:pPr>
          <w:r w:rsidRPr="000320D1">
            <w:rPr>
              <w:rStyle w:val="PlaceholderText"/>
            </w:rPr>
            <w:t>Choose an item.</w:t>
          </w:r>
        </w:p>
      </w:docPartBody>
    </w:docPart>
    <w:docPart>
      <w:docPartPr>
        <w:name w:val="492CEE4318E14770BEA19B10D4BB394C"/>
        <w:category>
          <w:name w:val="General"/>
          <w:gallery w:val="placeholder"/>
        </w:category>
        <w:types>
          <w:type w:val="bbPlcHdr"/>
        </w:types>
        <w:behaviors>
          <w:behavior w:val="content"/>
        </w:behaviors>
        <w:guid w:val="{08CADA26-87A5-45F7-A1A9-0DE2507DD920}"/>
      </w:docPartPr>
      <w:docPartBody>
        <w:p w:rsidR="006E4E38" w:rsidRDefault="00594039">
          <w:pPr>
            <w:pStyle w:val="492CEE4318E14770BEA19B10D4BB394C2"/>
          </w:pPr>
          <w:r w:rsidRPr="00CC01F4">
            <w:rPr>
              <w:rStyle w:val="PlaceholderText"/>
            </w:rPr>
            <w:t>Choose an item.</w:t>
          </w:r>
        </w:p>
      </w:docPartBody>
    </w:docPart>
    <w:docPart>
      <w:docPartPr>
        <w:name w:val="C83349E4E22D471497152551EBBB21B8"/>
        <w:category>
          <w:name w:val="General"/>
          <w:gallery w:val="placeholder"/>
        </w:category>
        <w:types>
          <w:type w:val="bbPlcHdr"/>
        </w:types>
        <w:behaviors>
          <w:behavior w:val="content"/>
        </w:behaviors>
        <w:guid w:val="{71D12304-9E02-43A0-B3EB-2551E225F2A6}"/>
      </w:docPartPr>
      <w:docPartBody>
        <w:p w:rsidR="008B0432" w:rsidRDefault="008758DD" w:rsidP="008758DD">
          <w:pPr>
            <w:pStyle w:val="C83349E4E22D471497152551EBBB21B8"/>
          </w:pPr>
          <w:r w:rsidRPr="000320D1">
            <w:rPr>
              <w:rStyle w:val="PlaceholderText"/>
            </w:rPr>
            <w:t>Choose an item.</w:t>
          </w:r>
        </w:p>
      </w:docPartBody>
    </w:docPart>
    <w:docPart>
      <w:docPartPr>
        <w:name w:val="16AEE3D0CB6E4386ACF2D28767F56A84"/>
        <w:category>
          <w:name w:val="General"/>
          <w:gallery w:val="placeholder"/>
        </w:category>
        <w:types>
          <w:type w:val="bbPlcHdr"/>
        </w:types>
        <w:behaviors>
          <w:behavior w:val="content"/>
        </w:behaviors>
        <w:guid w:val="{BEF24A10-5172-4C00-A625-2095B8ADC539}"/>
      </w:docPartPr>
      <w:docPartBody>
        <w:p w:rsidR="002B0C89" w:rsidRDefault="002B0C89">
          <w:r w:rsidRPr="0AEADA68">
            <w:rPr>
              <w:rStyle w:val="PlaceholderText"/>
            </w:rPr>
            <w:t>Choose an item.</w:t>
          </w:r>
        </w:p>
      </w:docPartBody>
    </w:docPart>
    <w:docPart>
      <w:docPartPr>
        <w:name w:val="1EF2B35ACA744BB3B8706D6C0C2D0163"/>
        <w:category>
          <w:name w:val="General"/>
          <w:gallery w:val="placeholder"/>
        </w:category>
        <w:types>
          <w:type w:val="bbPlcHdr"/>
        </w:types>
        <w:behaviors>
          <w:behavior w:val="content"/>
        </w:behaviors>
        <w:guid w:val="{A4253854-05F6-420F-AE58-58A33C90A70B}"/>
      </w:docPartPr>
      <w:docPartBody>
        <w:p w:rsidR="002B0C89" w:rsidRDefault="002B0C89">
          <w:r w:rsidRPr="0AEADA68">
            <w:rPr>
              <w:rStyle w:val="PlaceholderText"/>
            </w:rPr>
            <w:t>Choose an item.</w:t>
          </w:r>
        </w:p>
      </w:docPartBody>
    </w:docPart>
    <w:docPart>
      <w:docPartPr>
        <w:name w:val="9B22110DBB714A0990E507004C2DAF6B"/>
        <w:category>
          <w:name w:val="General"/>
          <w:gallery w:val="placeholder"/>
        </w:category>
        <w:types>
          <w:type w:val="bbPlcHdr"/>
        </w:types>
        <w:behaviors>
          <w:behavior w:val="content"/>
        </w:behaviors>
        <w:guid w:val="{8125C3C4-3700-4652-80AE-E99FF31C99EC}"/>
      </w:docPartPr>
      <w:docPartBody>
        <w:p w:rsidR="002B0C89" w:rsidRDefault="002B0C89">
          <w:r w:rsidRPr="0AEADA68">
            <w:rPr>
              <w:rStyle w:val="PlaceholderText"/>
            </w:rPr>
            <w:t>Choose an item.</w:t>
          </w:r>
        </w:p>
      </w:docPartBody>
    </w:docPart>
    <w:docPart>
      <w:docPartPr>
        <w:name w:val="49B7B7C541A14554A22FAFDC5A74DFDC"/>
        <w:category>
          <w:name w:val="General"/>
          <w:gallery w:val="placeholder"/>
        </w:category>
        <w:types>
          <w:type w:val="bbPlcHdr"/>
        </w:types>
        <w:behaviors>
          <w:behavior w:val="content"/>
        </w:behaviors>
        <w:guid w:val="{2636C7C1-B40D-4F1D-8C71-34928A0497B1}"/>
      </w:docPartPr>
      <w:docPartBody>
        <w:p w:rsidR="002B0C89" w:rsidRDefault="002B0C89">
          <w:r w:rsidRPr="0AEADA68">
            <w:rPr>
              <w:rStyle w:val="PlaceholderText"/>
            </w:rPr>
            <w:t>Choose an item.</w:t>
          </w:r>
        </w:p>
      </w:docPartBody>
    </w:docPart>
    <w:docPart>
      <w:docPartPr>
        <w:name w:val="614A4F1BCBB34C67898CE47F602317EF"/>
        <w:category>
          <w:name w:val="General"/>
          <w:gallery w:val="placeholder"/>
        </w:category>
        <w:types>
          <w:type w:val="bbPlcHdr"/>
        </w:types>
        <w:behaviors>
          <w:behavior w:val="content"/>
        </w:behaviors>
        <w:guid w:val="{44B5DC1E-12EC-4BAA-828D-C1E7DC4F7D96}"/>
      </w:docPartPr>
      <w:docPartBody>
        <w:p w:rsidR="002B0C89" w:rsidRDefault="002B0C89">
          <w:r w:rsidRPr="0AEADA68">
            <w:rPr>
              <w:rStyle w:val="PlaceholderText"/>
            </w:rPr>
            <w:t>Choose an item.</w:t>
          </w:r>
        </w:p>
      </w:docPartBody>
    </w:docPart>
    <w:docPart>
      <w:docPartPr>
        <w:name w:val="3D600EA4318D4D3EBC0DF21C19D3D770"/>
        <w:category>
          <w:name w:val="General"/>
          <w:gallery w:val="placeholder"/>
        </w:category>
        <w:types>
          <w:type w:val="bbPlcHdr"/>
        </w:types>
        <w:behaviors>
          <w:behavior w:val="content"/>
        </w:behaviors>
        <w:guid w:val="{A22533D1-9AAC-4C71-9C4C-6EC5DFD497BF}"/>
      </w:docPartPr>
      <w:docPartBody>
        <w:p w:rsidR="002B0C89" w:rsidRDefault="002B0C89">
          <w:r w:rsidRPr="0AEADA68">
            <w:rPr>
              <w:rStyle w:val="PlaceholderText"/>
            </w:rPr>
            <w:t>Choose an item.</w:t>
          </w:r>
        </w:p>
      </w:docPartBody>
    </w:docPart>
    <w:docPart>
      <w:docPartPr>
        <w:name w:val="616681FFFEA348E5948BF944CEB18200"/>
        <w:category>
          <w:name w:val="General"/>
          <w:gallery w:val="placeholder"/>
        </w:category>
        <w:types>
          <w:type w:val="bbPlcHdr"/>
        </w:types>
        <w:behaviors>
          <w:behavior w:val="content"/>
        </w:behaviors>
        <w:guid w:val="{EB6B57BA-0BAC-4C95-B8F3-1FE5260B3814}"/>
      </w:docPartPr>
      <w:docPartBody>
        <w:p w:rsidR="002B0C89" w:rsidRDefault="002B0C89">
          <w:r w:rsidRPr="0AEADA68">
            <w:rPr>
              <w:rStyle w:val="PlaceholderText"/>
            </w:rPr>
            <w:t>Choose an item.</w:t>
          </w:r>
        </w:p>
      </w:docPartBody>
    </w:docPart>
    <w:docPart>
      <w:docPartPr>
        <w:name w:val="33D05467DA5E4552B362DE87905CB001"/>
        <w:category>
          <w:name w:val="General"/>
          <w:gallery w:val="placeholder"/>
        </w:category>
        <w:types>
          <w:type w:val="bbPlcHdr"/>
        </w:types>
        <w:behaviors>
          <w:behavior w:val="content"/>
        </w:behaviors>
        <w:guid w:val="{BC39D02C-C9AC-408D-9CD0-C36BA820E663}"/>
      </w:docPartPr>
      <w:docPartBody>
        <w:p w:rsidR="002B0C89" w:rsidRDefault="002B0C89">
          <w:r w:rsidRPr="0AEADA68">
            <w:rPr>
              <w:rStyle w:val="PlaceholderText"/>
            </w:rPr>
            <w:t>Choose an item.</w:t>
          </w:r>
        </w:p>
      </w:docPartBody>
    </w:docPart>
    <w:docPart>
      <w:docPartPr>
        <w:name w:val="2EE606BC1FDA4303A7D0EA4B3995B8DD"/>
        <w:category>
          <w:name w:val="General"/>
          <w:gallery w:val="placeholder"/>
        </w:category>
        <w:types>
          <w:type w:val="bbPlcHdr"/>
        </w:types>
        <w:behaviors>
          <w:behavior w:val="content"/>
        </w:behaviors>
        <w:guid w:val="{466AD1B7-3D5B-418E-A557-1BA9113B2465}"/>
      </w:docPartPr>
      <w:docPartBody>
        <w:p w:rsidR="002B0C89" w:rsidRDefault="002B0C89">
          <w:r w:rsidRPr="0AEADA68">
            <w:rPr>
              <w:rStyle w:val="PlaceholderText"/>
            </w:rPr>
            <w:t>Choose an item.</w:t>
          </w:r>
        </w:p>
      </w:docPartBody>
    </w:docPart>
    <w:docPart>
      <w:docPartPr>
        <w:name w:val="59636B6E027546F1922E781F57A7D542"/>
        <w:category>
          <w:name w:val="General"/>
          <w:gallery w:val="placeholder"/>
        </w:category>
        <w:types>
          <w:type w:val="bbPlcHdr"/>
        </w:types>
        <w:behaviors>
          <w:behavior w:val="content"/>
        </w:behaviors>
        <w:guid w:val="{79CE1BED-07F4-4D2D-A6BB-0B7FB1EFEE2F}"/>
      </w:docPartPr>
      <w:docPartBody>
        <w:p w:rsidR="002B0C89" w:rsidRDefault="002B0C89">
          <w:r w:rsidRPr="0AEADA6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D0"/>
    <w:rsid w:val="00003DC1"/>
    <w:rsid w:val="000C6AD0"/>
    <w:rsid w:val="000E55D7"/>
    <w:rsid w:val="000E611C"/>
    <w:rsid w:val="0017008C"/>
    <w:rsid w:val="00193625"/>
    <w:rsid w:val="001951E9"/>
    <w:rsid w:val="001B559C"/>
    <w:rsid w:val="001B7FFC"/>
    <w:rsid w:val="0020515A"/>
    <w:rsid w:val="002B0C89"/>
    <w:rsid w:val="002C3673"/>
    <w:rsid w:val="00324183"/>
    <w:rsid w:val="003367AD"/>
    <w:rsid w:val="00370E40"/>
    <w:rsid w:val="003938D7"/>
    <w:rsid w:val="00396F0A"/>
    <w:rsid w:val="003E61E6"/>
    <w:rsid w:val="004016A8"/>
    <w:rsid w:val="00401C7C"/>
    <w:rsid w:val="0046361D"/>
    <w:rsid w:val="004764CF"/>
    <w:rsid w:val="004B2FC3"/>
    <w:rsid w:val="004E3410"/>
    <w:rsid w:val="0052461F"/>
    <w:rsid w:val="00531732"/>
    <w:rsid w:val="00535723"/>
    <w:rsid w:val="00594039"/>
    <w:rsid w:val="005D008F"/>
    <w:rsid w:val="005F2201"/>
    <w:rsid w:val="00614268"/>
    <w:rsid w:val="00647016"/>
    <w:rsid w:val="006B76D5"/>
    <w:rsid w:val="006C04DE"/>
    <w:rsid w:val="006E4E38"/>
    <w:rsid w:val="00762097"/>
    <w:rsid w:val="007625C8"/>
    <w:rsid w:val="007943C3"/>
    <w:rsid w:val="007D5DE6"/>
    <w:rsid w:val="008758DD"/>
    <w:rsid w:val="008944FE"/>
    <w:rsid w:val="008B0432"/>
    <w:rsid w:val="008B5794"/>
    <w:rsid w:val="009C2B09"/>
    <w:rsid w:val="009E3DE3"/>
    <w:rsid w:val="00A4259F"/>
    <w:rsid w:val="00B3123A"/>
    <w:rsid w:val="00B54B7F"/>
    <w:rsid w:val="00BC5D70"/>
    <w:rsid w:val="00BD2F84"/>
    <w:rsid w:val="00BF0EA1"/>
    <w:rsid w:val="00C07205"/>
    <w:rsid w:val="00C42C95"/>
    <w:rsid w:val="00D3032D"/>
    <w:rsid w:val="00D57B0E"/>
    <w:rsid w:val="00DA1E73"/>
    <w:rsid w:val="00DA6184"/>
    <w:rsid w:val="00DC0FF8"/>
    <w:rsid w:val="00DF3FD2"/>
    <w:rsid w:val="00E3749F"/>
    <w:rsid w:val="00ED5AC5"/>
    <w:rsid w:val="00F21DDC"/>
    <w:rsid w:val="00F5683A"/>
    <w:rsid w:val="00FC4B65"/>
    <w:rsid w:val="00FD25C6"/>
    <w:rsid w:val="00FF3518"/>
    <w:rsid w:val="00FF76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83349E4E22D471497152551EBBB21B8">
    <w:name w:val="C83349E4E22D471497152551EBBB21B8"/>
    <w:rsid w:val="008758DD"/>
  </w:style>
  <w:style w:type="paragraph" w:customStyle="1" w:styleId="DDB7813EE85548CA8DE3517F41E62CCA2">
    <w:name w:val="DDB7813EE85548CA8DE3517F41E62CCA2"/>
    <w:pPr>
      <w:tabs>
        <w:tab w:val="center" w:pos="4680"/>
        <w:tab w:val="right" w:pos="9360"/>
      </w:tabs>
      <w:spacing w:after="0" w:line="240" w:lineRule="auto"/>
    </w:pPr>
    <w:rPr>
      <w:rFonts w:ascii="Times New Roman" w:eastAsia="Times New Roman" w:hAnsi="Times New Roman" w:cs="Times New Roman"/>
      <w:sz w:val="24"/>
      <w:szCs w:val="24"/>
    </w:rPr>
  </w:style>
  <w:style w:type="paragraph" w:customStyle="1" w:styleId="3B42907CD40A4736B013649C640055192">
    <w:name w:val="3B42907CD40A4736B013649C640055192"/>
    <w:pPr>
      <w:tabs>
        <w:tab w:val="center" w:pos="4680"/>
        <w:tab w:val="right" w:pos="9360"/>
      </w:tabs>
      <w:spacing w:after="0" w:line="240" w:lineRule="auto"/>
    </w:pPr>
    <w:rPr>
      <w:rFonts w:ascii="Times New Roman" w:eastAsia="Times New Roman" w:hAnsi="Times New Roman" w:cs="Times New Roman"/>
      <w:sz w:val="24"/>
      <w:szCs w:val="24"/>
    </w:rPr>
  </w:style>
  <w:style w:type="paragraph" w:customStyle="1" w:styleId="87CF9A1C336D4F35986C1D665DAC566C2">
    <w:name w:val="87CF9A1C336D4F35986C1D665DAC566C2"/>
    <w:pPr>
      <w:spacing w:after="0" w:line="240" w:lineRule="auto"/>
    </w:pPr>
  </w:style>
  <w:style w:type="paragraph" w:customStyle="1" w:styleId="492CEE4318E14770BEA19B10D4BB394C2">
    <w:name w:val="492CEE4318E14770BEA19B10D4BB394C2"/>
    <w:pPr>
      <w:spacing w:after="0" w:line="240"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uedate xmlns="bdd1e2fe-a610-41ce-bc57-b412cb378691"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6ED747C8A44347B00E50805450280B" ma:contentTypeVersion="7" ma:contentTypeDescription="Create a new document." ma:contentTypeScope="" ma:versionID="4309d9e4043f44fb712f2189b932e383">
  <xsd:schema xmlns:xsd="http://www.w3.org/2001/XMLSchema" xmlns:xs="http://www.w3.org/2001/XMLSchema" xmlns:p="http://schemas.microsoft.com/office/2006/metadata/properties" xmlns:ns1="http://schemas.microsoft.com/sharepoint/v3" xmlns:ns2="bdd1e2fe-a610-41ce-bc57-b412cb378691" targetNamespace="http://schemas.microsoft.com/office/2006/metadata/properties" ma:root="true" ma:fieldsID="87ca2c2579eb875d5001e04c3b4e8313" ns1:_="" ns2:_="">
    <xsd:import namespace="http://schemas.microsoft.com/sharepoint/v3"/>
    <xsd:import namespace="bdd1e2fe-a610-41ce-bc57-b412cb3786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uedat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d1e2fe-a610-41ce-bc57-b412cb378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uedate" ma:index="12" nillable="true" ma:displayName="Due date" ma:format="DateOnly" ma:internalName="Due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15556-5744-4DE5-BE69-055C256824D9}">
  <ds:schemaRefs>
    <ds:schemaRef ds:uri="http://schemas.microsoft.com/sharepoint/v3/contenttype/forms"/>
  </ds:schemaRefs>
</ds:datastoreItem>
</file>

<file path=customXml/itemProps2.xml><?xml version="1.0" encoding="utf-8"?>
<ds:datastoreItem xmlns:ds="http://schemas.openxmlformats.org/officeDocument/2006/customXml" ds:itemID="{8C12DBBD-5A97-47CE-A010-8A8A6A79D70B}">
  <ds:schemaRefs>
    <ds:schemaRef ds:uri="http://schemas.microsoft.com/office/2006/metadata/properties"/>
    <ds:schemaRef ds:uri="http://schemas.microsoft.com/office/infopath/2007/PartnerControls"/>
    <ds:schemaRef ds:uri="bdd1e2fe-a610-41ce-bc57-b412cb378691"/>
    <ds:schemaRef ds:uri="http://schemas.microsoft.com/sharepoint/v3"/>
  </ds:schemaRefs>
</ds:datastoreItem>
</file>

<file path=customXml/itemProps3.xml><?xml version="1.0" encoding="utf-8"?>
<ds:datastoreItem xmlns:ds="http://schemas.openxmlformats.org/officeDocument/2006/customXml" ds:itemID="{E0C29FD7-A221-4888-8927-8642611544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d1e2fe-a610-41ce-bc57-b412cb3786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E2E903-8220-4486-AA4F-962C9914AF93}">
  <ds:schemaRefs>
    <ds:schemaRef ds:uri="http://schemas.openxmlformats.org/officeDocument/2006/bibliography"/>
  </ds:schemaRefs>
</ds:datastoreItem>
</file>

<file path=docMetadata/LabelInfo.xml><?xml version="1.0" encoding="utf-8"?>
<clbl:labelList xmlns:clbl="http://schemas.microsoft.com/office/2020/mipLabelMetadata">
  <clbl:label id="{1520fa42-cf58-4c22-8b93-58cf1d3bd1cb}"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4668</Words>
  <Characters>27183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Washington State Department of Health</Company>
  <LinksUpToDate>false</LinksUpToDate>
  <CharactersWithSpaces>31788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Trent (DOH)</dc:creator>
  <cp:keywords/>
  <dc:description/>
  <cp:lastModifiedBy>Earnest, Dawn M (DOH)</cp:lastModifiedBy>
  <cp:revision>3</cp:revision>
  <cp:lastPrinted>2020-02-07T20:40:00Z</cp:lastPrinted>
  <dcterms:created xsi:type="dcterms:W3CDTF">2025-09-08T22:13:00Z</dcterms:created>
  <dcterms:modified xsi:type="dcterms:W3CDTF">2025-09-10T14:29:00Z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0x010100C16ED747C8A44347B00E50805450280B</vt:lpwstr>
  </property>
  <property fmtid="{D5CDD505-2E9C-101B-9397-08002B2CF9AE}" pid="3" name="_dlc_DocIdItemGuid">
    <vt:lpwstr>de04615f-8684-477d-913e-3a2bafa2d63d</vt:lpwstr>
  </property>
  <property fmtid="{D5CDD505-2E9C-101B-9397-08002B2CF9AE}" pid="4" name="MSIP_Label_1520fa42-cf58-4c22-8b93-58cf1d3bd1cb_Enabled">
    <vt:lpwstr>true</vt:lpwstr>
  </property>
  <property fmtid="{D5CDD505-2E9C-101B-9397-08002B2CF9AE}" pid="5" name="MSIP_Label_1520fa42-cf58-4c22-8b93-58cf1d3bd1cb_SetDate">
    <vt:lpwstr>2024-02-06T01:07:41Z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4d0018fb-840a-4869-ac1e-f2da392f7d40</vt:lpwstr>
  </property>
  <property fmtid="{D5CDD505-2E9C-101B-9397-08002B2CF9AE}" pid="10" name="MSIP_Label_1520fa42-cf58-4c22-8b93-58cf1d3bd1cb_ContentBits">
    <vt:lpwstr>0</vt:lpwstr>
  </property>
  <property fmtid="{D5CDD505-2E9C-101B-9397-08002B2CF9AE}" pid="11" name="GrammarlyDocumentId">
    <vt:lpwstr>7363ce0d-faab-4bb2-a8ab-9825b5eefdb2</vt:lpwstr>
  </property>
</Properties>
</file>