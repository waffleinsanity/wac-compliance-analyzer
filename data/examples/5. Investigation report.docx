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Default="00CA7579" w:rsidP="00596F44">
      <w:pPr>
        <w:pStyle w:val="NoSpacing"/>
        <w:jc w:val="center"/>
        <w:rPr>
          <w:rFonts w:ascii="Times New Roman" w:hAnsi="Times New Roman" w:cs="Times New Roman"/>
          <w:b/>
          <w:sz w:val="24"/>
          <w:szCs w:val="24"/>
          <w:u w:val="single"/>
        </w:rPr>
      </w:pPr>
    </w:p>
    <w:p w14:paraId="7EA43974" w14:textId="77777777" w:rsidR="001F0BC3" w:rsidRPr="00EF00CB" w:rsidRDefault="001F0BC3" w:rsidP="001F0BC3">
      <w:pPr>
        <w:pStyle w:val="NoSpacing"/>
        <w:jc w:val="center"/>
        <w:rPr>
          <w:rFonts w:ascii="Arial" w:hAnsi="Arial" w:cs="Arial"/>
          <w:b/>
          <w:sz w:val="32"/>
          <w:szCs w:val="24"/>
          <w:u w:val="single"/>
        </w:rPr>
      </w:pPr>
      <w:r w:rsidRPr="00EF00CB">
        <w:rPr>
          <w:rFonts w:ascii="Arial" w:hAnsi="Arial" w:cs="Arial"/>
          <w:b/>
          <w:sz w:val="32"/>
          <w:szCs w:val="24"/>
          <w:u w:val="single"/>
        </w:rPr>
        <w:t>Investigative Report</w:t>
      </w:r>
    </w:p>
    <w:sdt>
      <w:sdtPr>
        <w:rPr>
          <w:rFonts w:ascii="Arial" w:hAnsi="Arial" w:cs="Arial"/>
          <w:b/>
          <w:bCs/>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dropDownList>
      </w:sdtPr>
      <w:sdtEndPr>
        <w:rPr>
          <w:rFonts w:ascii="Times New Roman" w:hAnsi="Times New Roman" w:cs="Times New Roman"/>
        </w:rPr>
      </w:sdtEndPr>
      <w:sdtContent>
        <w:p w14:paraId="7D3D04D5" w14:textId="0E9F0F3B" w:rsidR="001F0BC3" w:rsidRPr="003B0D51" w:rsidRDefault="009D5C95" w:rsidP="001F0BC3">
          <w:pPr>
            <w:pStyle w:val="Header"/>
            <w:jc w:val="center"/>
            <w:rPr>
              <w:b/>
            </w:rPr>
          </w:pPr>
          <w:ins w:id="0" w:author="McKinney, Sean M (DOH)" w:date="2026-01-23T08:18:00Z" w16du:dateUtc="2026-01-23T16:18:00Z">
            <w:r>
              <w:rPr>
                <w:rFonts w:ascii="Arial" w:hAnsi="Arial" w:cs="Arial"/>
                <w:b/>
                <w:bCs/>
              </w:rPr>
              <w:t>Off-site State Investigation</w:t>
            </w:r>
          </w:ins>
        </w:p>
      </w:sdtContent>
    </w:sdt>
    <w:p w14:paraId="04974936" w14:textId="77777777" w:rsidR="00075697" w:rsidRDefault="00B15F29" w:rsidP="00075697">
      <w:pPr>
        <w:pStyle w:val="Header"/>
        <w:tabs>
          <w:tab w:val="clear" w:pos="4680"/>
          <w:tab w:val="clear" w:pos="9360"/>
          <w:tab w:val="left" w:pos="2460"/>
        </w:tabs>
        <w:rPr>
          <w:rFonts w:ascii="Arial" w:hAnsi="Arial" w:cs="Arial"/>
        </w:rPr>
      </w:pPr>
      <w:r w:rsidRPr="77E7C2E2">
        <w:rPr>
          <w:rFonts w:ascii="Arial" w:hAnsi="Arial" w:cs="Arial"/>
          <w:b/>
          <w:bCs/>
        </w:rPr>
        <w:t>Facility Address:</w:t>
      </w:r>
      <w:r w:rsidR="0D8FE9CE" w:rsidRPr="77E7C2E2">
        <w:rPr>
          <w:rFonts w:ascii="Arial" w:hAnsi="Arial" w:cs="Arial"/>
          <w:b/>
          <w:bCs/>
        </w:rPr>
        <w:t xml:space="preserve"> </w:t>
      </w:r>
      <w:r w:rsidR="00075697" w:rsidRPr="00075697">
        <w:rPr>
          <w:rFonts w:ascii="Arial" w:hAnsi="Arial" w:cs="Arial"/>
        </w:rPr>
        <w:t>1515 Cornwall Ave, Bellingham WA 98225-4521</w:t>
      </w:r>
    </w:p>
    <w:p w14:paraId="24EC7DE4" w14:textId="220A3673" w:rsidR="00806079" w:rsidRDefault="00806079" w:rsidP="00075697">
      <w:pPr>
        <w:pStyle w:val="Header"/>
        <w:tabs>
          <w:tab w:val="clear" w:pos="4680"/>
          <w:tab w:val="clear" w:pos="9360"/>
          <w:tab w:val="left" w:pos="2460"/>
        </w:tabs>
        <w:rPr>
          <w:rFonts w:ascii="Arial" w:hAnsi="Arial" w:cs="Arial"/>
          <w:b/>
          <w:bCs/>
        </w:rPr>
      </w:pPr>
      <w:r w:rsidRPr="77E7C2E2">
        <w:rPr>
          <w:rFonts w:ascii="Arial" w:hAnsi="Arial" w:cs="Arial"/>
          <w:b/>
          <w:bCs/>
        </w:rPr>
        <w:t>Laboratory Director:</w:t>
      </w:r>
      <w:r w:rsidR="05CC5D1F" w:rsidRPr="77E7C2E2">
        <w:rPr>
          <w:rFonts w:ascii="Arial" w:hAnsi="Arial" w:cs="Arial"/>
          <w:b/>
          <w:bCs/>
        </w:rPr>
        <w:t xml:space="preserve"> </w:t>
      </w:r>
      <w:ins w:id="1" w:author="McKinney, Sean M (DOH)" w:date="2026-01-23T08:18:00Z" w16du:dateUtc="2026-01-23T16:18:00Z">
        <w:r w:rsidR="00C96F43" w:rsidRPr="00C96F43">
          <w:rPr>
            <w:rFonts w:ascii="Arial" w:hAnsi="Arial" w:cs="Arial"/>
            <w:rPrChange w:id="2" w:author="McKinney, Sean M (DOH)" w:date="2026-01-23T08:18:00Z" w16du:dateUtc="2026-01-23T16:18:00Z">
              <w:rPr>
                <w:rFonts w:ascii="Arial" w:hAnsi="Arial" w:cs="Arial"/>
                <w:b/>
                <w:bCs/>
              </w:rPr>
            </w:rPrChange>
          </w:rPr>
          <w:t>N/A</w:t>
        </w:r>
      </w:ins>
    </w:p>
    <w:p w14:paraId="3E5C2DBC" w14:textId="18940700" w:rsidR="00806079" w:rsidRPr="00806079" w:rsidRDefault="00806079" w:rsidP="00B15F29">
      <w:pPr>
        <w:pStyle w:val="Header"/>
        <w:rPr>
          <w:rFonts w:ascii="Arial" w:hAnsi="Arial" w:cs="Arial"/>
          <w:b/>
          <w:bCs/>
        </w:rPr>
      </w:pPr>
      <w:r w:rsidRPr="77E7C2E2">
        <w:rPr>
          <w:rFonts w:ascii="Arial" w:hAnsi="Arial" w:cs="Arial"/>
          <w:b/>
          <w:bCs/>
        </w:rPr>
        <w:t>CLIA Number:</w:t>
      </w:r>
      <w:r w:rsidR="1EF7D1CD" w:rsidRPr="77E7C2E2">
        <w:rPr>
          <w:rFonts w:ascii="Arial" w:hAnsi="Arial" w:cs="Arial"/>
          <w:b/>
          <w:bCs/>
        </w:rPr>
        <w:t xml:space="preserve"> </w:t>
      </w:r>
      <w:ins w:id="3" w:author="McKinney, Sean M (DOH)" w:date="2026-01-23T08:18:00Z" w16du:dateUtc="2026-01-23T16:18:00Z">
        <w:r w:rsidR="00C96F43" w:rsidRPr="00C45001">
          <w:rPr>
            <w:rFonts w:ascii="Arial" w:hAnsi="Arial" w:cs="Arial"/>
          </w:rPr>
          <w:t>N/A</w:t>
        </w:r>
      </w:ins>
    </w:p>
    <w:p w14:paraId="762EE686" w14:textId="1A0DF63F" w:rsidR="00E04DAC" w:rsidRDefault="00B15F29" w:rsidP="00B15F29">
      <w:pPr>
        <w:pStyle w:val="Header"/>
        <w:rPr>
          <w:rFonts w:ascii="Arial" w:hAnsi="Arial" w:cs="Arial"/>
          <w:b/>
          <w:bCs/>
        </w:rPr>
      </w:pPr>
      <w:r w:rsidRPr="77E7C2E2">
        <w:rPr>
          <w:rFonts w:ascii="Arial" w:hAnsi="Arial" w:cs="Arial"/>
          <w:b/>
          <w:bCs/>
        </w:rPr>
        <w:t>Credential Number:</w:t>
      </w:r>
      <w:r w:rsidR="1EF7D1CD" w:rsidRPr="77E7C2E2">
        <w:rPr>
          <w:rFonts w:ascii="Arial" w:hAnsi="Arial" w:cs="Arial"/>
          <w:b/>
          <w:bCs/>
        </w:rPr>
        <w:t xml:space="preserve"> </w:t>
      </w:r>
      <w:r w:rsidR="00485B47" w:rsidRPr="00485B47">
        <w:rPr>
          <w:rFonts w:ascii="Arial" w:hAnsi="Arial" w:cs="Arial"/>
          <w:b/>
          <w:bCs/>
        </w:rPr>
        <w:t>BHA.FS.60872930</w:t>
      </w:r>
    </w:p>
    <w:p w14:paraId="640C9075" w14:textId="765CA0BA" w:rsidR="00B15F29" w:rsidRPr="00EF00CB" w:rsidRDefault="00B15F29" w:rsidP="00B15F29">
      <w:pPr>
        <w:pStyle w:val="Header"/>
        <w:rPr>
          <w:rFonts w:ascii="Arial" w:hAnsi="Arial" w:cs="Arial"/>
        </w:rPr>
      </w:pPr>
      <w:r w:rsidRPr="77E7C2E2">
        <w:rPr>
          <w:rFonts w:ascii="Arial" w:hAnsi="Arial" w:cs="Arial"/>
          <w:b/>
          <w:bCs/>
        </w:rPr>
        <w:t xml:space="preserve">Medicare Number: </w:t>
      </w:r>
      <w:ins w:id="4" w:author="McKinney, Sean M (DOH)" w:date="2026-01-23T08:18:00Z" w16du:dateUtc="2026-01-23T16:18:00Z">
        <w:r w:rsidR="00C96F43" w:rsidRPr="00C45001">
          <w:rPr>
            <w:rFonts w:ascii="Arial" w:hAnsi="Arial" w:cs="Arial"/>
          </w:rPr>
          <w:t>N/A</w:t>
        </w:r>
      </w:ins>
    </w:p>
    <w:p w14:paraId="510EBDBB" w14:textId="18AAAAE3" w:rsidR="00B15F29" w:rsidRPr="00EF00CB" w:rsidRDefault="00B15F29" w:rsidP="00B15F29">
      <w:pPr>
        <w:pStyle w:val="Header"/>
        <w:rPr>
          <w:rFonts w:ascii="Arial" w:hAnsi="Arial" w:cs="Arial"/>
        </w:rPr>
      </w:pPr>
      <w:r w:rsidRPr="00EF00CB">
        <w:rPr>
          <w:rFonts w:ascii="Arial" w:hAnsi="Arial" w:cs="Arial"/>
          <w:b/>
        </w:rPr>
        <w:t>Shell Number:</w:t>
      </w:r>
      <w:r w:rsidRPr="00EF00CB">
        <w:rPr>
          <w:rFonts w:ascii="Arial" w:hAnsi="Arial" w:cs="Arial"/>
        </w:rPr>
        <w:t xml:space="preserve"> </w:t>
      </w:r>
      <w:ins w:id="5" w:author="McKinney, Sean M (DOH)" w:date="2026-01-23T08:18:00Z" w16du:dateUtc="2026-01-23T16:18:00Z">
        <w:r w:rsidR="00C96F43" w:rsidRPr="00C45001">
          <w:rPr>
            <w:rFonts w:ascii="Arial" w:hAnsi="Arial" w:cs="Arial"/>
          </w:rPr>
          <w:t>N/A</w:t>
        </w:r>
      </w:ins>
    </w:p>
    <w:p w14:paraId="3D9197FC" w14:textId="299CED04" w:rsidR="00B15F29" w:rsidRPr="00EF00CB" w:rsidRDefault="00B15F29" w:rsidP="00B15F29">
      <w:pPr>
        <w:pStyle w:val="Header"/>
        <w:rPr>
          <w:rFonts w:ascii="Arial" w:hAnsi="Arial" w:cs="Arial"/>
          <w:b/>
        </w:rPr>
      </w:pPr>
      <w:r w:rsidRPr="00EF00CB">
        <w:rPr>
          <w:rFonts w:ascii="Arial" w:hAnsi="Arial" w:cs="Arial"/>
          <w:b/>
        </w:rPr>
        <w:t xml:space="preserve">Date(s) of Investigation: </w:t>
      </w:r>
      <w:r w:rsidR="00947A9A">
        <w:rPr>
          <w:rFonts w:ascii="Arial" w:hAnsi="Arial" w:cs="Arial"/>
          <w:b/>
        </w:rPr>
        <w:t>07/07/2025</w:t>
      </w:r>
    </w:p>
    <w:p w14:paraId="15806B5A" w14:textId="2D28E81C" w:rsidR="00B15F29" w:rsidRPr="00EF00CB" w:rsidRDefault="00B15F29" w:rsidP="00B15F29">
      <w:pPr>
        <w:pStyle w:val="Header"/>
        <w:rPr>
          <w:rFonts w:ascii="Arial" w:hAnsi="Arial" w:cs="Arial"/>
          <w:b/>
        </w:rPr>
      </w:pPr>
      <w:r w:rsidRPr="00EF00CB">
        <w:rPr>
          <w:rFonts w:ascii="Arial" w:hAnsi="Arial" w:cs="Arial"/>
          <w:b/>
        </w:rPr>
        <w:t xml:space="preserve">State Licensing Priority: </w:t>
      </w:r>
      <w:sdt>
        <w:sdtPr>
          <w:rPr>
            <w:rFonts w:ascii="Arial" w:hAnsi="Arial" w:cs="Arial"/>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Content>
          <w:r w:rsidR="00E96536">
            <w:rPr>
              <w:rFonts w:ascii="Arial" w:hAnsi="Arial" w:cs="Arial"/>
            </w:rPr>
            <w:t>B</w:t>
          </w:r>
        </w:sdtContent>
      </w:sdt>
      <w:r w:rsidRPr="00EF00CB">
        <w:rPr>
          <w:rFonts w:ascii="Arial" w:hAnsi="Arial" w:cs="Arial"/>
          <w:b/>
        </w:rPr>
        <w:t xml:space="preserve"> </w:t>
      </w:r>
    </w:p>
    <w:p w14:paraId="7AA31623" w14:textId="29F9502A" w:rsidR="00B15F29" w:rsidRPr="00EF00CB" w:rsidRDefault="284DB0AF" w:rsidP="00B15F29">
      <w:pPr>
        <w:pStyle w:val="Header"/>
        <w:rPr>
          <w:rFonts w:ascii="Arial" w:hAnsi="Arial" w:cs="Arial"/>
          <w:b/>
        </w:rPr>
      </w:pPr>
      <w:r w:rsidRPr="661F0545">
        <w:rPr>
          <w:rFonts w:ascii="Arial" w:hAnsi="Arial" w:cs="Arial"/>
          <w:b/>
          <w:bCs/>
        </w:rPr>
        <w:t xml:space="preserve">Federal Certification Priority: </w:t>
      </w:r>
      <w:sdt>
        <w:sdtPr>
          <w:rPr>
            <w:rFonts w:ascii="Arial" w:hAnsi="Arial" w:cs="Arial"/>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Content>
          <w:r w:rsidR="00DF4C6C">
            <w:rPr>
              <w:rFonts w:ascii="Arial" w:hAnsi="Arial" w:cs="Arial"/>
            </w:rPr>
            <w:t xml:space="preserve">N/A </w:t>
          </w:r>
        </w:sdtContent>
      </w:sdt>
    </w:p>
    <w:p w14:paraId="0A0C16ED" w14:textId="77777777" w:rsidR="00B15F29" w:rsidRDefault="00B15F29" w:rsidP="00596F44">
      <w:pPr>
        <w:pStyle w:val="NoSpacing"/>
        <w:ind w:right="288"/>
        <w:rPr>
          <w:rFonts w:ascii="Times New Roman" w:hAnsi="Times New Roman" w:cs="Times New Roman"/>
          <w:b/>
          <w:sz w:val="32"/>
          <w:szCs w:val="32"/>
        </w:rPr>
      </w:pPr>
    </w:p>
    <w:p w14:paraId="3977A9DB" w14:textId="5421766C"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 xml:space="preserve">Intake Details: </w:t>
      </w:r>
      <w:r w:rsidR="00725439">
        <w:rPr>
          <w:rFonts w:ascii="Arial" w:hAnsi="Arial" w:cs="Arial"/>
          <w:sz w:val="24"/>
          <w:szCs w:val="24"/>
        </w:rPr>
        <w:t>(</w:t>
      </w:r>
      <w:r w:rsidRPr="001C2E9C">
        <w:rPr>
          <w:rFonts w:ascii="Arial" w:hAnsi="Arial" w:cs="Arial"/>
          <w:i/>
          <w:sz w:val="24"/>
          <w:szCs w:val="24"/>
        </w:rPr>
        <w:t>List of concerns reported in the original complaint.)</w:t>
      </w:r>
    </w:p>
    <w:p w14:paraId="0A13CCC2" w14:textId="77777777" w:rsidR="00C96F43" w:rsidRDefault="00C96F43" w:rsidP="00C96F43">
      <w:pPr>
        <w:pStyle w:val="NoSpacing"/>
        <w:ind w:right="288"/>
        <w:rPr>
          <w:ins w:id="6" w:author="McKinney, Sean M (DOH)" w:date="2026-01-23T08:18:00Z" w16du:dateUtc="2026-01-23T16:18:00Z"/>
          <w:rFonts w:ascii="Arial" w:hAnsi="Arial" w:cs="Arial"/>
          <w:i/>
          <w:iCs/>
          <w:sz w:val="24"/>
          <w:szCs w:val="24"/>
        </w:rPr>
      </w:pPr>
    </w:p>
    <w:p w14:paraId="3EBBF6EC" w14:textId="5BA7FE3E" w:rsidR="00B15F29" w:rsidRPr="00C96F43" w:rsidRDefault="57C03E76" w:rsidP="00C96F43">
      <w:pPr>
        <w:pStyle w:val="NoSpacing"/>
        <w:ind w:right="288"/>
        <w:rPr>
          <w:rFonts w:ascii="Arial" w:hAnsi="Arial" w:cs="Arial"/>
          <w:sz w:val="24"/>
          <w:szCs w:val="24"/>
          <w:rPrChange w:id="7" w:author="McKinney, Sean M (DOH)" w:date="2026-01-23T08:18:00Z" w16du:dateUtc="2026-01-23T16:18:00Z">
            <w:rPr>
              <w:rFonts w:ascii="Arial" w:hAnsi="Arial" w:cs="Arial"/>
              <w:i/>
              <w:iCs/>
              <w:sz w:val="24"/>
              <w:szCs w:val="24"/>
            </w:rPr>
          </w:rPrChange>
        </w:rPr>
        <w:pPrChange w:id="8" w:author="McKinney, Sean M (DOH)" w:date="2026-01-23T08:18:00Z" w16du:dateUtc="2026-01-23T16:18:00Z">
          <w:pPr>
            <w:pStyle w:val="NoSpacing"/>
            <w:ind w:left="720" w:right="288"/>
          </w:pPr>
        </w:pPrChange>
      </w:pPr>
      <w:del w:id="9" w:author="McKinney, Sean M (DOH)" w:date="2026-01-23T08:18:00Z" w16du:dateUtc="2026-01-23T16:18:00Z">
        <w:r w:rsidRPr="00C96F43" w:rsidDel="00C96F43">
          <w:br/>
        </w:r>
      </w:del>
      <w:r w:rsidRPr="00C96F43">
        <w:rPr>
          <w:rFonts w:ascii="Arial" w:hAnsi="Arial" w:cs="Arial"/>
          <w:sz w:val="24"/>
          <w:szCs w:val="24"/>
          <w:rPrChange w:id="10" w:author="McKinney, Sean M (DOH)" w:date="2026-01-23T08:18:00Z" w16du:dateUtc="2026-01-23T16:18:00Z">
            <w:rPr>
              <w:rFonts w:ascii="Arial" w:hAnsi="Arial" w:cs="Arial"/>
              <w:i/>
              <w:iCs/>
              <w:sz w:val="24"/>
              <w:szCs w:val="24"/>
            </w:rPr>
          </w:rPrChange>
        </w:rPr>
        <w:t xml:space="preserve">It is being reported that the </w:t>
      </w:r>
      <w:del w:id="11" w:author="McKinney, Sean M (DOH)" w:date="2026-01-23T08:19:00Z" w16du:dateUtc="2026-01-23T16:19:00Z">
        <w:r w:rsidRPr="00C96F43" w:rsidDel="00634AD2">
          <w:rPr>
            <w:rFonts w:ascii="Arial" w:hAnsi="Arial" w:cs="Arial"/>
            <w:sz w:val="24"/>
            <w:szCs w:val="24"/>
            <w:rPrChange w:id="12" w:author="McKinney, Sean M (DOH)" w:date="2026-01-23T08:18:00Z" w16du:dateUtc="2026-01-23T16:18:00Z">
              <w:rPr>
                <w:rFonts w:ascii="Arial" w:hAnsi="Arial" w:cs="Arial"/>
                <w:i/>
                <w:iCs/>
                <w:sz w:val="24"/>
                <w:szCs w:val="24"/>
              </w:rPr>
            </w:rPrChange>
          </w:rPr>
          <w:delText xml:space="preserve">respondent </w:delText>
        </w:r>
      </w:del>
      <w:ins w:id="13" w:author="McKinney, Sean M (DOH)" w:date="2026-01-23T08:19:00Z" w16du:dateUtc="2026-01-23T16:19:00Z">
        <w:r w:rsidR="00634AD2">
          <w:rPr>
            <w:rFonts w:ascii="Arial" w:hAnsi="Arial" w:cs="Arial"/>
            <w:sz w:val="24"/>
            <w:szCs w:val="24"/>
          </w:rPr>
          <w:t>agency</w:t>
        </w:r>
        <w:r w:rsidR="00634AD2" w:rsidRPr="00C96F43">
          <w:rPr>
            <w:rFonts w:ascii="Arial" w:hAnsi="Arial" w:cs="Arial"/>
            <w:sz w:val="24"/>
            <w:szCs w:val="24"/>
            <w:rPrChange w:id="14" w:author="McKinney, Sean M (DOH)" w:date="2026-01-23T08:18:00Z" w16du:dateUtc="2026-01-23T16:18:00Z">
              <w:rPr>
                <w:rFonts w:ascii="Arial" w:hAnsi="Arial" w:cs="Arial"/>
                <w:i/>
                <w:iCs/>
                <w:sz w:val="24"/>
                <w:szCs w:val="24"/>
              </w:rPr>
            </w:rPrChange>
          </w:rPr>
          <w:t xml:space="preserve"> </w:t>
        </w:r>
      </w:ins>
      <w:r w:rsidRPr="00C96F43">
        <w:rPr>
          <w:rFonts w:ascii="Arial" w:hAnsi="Arial" w:cs="Arial"/>
          <w:sz w:val="24"/>
          <w:szCs w:val="24"/>
          <w:rPrChange w:id="15" w:author="McKinney, Sean M (DOH)" w:date="2026-01-23T08:18:00Z" w16du:dateUtc="2026-01-23T16:18:00Z">
            <w:rPr>
              <w:rFonts w:ascii="Arial" w:hAnsi="Arial" w:cs="Arial"/>
              <w:i/>
              <w:iCs/>
              <w:sz w:val="24"/>
              <w:szCs w:val="24"/>
            </w:rPr>
          </w:rPrChange>
        </w:rPr>
        <w:t xml:space="preserve">failed to notify the </w:t>
      </w:r>
      <w:ins w:id="16" w:author="McKinney, Sean M (DOH)" w:date="2026-01-23T08:19:00Z" w16du:dateUtc="2026-01-23T16:19:00Z">
        <w:r w:rsidR="00634AD2">
          <w:rPr>
            <w:rFonts w:ascii="Arial" w:hAnsi="Arial" w:cs="Arial"/>
            <w:sz w:val="24"/>
            <w:szCs w:val="24"/>
          </w:rPr>
          <w:t>Department of Health (</w:t>
        </w:r>
      </w:ins>
      <w:r w:rsidRPr="00C96F43">
        <w:rPr>
          <w:rFonts w:ascii="Arial" w:hAnsi="Arial" w:cs="Arial"/>
          <w:sz w:val="24"/>
          <w:szCs w:val="24"/>
          <w:rPrChange w:id="17" w:author="McKinney, Sean M (DOH)" w:date="2026-01-23T08:18:00Z" w16du:dateUtc="2026-01-23T16:18:00Z">
            <w:rPr>
              <w:rFonts w:ascii="Arial" w:hAnsi="Arial" w:cs="Arial"/>
              <w:i/>
              <w:iCs/>
              <w:sz w:val="24"/>
              <w:szCs w:val="24"/>
            </w:rPr>
          </w:rPrChange>
        </w:rPr>
        <w:t>DOH</w:t>
      </w:r>
      <w:ins w:id="18" w:author="McKinney, Sean M (DOH)" w:date="2026-01-23T08:19:00Z" w16du:dateUtc="2026-01-23T16:19:00Z">
        <w:r w:rsidR="00634AD2">
          <w:rPr>
            <w:rFonts w:ascii="Arial" w:hAnsi="Arial" w:cs="Arial"/>
            <w:sz w:val="24"/>
            <w:szCs w:val="24"/>
          </w:rPr>
          <w:t>)</w:t>
        </w:r>
      </w:ins>
      <w:r w:rsidRPr="00C96F43">
        <w:rPr>
          <w:rFonts w:ascii="Arial" w:hAnsi="Arial" w:cs="Arial"/>
          <w:sz w:val="24"/>
          <w:szCs w:val="24"/>
          <w:rPrChange w:id="19" w:author="McKinney, Sean M (DOH)" w:date="2026-01-23T08:18:00Z" w16du:dateUtc="2026-01-23T16:18:00Z">
            <w:rPr>
              <w:rFonts w:ascii="Arial" w:hAnsi="Arial" w:cs="Arial"/>
              <w:i/>
              <w:iCs/>
              <w:sz w:val="24"/>
              <w:szCs w:val="24"/>
            </w:rPr>
          </w:rPrChange>
        </w:rPr>
        <w:t xml:space="preserve"> that an </w:t>
      </w:r>
      <w:del w:id="20" w:author="McKinney, Sean M (DOH)" w:date="2026-01-23T08:18:00Z" w16du:dateUtc="2026-01-23T16:18:00Z">
        <w:r w:rsidRPr="00C96F43" w:rsidDel="00C96F43">
          <w:rPr>
            <w:rFonts w:ascii="Arial" w:hAnsi="Arial" w:cs="Arial"/>
            <w:sz w:val="24"/>
            <w:szCs w:val="24"/>
            <w:rPrChange w:id="21" w:author="McKinney, Sean M (DOH)" w:date="2026-01-23T08:18:00Z" w16du:dateUtc="2026-01-23T16:18:00Z">
              <w:rPr>
                <w:rFonts w:ascii="Arial" w:hAnsi="Arial" w:cs="Arial"/>
                <w:i/>
                <w:iCs/>
                <w:sz w:val="24"/>
                <w:szCs w:val="24"/>
              </w:rPr>
            </w:rPrChange>
          </w:rPr>
          <w:delText>agency affiliated</w:delText>
        </w:r>
      </w:del>
      <w:ins w:id="22" w:author="McKinney, Sean M (DOH)" w:date="2026-01-23T08:18:00Z" w16du:dateUtc="2026-01-23T16:18:00Z">
        <w:r w:rsidR="00C96F43">
          <w:rPr>
            <w:rFonts w:ascii="Arial" w:hAnsi="Arial" w:cs="Arial"/>
            <w:sz w:val="24"/>
            <w:szCs w:val="24"/>
          </w:rPr>
          <w:t>agency-affiliated</w:t>
        </w:r>
      </w:ins>
      <w:r w:rsidRPr="00C96F43">
        <w:rPr>
          <w:rFonts w:ascii="Arial" w:hAnsi="Arial" w:cs="Arial"/>
          <w:sz w:val="24"/>
          <w:szCs w:val="24"/>
          <w:rPrChange w:id="23" w:author="McKinney, Sean M (DOH)" w:date="2026-01-23T08:18:00Z" w16du:dateUtc="2026-01-23T16:18:00Z">
            <w:rPr>
              <w:rFonts w:ascii="Arial" w:hAnsi="Arial" w:cs="Arial"/>
              <w:i/>
              <w:iCs/>
              <w:sz w:val="24"/>
              <w:szCs w:val="24"/>
            </w:rPr>
          </w:rPrChange>
        </w:rPr>
        <w:t xml:space="preserve"> counselor’s employment was terminated.</w:t>
      </w:r>
    </w:p>
    <w:p w14:paraId="3E2EBE47" w14:textId="77777777" w:rsidR="008D7489" w:rsidRPr="00EF00CB" w:rsidRDefault="008D7489" w:rsidP="00B15F29">
      <w:pPr>
        <w:pStyle w:val="NoSpacing"/>
        <w:ind w:right="288"/>
        <w:rPr>
          <w:rFonts w:ascii="Arial" w:hAnsi="Arial" w:cs="Arial"/>
          <w:sz w:val="24"/>
          <w:szCs w:val="24"/>
        </w:rPr>
      </w:pPr>
    </w:p>
    <w:p w14:paraId="342E1823" w14:textId="33D04010"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Allegation</w:t>
      </w:r>
      <w:r w:rsidR="00D1254F">
        <w:rPr>
          <w:rFonts w:ascii="Arial" w:hAnsi="Arial" w:cs="Arial"/>
          <w:b/>
          <w:sz w:val="32"/>
          <w:szCs w:val="32"/>
        </w:rPr>
        <w:t>(</w:t>
      </w:r>
      <w:r w:rsidRPr="00EF00CB">
        <w:rPr>
          <w:rFonts w:ascii="Arial" w:hAnsi="Arial" w:cs="Arial"/>
          <w:b/>
          <w:sz w:val="32"/>
          <w:szCs w:val="32"/>
        </w:rPr>
        <w:t>s</w:t>
      </w:r>
      <w:r w:rsidR="00D1254F">
        <w:rPr>
          <w:rFonts w:ascii="Arial" w:hAnsi="Arial" w:cs="Arial"/>
          <w:b/>
          <w:sz w:val="32"/>
          <w:szCs w:val="32"/>
        </w:rPr>
        <w:t>)</w:t>
      </w:r>
      <w:r w:rsidRPr="00EF00CB">
        <w:rPr>
          <w:rFonts w:ascii="Arial" w:hAnsi="Arial" w:cs="Arial"/>
          <w:b/>
          <w:sz w:val="32"/>
          <w:szCs w:val="32"/>
        </w:rPr>
        <w:t xml:space="preserve">: </w:t>
      </w:r>
      <w:r w:rsidR="00725439">
        <w:rPr>
          <w:rFonts w:ascii="Arial" w:hAnsi="Arial" w:cs="Arial"/>
          <w:sz w:val="24"/>
          <w:szCs w:val="24"/>
        </w:rPr>
        <w:t>(</w:t>
      </w:r>
      <w:r w:rsidR="00725439" w:rsidRPr="001C2E9C">
        <w:rPr>
          <w:rFonts w:ascii="Arial" w:hAnsi="Arial" w:cs="Arial"/>
          <w:i/>
          <w:sz w:val="24"/>
          <w:szCs w:val="24"/>
        </w:rPr>
        <w:t>The allegation</w:t>
      </w:r>
      <w:r w:rsidR="00D1254F">
        <w:rPr>
          <w:rFonts w:ascii="Arial" w:hAnsi="Arial" w:cs="Arial"/>
          <w:i/>
          <w:sz w:val="24"/>
          <w:szCs w:val="24"/>
        </w:rPr>
        <w:t>(</w:t>
      </w:r>
      <w:r w:rsidR="00725439" w:rsidRPr="001C2E9C">
        <w:rPr>
          <w:rFonts w:ascii="Arial" w:hAnsi="Arial" w:cs="Arial"/>
          <w:i/>
          <w:sz w:val="24"/>
          <w:szCs w:val="24"/>
        </w:rPr>
        <w:t>s</w:t>
      </w:r>
      <w:r w:rsidR="00D1254F">
        <w:rPr>
          <w:rFonts w:ascii="Arial" w:hAnsi="Arial" w:cs="Arial"/>
          <w:i/>
          <w:sz w:val="24"/>
          <w:szCs w:val="24"/>
        </w:rPr>
        <w:t>)</w:t>
      </w:r>
      <w:r w:rsidR="00725439" w:rsidRPr="001C2E9C">
        <w:rPr>
          <w:rFonts w:ascii="Arial" w:hAnsi="Arial" w:cs="Arial"/>
          <w:i/>
          <w:sz w:val="24"/>
          <w:szCs w:val="24"/>
        </w:rPr>
        <w:t xml:space="preserve"> listed below is what the department has jurisdiction and authorization to investigate. </w:t>
      </w:r>
      <w:r w:rsidRPr="001C2E9C">
        <w:rPr>
          <w:rFonts w:ascii="Arial" w:hAnsi="Arial" w:cs="Arial"/>
          <w:i/>
          <w:sz w:val="24"/>
          <w:szCs w:val="24"/>
        </w:rPr>
        <w:t>An allegation is considered an assertion of improper practice or condition that could result in a violation of facility law or rule.)</w:t>
      </w:r>
    </w:p>
    <w:p w14:paraId="6760B8A6" w14:textId="77777777" w:rsidR="00B15F29" w:rsidRPr="00EF00CB" w:rsidRDefault="00B15F29" w:rsidP="00B15F29">
      <w:pPr>
        <w:pStyle w:val="NoSpacing"/>
        <w:ind w:right="288"/>
        <w:rPr>
          <w:rFonts w:ascii="Arial" w:hAnsi="Arial" w:cs="Arial"/>
          <w:sz w:val="24"/>
          <w:szCs w:val="24"/>
        </w:rPr>
      </w:pPr>
    </w:p>
    <w:p w14:paraId="33F016CE" w14:textId="509641A5" w:rsidR="008D7489" w:rsidRPr="003C7DB3" w:rsidRDefault="3FEC3C1A" w:rsidP="5FDF71D1">
      <w:pPr>
        <w:pStyle w:val="NoSpacing"/>
        <w:numPr>
          <w:ilvl w:val="0"/>
          <w:numId w:val="7"/>
        </w:numPr>
        <w:ind w:right="288"/>
        <w:rPr>
          <w:rFonts w:ascii="Arial" w:eastAsia="Arial" w:hAnsi="Arial" w:cs="Arial"/>
          <w:sz w:val="24"/>
          <w:szCs w:val="24"/>
        </w:rPr>
      </w:pPr>
      <w:r w:rsidRPr="003C7DB3">
        <w:rPr>
          <w:rFonts w:ascii="Arial" w:hAnsi="Arial" w:cs="Arial"/>
          <w:sz w:val="24"/>
          <w:szCs w:val="24"/>
        </w:rPr>
        <w:t>Allegation:</w:t>
      </w:r>
      <w:r w:rsidR="6117E81C" w:rsidRPr="003C7DB3">
        <w:rPr>
          <w:rFonts w:ascii="Arial" w:hAnsi="Arial" w:cs="Arial"/>
          <w:sz w:val="24"/>
          <w:szCs w:val="24"/>
        </w:rPr>
        <w:t xml:space="preserve"> Potential violation of WAC </w:t>
      </w:r>
      <w:r w:rsidR="34B6B7DB" w:rsidRPr="003C7DB3">
        <w:rPr>
          <w:rFonts w:ascii="Arial" w:hAnsi="Arial" w:cs="Arial"/>
          <w:sz w:val="24"/>
          <w:szCs w:val="24"/>
        </w:rPr>
        <w:t>246-341-0410 Administrator key responsibilities</w:t>
      </w:r>
      <w:r w:rsidR="7A810E05" w:rsidRPr="003C7DB3">
        <w:rPr>
          <w:rFonts w:ascii="Arial" w:hAnsi="Arial" w:cs="Arial"/>
          <w:sz w:val="24"/>
          <w:szCs w:val="24"/>
        </w:rPr>
        <w:t>,</w:t>
      </w:r>
      <w:r w:rsidR="1800CAC9" w:rsidRPr="003C7DB3">
        <w:rPr>
          <w:rFonts w:ascii="Arial" w:hAnsi="Arial" w:cs="Arial"/>
          <w:sz w:val="24"/>
          <w:szCs w:val="24"/>
        </w:rPr>
        <w:t xml:space="preserve"> </w:t>
      </w:r>
      <w:r w:rsidR="6237FAAB" w:rsidRPr="003C7DB3">
        <w:rPr>
          <w:rFonts w:ascii="Arial" w:hAnsi="Arial" w:cs="Arial"/>
          <w:sz w:val="24"/>
          <w:szCs w:val="24"/>
        </w:rPr>
        <w:t>by having failed to</w:t>
      </w:r>
      <w:r w:rsidR="1800CAC9" w:rsidRPr="003C7DB3">
        <w:rPr>
          <w:rFonts w:ascii="Arial" w:eastAsia="Arial" w:hAnsi="Arial" w:cs="Arial"/>
          <w:sz w:val="24"/>
          <w:szCs w:val="24"/>
        </w:rPr>
        <w:t xml:space="preserve"> </w:t>
      </w:r>
      <w:r w:rsidR="3EFEF07E" w:rsidRPr="003C7DB3">
        <w:rPr>
          <w:rFonts w:ascii="Arial" w:eastAsia="Arial" w:hAnsi="Arial" w:cs="Arial"/>
          <w:sz w:val="24"/>
          <w:szCs w:val="24"/>
        </w:rPr>
        <w:t>(1)(c)</w:t>
      </w:r>
      <w:r w:rsidR="356AA67A" w:rsidRPr="003C7DB3">
        <w:rPr>
          <w:rFonts w:ascii="Arial" w:eastAsia="Arial" w:hAnsi="Arial" w:cs="Arial"/>
          <w:sz w:val="24"/>
          <w:szCs w:val="24"/>
        </w:rPr>
        <w:t xml:space="preserve"> </w:t>
      </w:r>
      <w:r w:rsidR="3EFEF07E" w:rsidRPr="003C7DB3">
        <w:rPr>
          <w:rFonts w:ascii="Arial" w:eastAsia="Arial" w:hAnsi="Arial" w:cs="Arial"/>
          <w:sz w:val="24"/>
          <w:szCs w:val="24"/>
        </w:rPr>
        <w:t>Ensure compliance with the reporting requirements in this chapter, including, but not limited to, changes in the administrator or designated official, service changes, and incidents involving health and safety.</w:t>
      </w:r>
    </w:p>
    <w:p w14:paraId="1CA7B9E6" w14:textId="77777777" w:rsidR="008D7489" w:rsidRPr="003C7DB3" w:rsidRDefault="008D7489" w:rsidP="008D7489">
      <w:pPr>
        <w:pStyle w:val="NoSpacing"/>
        <w:ind w:left="360" w:right="288"/>
        <w:rPr>
          <w:rFonts w:ascii="Arial" w:hAnsi="Arial" w:cs="Arial"/>
          <w:sz w:val="24"/>
          <w:szCs w:val="24"/>
        </w:rPr>
      </w:pPr>
    </w:p>
    <w:p w14:paraId="0498B284" w14:textId="33346C7D" w:rsidR="00B15F29" w:rsidRPr="003C7DB3" w:rsidRDefault="6117E81C" w:rsidP="1DB7C0B8">
      <w:pPr>
        <w:pStyle w:val="NoSpacing"/>
        <w:numPr>
          <w:ilvl w:val="0"/>
          <w:numId w:val="7"/>
        </w:numPr>
        <w:ind w:right="288"/>
        <w:rPr>
          <w:rFonts w:ascii="Arial" w:eastAsia="Open Sans" w:hAnsi="Arial" w:cs="Arial"/>
          <w:sz w:val="24"/>
          <w:szCs w:val="24"/>
        </w:rPr>
      </w:pPr>
      <w:bookmarkStart w:id="24" w:name="_Hlk158044415"/>
      <w:r w:rsidRPr="003C7DB3">
        <w:rPr>
          <w:rFonts w:ascii="Arial" w:hAnsi="Arial" w:cs="Arial"/>
          <w:sz w:val="24"/>
          <w:szCs w:val="24"/>
        </w:rPr>
        <w:t>Allegation: Potential violation of WAC</w:t>
      </w:r>
      <w:r w:rsidR="44675596" w:rsidRPr="003C7DB3">
        <w:rPr>
          <w:rFonts w:ascii="Arial" w:hAnsi="Arial" w:cs="Arial"/>
          <w:sz w:val="24"/>
          <w:szCs w:val="24"/>
        </w:rPr>
        <w:t xml:space="preserve"> </w:t>
      </w:r>
      <w:r w:rsidR="4E20967E" w:rsidRPr="003C7DB3">
        <w:rPr>
          <w:rFonts w:ascii="Arial" w:hAnsi="Arial" w:cs="Arial"/>
          <w:sz w:val="24"/>
          <w:szCs w:val="24"/>
        </w:rPr>
        <w:t>246-341-0420 Agency policies and procedures</w:t>
      </w:r>
      <w:r w:rsidR="210CAD93" w:rsidRPr="003C7DB3">
        <w:rPr>
          <w:rFonts w:ascii="Arial" w:eastAsia="Arial" w:hAnsi="Arial" w:cs="Arial"/>
          <w:sz w:val="24"/>
          <w:szCs w:val="24"/>
        </w:rPr>
        <w:t xml:space="preserve">, </w:t>
      </w:r>
      <w:r w:rsidR="66593DAB" w:rsidRPr="003C7DB3">
        <w:rPr>
          <w:rFonts w:ascii="Arial" w:hAnsi="Arial" w:cs="Arial"/>
          <w:sz w:val="24"/>
          <w:szCs w:val="24"/>
        </w:rPr>
        <w:t>by having failed to</w:t>
      </w:r>
      <w:r w:rsidR="210CAD93" w:rsidRPr="003C7DB3">
        <w:rPr>
          <w:rFonts w:ascii="Arial" w:eastAsia="Arial" w:hAnsi="Arial" w:cs="Arial"/>
          <w:sz w:val="24"/>
          <w:szCs w:val="24"/>
        </w:rPr>
        <w:t xml:space="preserve"> </w:t>
      </w:r>
      <w:r w:rsidR="25BBE41B" w:rsidRPr="003C7DB3">
        <w:rPr>
          <w:rFonts w:ascii="Arial" w:eastAsia="Arial" w:hAnsi="Arial" w:cs="Arial"/>
          <w:sz w:val="24"/>
          <w:szCs w:val="24"/>
        </w:rPr>
        <w:t>develop, implement, and maintain policies and procedures, including administrative and personnel policies and procedures.</w:t>
      </w:r>
      <w:r w:rsidR="67195730" w:rsidRPr="003C7DB3">
        <w:rPr>
          <w:rFonts w:ascii="Arial" w:eastAsia="Arial" w:hAnsi="Arial" w:cs="Arial"/>
          <w:sz w:val="24"/>
          <w:szCs w:val="24"/>
        </w:rPr>
        <w:t xml:space="preserve"> (3) Agency staffing.</w:t>
      </w:r>
      <w:r w:rsidR="42D6980B" w:rsidRPr="003C7DB3">
        <w:rPr>
          <w:rFonts w:ascii="Arial" w:eastAsia="Arial" w:hAnsi="Arial" w:cs="Arial"/>
          <w:sz w:val="24"/>
          <w:szCs w:val="24"/>
        </w:rPr>
        <w:t xml:space="preserve"> (12)</w:t>
      </w:r>
      <w:r w:rsidR="71B2EC8D" w:rsidRPr="003C7DB3">
        <w:rPr>
          <w:rFonts w:ascii="Arial" w:eastAsia="Arial" w:hAnsi="Arial" w:cs="Arial"/>
          <w:sz w:val="24"/>
          <w:szCs w:val="24"/>
        </w:rPr>
        <w:t xml:space="preserve">(a) </w:t>
      </w:r>
      <w:r w:rsidR="71B2EC8D" w:rsidRPr="003C7DB3">
        <w:rPr>
          <w:rFonts w:ascii="Arial" w:eastAsia="Open Sans" w:hAnsi="Arial" w:cs="Arial"/>
          <w:color w:val="000000" w:themeColor="text1"/>
          <w:sz w:val="24"/>
          <w:szCs w:val="24"/>
        </w:rPr>
        <w:t>Reporting critical incidents that occur in the agency including allegations of abuse, neglect, or exploitation</w:t>
      </w:r>
      <w:r w:rsidR="47F42944" w:rsidRPr="003C7DB3">
        <w:rPr>
          <w:rFonts w:ascii="Arial" w:eastAsia="Open Sans" w:hAnsi="Arial" w:cs="Arial"/>
          <w:color w:val="000000" w:themeColor="text1"/>
          <w:sz w:val="24"/>
          <w:szCs w:val="24"/>
        </w:rPr>
        <w:t>.</w:t>
      </w:r>
    </w:p>
    <w:p w14:paraId="00FA7F5B" w14:textId="77777777" w:rsidR="00B40816" w:rsidRPr="003C7DB3" w:rsidRDefault="00B40816" w:rsidP="00B40816">
      <w:pPr>
        <w:pStyle w:val="ListParagraph"/>
        <w:rPr>
          <w:rFonts w:ascii="Arial" w:hAnsi="Arial" w:cs="Arial"/>
        </w:rPr>
      </w:pPr>
    </w:p>
    <w:p w14:paraId="24F46BC0" w14:textId="17CEEB41" w:rsidR="00B40816" w:rsidRPr="003C7DB3" w:rsidRDefault="30356CEC" w:rsidP="00B40816">
      <w:pPr>
        <w:pStyle w:val="NoSpacing"/>
        <w:numPr>
          <w:ilvl w:val="0"/>
          <w:numId w:val="7"/>
        </w:numPr>
        <w:ind w:right="288"/>
        <w:rPr>
          <w:rFonts w:ascii="Arial" w:hAnsi="Arial" w:cs="Arial"/>
          <w:sz w:val="24"/>
          <w:szCs w:val="24"/>
        </w:rPr>
      </w:pPr>
      <w:r w:rsidRPr="003C7DB3">
        <w:rPr>
          <w:rFonts w:ascii="Arial" w:hAnsi="Arial" w:cs="Arial"/>
          <w:sz w:val="24"/>
          <w:szCs w:val="24"/>
        </w:rPr>
        <w:t xml:space="preserve">Allegation: Potential violation of WAC </w:t>
      </w:r>
      <w:r w:rsidR="3FB86D6F" w:rsidRPr="003C7DB3">
        <w:rPr>
          <w:rFonts w:ascii="Arial" w:hAnsi="Arial" w:cs="Arial"/>
          <w:sz w:val="24"/>
          <w:szCs w:val="24"/>
        </w:rPr>
        <w:t>246-341-0425 Individual service record system</w:t>
      </w:r>
      <w:r w:rsidR="3F3760DF" w:rsidRPr="003C7DB3">
        <w:rPr>
          <w:rFonts w:ascii="Arial" w:hAnsi="Arial" w:cs="Arial"/>
          <w:sz w:val="24"/>
          <w:szCs w:val="24"/>
        </w:rPr>
        <w:t xml:space="preserve">, by </w:t>
      </w:r>
      <w:r w:rsidR="43ABBF4A" w:rsidRPr="003C7DB3">
        <w:rPr>
          <w:rFonts w:ascii="Arial" w:hAnsi="Arial" w:cs="Arial"/>
          <w:sz w:val="24"/>
          <w:szCs w:val="24"/>
        </w:rPr>
        <w:t>having failed to</w:t>
      </w:r>
      <w:r w:rsidR="5D9BAA71" w:rsidRPr="003C7DB3">
        <w:rPr>
          <w:rFonts w:ascii="Arial" w:hAnsi="Arial" w:cs="Arial"/>
          <w:sz w:val="24"/>
          <w:szCs w:val="24"/>
        </w:rPr>
        <w:t xml:space="preserve"> (4) Retain an individual's individual service record, including an electronic record, for a minimum of six years after the most recent discharge or transfer of any individual;</w:t>
      </w:r>
      <w:r w:rsidR="134E49C3" w:rsidRPr="003C7DB3">
        <w:rPr>
          <w:rFonts w:ascii="Arial" w:hAnsi="Arial" w:cs="Arial"/>
          <w:sz w:val="24"/>
          <w:szCs w:val="24"/>
        </w:rPr>
        <w:t xml:space="preserve"> or (6) Ensure secure storage of active or closed confidential records</w:t>
      </w:r>
      <w:r w:rsidR="1FD8E3BF" w:rsidRPr="003C7DB3">
        <w:rPr>
          <w:rFonts w:ascii="Arial" w:hAnsi="Arial" w:cs="Arial"/>
          <w:sz w:val="24"/>
          <w:szCs w:val="24"/>
        </w:rPr>
        <w:t>.</w:t>
      </w:r>
      <w:r w:rsidRPr="003C7DB3">
        <w:rPr>
          <w:rFonts w:ascii="Arial" w:hAnsi="Arial" w:cs="Arial"/>
        </w:rPr>
        <w:br/>
      </w:r>
    </w:p>
    <w:p w14:paraId="5210C8CD" w14:textId="428DC346" w:rsidR="001C48B0" w:rsidRPr="003C7DB3" w:rsidRDefault="5C51E5F9" w:rsidP="001C48B0">
      <w:pPr>
        <w:pStyle w:val="NoSpacing"/>
        <w:numPr>
          <w:ilvl w:val="0"/>
          <w:numId w:val="7"/>
        </w:numPr>
        <w:ind w:right="288"/>
        <w:rPr>
          <w:rFonts w:ascii="Arial" w:hAnsi="Arial" w:cs="Arial"/>
          <w:sz w:val="24"/>
          <w:szCs w:val="24"/>
        </w:rPr>
      </w:pPr>
      <w:r w:rsidRPr="003C7DB3">
        <w:rPr>
          <w:rFonts w:ascii="Arial" w:hAnsi="Arial" w:cs="Arial"/>
          <w:sz w:val="24"/>
          <w:szCs w:val="24"/>
        </w:rPr>
        <w:t xml:space="preserve">Allegation: Potential violation of WAC </w:t>
      </w:r>
      <w:r w:rsidR="37AB68F8" w:rsidRPr="003C7DB3">
        <w:rPr>
          <w:rFonts w:ascii="Arial" w:hAnsi="Arial" w:cs="Arial"/>
          <w:sz w:val="24"/>
          <w:szCs w:val="24"/>
        </w:rPr>
        <w:t>246-341-0515 Agency staff requirements</w:t>
      </w:r>
      <w:r w:rsidR="2FBBB5F7" w:rsidRPr="003C7DB3">
        <w:rPr>
          <w:rFonts w:ascii="Arial" w:hAnsi="Arial" w:cs="Arial"/>
          <w:sz w:val="24"/>
          <w:szCs w:val="24"/>
        </w:rPr>
        <w:t xml:space="preserve">, </w:t>
      </w:r>
      <w:r w:rsidR="1EE1154E" w:rsidRPr="003C7DB3">
        <w:rPr>
          <w:rFonts w:ascii="Arial" w:hAnsi="Arial" w:cs="Arial"/>
          <w:sz w:val="24"/>
          <w:szCs w:val="24"/>
        </w:rPr>
        <w:t>by having failed to</w:t>
      </w:r>
      <w:r w:rsidR="2FBBB5F7" w:rsidRPr="003C7DB3">
        <w:rPr>
          <w:rFonts w:ascii="Arial" w:hAnsi="Arial" w:cs="Arial"/>
          <w:sz w:val="24"/>
          <w:szCs w:val="24"/>
        </w:rPr>
        <w:t xml:space="preserve"> ensure that (1) All staff providing clinical services are appropriately credentialed for the services they provide.</w:t>
      </w:r>
      <w:r w:rsidRPr="003C7DB3">
        <w:rPr>
          <w:rFonts w:ascii="Arial" w:hAnsi="Arial" w:cs="Arial"/>
        </w:rPr>
        <w:br/>
      </w:r>
    </w:p>
    <w:p w14:paraId="7ECC6571" w14:textId="43754EA4" w:rsidR="001C48B0" w:rsidRPr="003C7DB3" w:rsidRDefault="5C51E5F9" w:rsidP="7EDB89DA">
      <w:pPr>
        <w:pStyle w:val="NoSpacing"/>
        <w:numPr>
          <w:ilvl w:val="0"/>
          <w:numId w:val="7"/>
        </w:numPr>
        <w:ind w:right="288"/>
        <w:rPr>
          <w:rFonts w:ascii="Arial" w:hAnsi="Arial" w:cs="Arial"/>
          <w:sz w:val="24"/>
          <w:szCs w:val="24"/>
        </w:rPr>
      </w:pPr>
      <w:r w:rsidRPr="003C7DB3">
        <w:rPr>
          <w:rFonts w:ascii="Arial" w:hAnsi="Arial" w:cs="Arial"/>
          <w:sz w:val="24"/>
          <w:szCs w:val="24"/>
        </w:rPr>
        <w:t xml:space="preserve">Allegation: Potential violation of WAC </w:t>
      </w:r>
      <w:r w:rsidR="540C3E82" w:rsidRPr="003C7DB3">
        <w:rPr>
          <w:rFonts w:ascii="Arial" w:hAnsi="Arial" w:cs="Arial"/>
          <w:sz w:val="24"/>
          <w:szCs w:val="24"/>
        </w:rPr>
        <w:t>246-341-0520 Agency requirements for supervision of trainees, interns, volunteers, and students</w:t>
      </w:r>
      <w:r w:rsidR="7242F72F" w:rsidRPr="003C7DB3">
        <w:rPr>
          <w:rFonts w:ascii="Arial" w:hAnsi="Arial" w:cs="Arial"/>
          <w:sz w:val="24"/>
          <w:szCs w:val="24"/>
        </w:rPr>
        <w:t xml:space="preserve">, </w:t>
      </w:r>
      <w:r w:rsidR="011B7026" w:rsidRPr="003C7DB3">
        <w:rPr>
          <w:rFonts w:ascii="Arial" w:hAnsi="Arial" w:cs="Arial"/>
          <w:sz w:val="24"/>
          <w:szCs w:val="24"/>
        </w:rPr>
        <w:t>by having failed to</w:t>
      </w:r>
      <w:r w:rsidR="7242F72F" w:rsidRPr="003C7DB3">
        <w:rPr>
          <w:rFonts w:ascii="Arial" w:hAnsi="Arial" w:cs="Arial"/>
          <w:sz w:val="24"/>
          <w:szCs w:val="24"/>
        </w:rPr>
        <w:t xml:space="preserve"> </w:t>
      </w:r>
      <w:r w:rsidR="14B54F50" w:rsidRPr="003C7DB3">
        <w:rPr>
          <w:rFonts w:ascii="Arial" w:hAnsi="Arial" w:cs="Arial"/>
          <w:sz w:val="24"/>
          <w:szCs w:val="24"/>
        </w:rPr>
        <w:t xml:space="preserve">ensure (1) each trainee, intern, volunteer, and student with unsupervised access to individuals receiving services obtains a background check and submits a disclosure statement consistent with RCW </w:t>
      </w:r>
      <w:r w:rsidR="14B54F50" w:rsidRPr="003C7DB3">
        <w:rPr>
          <w:rFonts w:ascii="Arial" w:hAnsi="Arial" w:cs="Arial"/>
          <w:sz w:val="24"/>
          <w:szCs w:val="24"/>
        </w:rPr>
        <w:lastRenderedPageBreak/>
        <w:t>43.43.830 through 43.43.842</w:t>
      </w:r>
      <w:r w:rsidR="4DB5F5B5" w:rsidRPr="003C7DB3">
        <w:rPr>
          <w:rFonts w:ascii="Arial" w:hAnsi="Arial" w:cs="Arial"/>
          <w:sz w:val="24"/>
          <w:szCs w:val="24"/>
        </w:rPr>
        <w:t>.</w:t>
      </w:r>
      <w:r w:rsidRPr="003C7DB3">
        <w:rPr>
          <w:rFonts w:ascii="Arial" w:hAnsi="Arial" w:cs="Arial"/>
        </w:rPr>
        <w:br/>
      </w:r>
    </w:p>
    <w:p w14:paraId="3856F9F2" w14:textId="00D8EBEB" w:rsidR="001C48B0" w:rsidRPr="003C7DB3" w:rsidRDefault="5C51E5F9" w:rsidP="661F0545">
      <w:pPr>
        <w:pStyle w:val="NoSpacing"/>
        <w:numPr>
          <w:ilvl w:val="0"/>
          <w:numId w:val="7"/>
        </w:numPr>
        <w:ind w:right="288"/>
        <w:rPr>
          <w:rFonts w:ascii="Arial" w:hAnsi="Arial" w:cs="Arial"/>
          <w:sz w:val="24"/>
          <w:szCs w:val="24"/>
        </w:rPr>
      </w:pPr>
      <w:r w:rsidRPr="003C7DB3">
        <w:rPr>
          <w:rFonts w:ascii="Arial" w:hAnsi="Arial" w:cs="Arial"/>
          <w:sz w:val="24"/>
          <w:szCs w:val="24"/>
        </w:rPr>
        <w:t xml:space="preserve">Allegation: Potential violation of WAC </w:t>
      </w:r>
      <w:r w:rsidR="28C6D10F" w:rsidRPr="003C7DB3">
        <w:rPr>
          <w:rFonts w:ascii="Arial" w:hAnsi="Arial" w:cs="Arial"/>
          <w:sz w:val="24"/>
          <w:szCs w:val="24"/>
        </w:rPr>
        <w:t>246-341-0600 Individual rights</w:t>
      </w:r>
      <w:r w:rsidR="1652D1E9" w:rsidRPr="003C7DB3">
        <w:rPr>
          <w:rFonts w:ascii="Arial" w:hAnsi="Arial" w:cs="Arial"/>
          <w:sz w:val="24"/>
          <w:szCs w:val="24"/>
        </w:rPr>
        <w:t>,</w:t>
      </w:r>
      <w:r w:rsidR="2CB95216" w:rsidRPr="003C7DB3">
        <w:rPr>
          <w:rFonts w:ascii="Arial" w:hAnsi="Arial" w:cs="Arial"/>
          <w:sz w:val="24"/>
          <w:szCs w:val="24"/>
        </w:rPr>
        <w:t xml:space="preserve"> </w:t>
      </w:r>
      <w:r w:rsidR="43566547" w:rsidRPr="003C7DB3">
        <w:rPr>
          <w:rFonts w:ascii="Arial" w:hAnsi="Arial" w:cs="Arial"/>
          <w:sz w:val="24"/>
          <w:szCs w:val="24"/>
        </w:rPr>
        <w:t>by having failed to</w:t>
      </w:r>
      <w:r w:rsidR="2CB95216" w:rsidRPr="003C7DB3">
        <w:rPr>
          <w:rFonts w:ascii="Arial" w:hAnsi="Arial" w:cs="Arial"/>
          <w:sz w:val="24"/>
          <w:szCs w:val="24"/>
        </w:rPr>
        <w:t xml:space="preserve"> </w:t>
      </w:r>
      <w:r w:rsidR="342D2072" w:rsidRPr="003C7DB3">
        <w:rPr>
          <w:rFonts w:ascii="Arial" w:hAnsi="Arial" w:cs="Arial"/>
          <w:sz w:val="24"/>
          <w:szCs w:val="24"/>
        </w:rPr>
        <w:t>(1) protect and promote individual participant rights applicable to the services the agency is certified to provide.</w:t>
      </w:r>
      <w:r w:rsidRPr="003C7DB3">
        <w:rPr>
          <w:rFonts w:ascii="Arial" w:hAnsi="Arial" w:cs="Arial"/>
        </w:rPr>
        <w:br/>
      </w:r>
    </w:p>
    <w:p w14:paraId="00F1ED55" w14:textId="69F992FC" w:rsidR="001C48B0" w:rsidRPr="003C7DB3" w:rsidRDefault="5C51E5F9" w:rsidP="7EDB89DA">
      <w:pPr>
        <w:pStyle w:val="NoSpacing"/>
        <w:numPr>
          <w:ilvl w:val="0"/>
          <w:numId w:val="7"/>
        </w:numPr>
        <w:ind w:right="288"/>
        <w:rPr>
          <w:rFonts w:ascii="Arial" w:hAnsi="Arial" w:cs="Arial"/>
          <w:sz w:val="24"/>
          <w:szCs w:val="24"/>
        </w:rPr>
      </w:pPr>
      <w:r w:rsidRPr="003C7DB3">
        <w:rPr>
          <w:rFonts w:ascii="Arial" w:hAnsi="Arial" w:cs="Arial"/>
          <w:sz w:val="24"/>
          <w:szCs w:val="24"/>
        </w:rPr>
        <w:t xml:space="preserve">Allegation: Potential violation of WAC </w:t>
      </w:r>
      <w:r w:rsidR="3808CD0D" w:rsidRPr="003C7DB3">
        <w:rPr>
          <w:rFonts w:ascii="Arial" w:hAnsi="Arial" w:cs="Arial"/>
          <w:sz w:val="24"/>
          <w:szCs w:val="24"/>
        </w:rPr>
        <w:t>246-341-0640 Individual service record content</w:t>
      </w:r>
      <w:r w:rsidR="0517D32A" w:rsidRPr="003C7DB3">
        <w:rPr>
          <w:rFonts w:ascii="Arial" w:hAnsi="Arial" w:cs="Arial"/>
          <w:sz w:val="24"/>
          <w:szCs w:val="24"/>
        </w:rPr>
        <w:t>,</w:t>
      </w:r>
      <w:r w:rsidR="4B755EE2" w:rsidRPr="003C7DB3">
        <w:rPr>
          <w:rFonts w:ascii="Arial" w:hAnsi="Arial" w:cs="Arial"/>
          <w:sz w:val="24"/>
          <w:szCs w:val="24"/>
        </w:rPr>
        <w:t xml:space="preserve"> </w:t>
      </w:r>
      <w:r w:rsidR="0517D32A" w:rsidRPr="003C7DB3">
        <w:rPr>
          <w:rFonts w:ascii="Arial" w:hAnsi="Arial" w:cs="Arial"/>
          <w:sz w:val="24"/>
          <w:szCs w:val="24"/>
        </w:rPr>
        <w:t xml:space="preserve">by </w:t>
      </w:r>
      <w:r w:rsidR="10451831" w:rsidRPr="003C7DB3">
        <w:rPr>
          <w:rFonts w:ascii="Arial" w:hAnsi="Arial" w:cs="Arial"/>
          <w:sz w:val="24"/>
          <w:szCs w:val="24"/>
        </w:rPr>
        <w:t>having failed to include (2)(i) Documentation of coordination with any systems or organizations the individual identifies as being relevant to treatment, with the individual's consent or if applicable, the consent of the individual's parent or legal representation.</w:t>
      </w:r>
    </w:p>
    <w:p w14:paraId="772AA931" w14:textId="77777777" w:rsidR="00B40816" w:rsidRPr="008D7489" w:rsidDel="000470C1" w:rsidRDefault="00B40816" w:rsidP="001C48B0">
      <w:pPr>
        <w:pStyle w:val="NoSpacing"/>
        <w:ind w:left="720" w:right="288"/>
        <w:rPr>
          <w:del w:id="25" w:author="McKinney, Sean M (DOH)" w:date="2026-01-23T08:21:00Z" w16du:dateUtc="2026-01-23T16:21:00Z"/>
          <w:rFonts w:ascii="Arial" w:hAnsi="Arial" w:cs="Arial"/>
          <w:sz w:val="24"/>
          <w:szCs w:val="24"/>
        </w:rPr>
      </w:pPr>
    </w:p>
    <w:bookmarkEnd w:id="24"/>
    <w:p w14:paraId="6EF24DB0" w14:textId="77777777" w:rsidR="00B15F29" w:rsidRPr="00EF00CB" w:rsidRDefault="00B15F29" w:rsidP="099E84B3">
      <w:pPr>
        <w:pStyle w:val="NoSpacing"/>
        <w:ind w:right="288"/>
        <w:rPr>
          <w:rFonts w:ascii="Arial" w:hAnsi="Arial" w:cs="Arial"/>
          <w:b/>
          <w:bCs/>
          <w:sz w:val="24"/>
          <w:szCs w:val="24"/>
        </w:rPr>
      </w:pPr>
    </w:p>
    <w:p w14:paraId="7EEE9E99" w14:textId="1484C5A4"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 xml:space="preserve">Investigative Process Included: </w:t>
      </w:r>
      <w:r w:rsidR="00725439">
        <w:rPr>
          <w:rFonts w:ascii="Arial" w:hAnsi="Arial" w:cs="Arial"/>
          <w:sz w:val="24"/>
          <w:szCs w:val="24"/>
        </w:rPr>
        <w:t>(</w:t>
      </w:r>
      <w:r w:rsidRPr="001C2E9C">
        <w:rPr>
          <w:rFonts w:ascii="Arial" w:hAnsi="Arial" w:cs="Arial"/>
          <w:i/>
          <w:sz w:val="24"/>
          <w:szCs w:val="24"/>
        </w:rPr>
        <w:t>This is what the investigator did in terms of methods employed to conduct inquiry</w:t>
      </w:r>
      <w:r w:rsidR="00725439" w:rsidRPr="001C2E9C">
        <w:rPr>
          <w:rFonts w:ascii="Arial" w:hAnsi="Arial" w:cs="Arial"/>
          <w:i/>
          <w:sz w:val="24"/>
          <w:szCs w:val="24"/>
        </w:rPr>
        <w:t>.)</w:t>
      </w:r>
    </w:p>
    <w:p w14:paraId="7B8410C8" w14:textId="77777777" w:rsidR="00725439" w:rsidRDefault="00725439" w:rsidP="00B15F29">
      <w:pPr>
        <w:pStyle w:val="NoSpacing"/>
        <w:ind w:right="288"/>
        <w:rPr>
          <w:rFonts w:ascii="Arial" w:hAnsi="Arial" w:cs="Arial"/>
          <w:i/>
          <w:sz w:val="24"/>
          <w:szCs w:val="24"/>
        </w:rPr>
      </w:pPr>
    </w:p>
    <w:p w14:paraId="62F131B4" w14:textId="5EBAE1CD" w:rsidR="3888013E" w:rsidRDefault="67868D54" w:rsidP="3888013E">
      <w:pPr>
        <w:pStyle w:val="NoSpacing"/>
        <w:ind w:right="288"/>
        <w:rPr>
          <w:rFonts w:ascii="Arial" w:hAnsi="Arial" w:cs="Arial"/>
          <w:i/>
          <w:iCs/>
          <w:sz w:val="24"/>
          <w:szCs w:val="24"/>
        </w:rPr>
      </w:pPr>
      <w:r w:rsidRPr="3888013E">
        <w:rPr>
          <w:rFonts w:ascii="Arial" w:hAnsi="Arial" w:cs="Arial"/>
          <w:b/>
          <w:bCs/>
          <w:sz w:val="24"/>
          <w:szCs w:val="24"/>
          <w:u w:val="single"/>
        </w:rPr>
        <w:t>Pre-investigation Activit</w:t>
      </w:r>
      <w:r w:rsidR="4699A612" w:rsidRPr="3888013E">
        <w:rPr>
          <w:rFonts w:ascii="Arial" w:hAnsi="Arial" w:cs="Arial"/>
          <w:b/>
          <w:bCs/>
          <w:sz w:val="24"/>
          <w:szCs w:val="24"/>
          <w:u w:val="single"/>
        </w:rPr>
        <w:t>y</w:t>
      </w:r>
      <w:r w:rsidR="4699A612" w:rsidRPr="3888013E">
        <w:rPr>
          <w:rFonts w:ascii="Arial" w:hAnsi="Arial" w:cs="Arial"/>
          <w:b/>
          <w:bCs/>
          <w:sz w:val="24"/>
          <w:szCs w:val="24"/>
        </w:rPr>
        <w:t>:</w:t>
      </w:r>
      <w:r w:rsidRPr="3888013E">
        <w:rPr>
          <w:rFonts w:ascii="Arial" w:hAnsi="Arial" w:cs="Arial"/>
          <w:i/>
          <w:iCs/>
          <w:sz w:val="24"/>
          <w:szCs w:val="24"/>
        </w:rPr>
        <w:t xml:space="preserve"> </w:t>
      </w:r>
    </w:p>
    <w:p w14:paraId="15BE1A41" w14:textId="77777777" w:rsidR="005C51B9" w:rsidRDefault="005C51B9" w:rsidP="005C51B9">
      <w:pPr>
        <w:pStyle w:val="NoSpacing"/>
        <w:numPr>
          <w:ilvl w:val="0"/>
          <w:numId w:val="13"/>
        </w:numPr>
        <w:ind w:right="288"/>
        <w:rPr>
          <w:rFonts w:ascii="Arial" w:hAnsi="Arial" w:cs="Arial"/>
          <w:sz w:val="24"/>
          <w:szCs w:val="24"/>
        </w:rPr>
      </w:pPr>
      <w:r w:rsidRPr="5B0A84BD">
        <w:rPr>
          <w:rFonts w:ascii="Arial" w:hAnsi="Arial" w:cs="Arial"/>
          <w:sz w:val="24"/>
          <w:szCs w:val="24"/>
        </w:rPr>
        <w:t>The Investigator reviewed relevant Washington Administrative Codes (WACs) and Revised Code of Washington (RCWs) statutes and regulations.</w:t>
      </w:r>
    </w:p>
    <w:p w14:paraId="3901EA6F" w14:textId="77777777" w:rsidR="005C51B9" w:rsidRDefault="005C51B9" w:rsidP="005C51B9">
      <w:pPr>
        <w:pStyle w:val="NoSpacing"/>
        <w:numPr>
          <w:ilvl w:val="0"/>
          <w:numId w:val="13"/>
        </w:numPr>
        <w:ind w:right="288"/>
        <w:rPr>
          <w:rFonts w:ascii="Arial" w:hAnsi="Arial" w:cs="Arial"/>
          <w:sz w:val="24"/>
          <w:szCs w:val="24"/>
        </w:rPr>
      </w:pPr>
      <w:r w:rsidRPr="5B0A84BD">
        <w:rPr>
          <w:rFonts w:ascii="Arial" w:hAnsi="Arial" w:cs="Arial"/>
          <w:sz w:val="24"/>
          <w:szCs w:val="24"/>
        </w:rPr>
        <w:t>The Investigator reviewed the complaint allegations.</w:t>
      </w:r>
    </w:p>
    <w:p w14:paraId="2E1684CD" w14:textId="4C8B1946" w:rsidR="00FE3119" w:rsidRDefault="005C51B9" w:rsidP="0041080E">
      <w:pPr>
        <w:pStyle w:val="NoSpacing"/>
        <w:numPr>
          <w:ilvl w:val="0"/>
          <w:numId w:val="13"/>
        </w:numPr>
        <w:ind w:right="288"/>
        <w:rPr>
          <w:rFonts w:ascii="Arial" w:hAnsi="Arial" w:cs="Arial"/>
          <w:sz w:val="24"/>
          <w:szCs w:val="24"/>
        </w:rPr>
      </w:pPr>
      <w:r w:rsidRPr="5B0A84BD">
        <w:rPr>
          <w:rFonts w:ascii="Arial" w:hAnsi="Arial" w:cs="Arial"/>
          <w:sz w:val="24"/>
          <w:szCs w:val="24"/>
        </w:rPr>
        <w:t>The Investigator developed an investigation plan</w:t>
      </w:r>
      <w:r w:rsidR="00FE3119">
        <w:rPr>
          <w:rFonts w:ascii="Arial" w:hAnsi="Arial" w:cs="Arial"/>
          <w:sz w:val="24"/>
          <w:szCs w:val="24"/>
        </w:rPr>
        <w:t>;</w:t>
      </w:r>
    </w:p>
    <w:p w14:paraId="30F18005" w14:textId="77777777" w:rsidR="00FE3119" w:rsidRPr="008E4AF6" w:rsidRDefault="00FE3119" w:rsidP="00FE3119">
      <w:pPr>
        <w:pStyle w:val="NoSpacing"/>
        <w:numPr>
          <w:ilvl w:val="1"/>
          <w:numId w:val="13"/>
        </w:numPr>
        <w:ind w:right="288"/>
        <w:rPr>
          <w:rFonts w:ascii="Arial" w:hAnsi="Arial" w:cs="Arial"/>
          <w:sz w:val="24"/>
          <w:szCs w:val="24"/>
        </w:rPr>
      </w:pPr>
      <w:r w:rsidRPr="008E4AF6">
        <w:rPr>
          <w:rFonts w:ascii="Arial" w:hAnsi="Arial" w:cs="Arial"/>
          <w:sz w:val="24"/>
          <w:szCs w:val="24"/>
        </w:rPr>
        <w:t>Request more information about staffing policy per WAC,</w:t>
      </w:r>
    </w:p>
    <w:p w14:paraId="3BC90799" w14:textId="77777777" w:rsidR="00FE3119" w:rsidRPr="008E4AF6" w:rsidRDefault="00FE3119" w:rsidP="00FE3119">
      <w:pPr>
        <w:pStyle w:val="NoSpacing"/>
        <w:numPr>
          <w:ilvl w:val="1"/>
          <w:numId w:val="13"/>
        </w:numPr>
        <w:ind w:right="288"/>
        <w:rPr>
          <w:rFonts w:ascii="Arial" w:hAnsi="Arial" w:cs="Arial"/>
          <w:sz w:val="24"/>
          <w:szCs w:val="24"/>
        </w:rPr>
      </w:pPr>
      <w:r w:rsidRPr="008E4AF6">
        <w:rPr>
          <w:rFonts w:ascii="Arial" w:hAnsi="Arial" w:cs="Arial"/>
          <w:sz w:val="24"/>
          <w:szCs w:val="24"/>
        </w:rPr>
        <w:t>Inquire with the licensing team regarding this topic as well,</w:t>
      </w:r>
    </w:p>
    <w:p w14:paraId="2A3552DF" w14:textId="77777777" w:rsidR="00FE3119" w:rsidRPr="008E4AF6" w:rsidRDefault="00FE3119" w:rsidP="00FE3119">
      <w:pPr>
        <w:pStyle w:val="NoSpacing"/>
        <w:numPr>
          <w:ilvl w:val="1"/>
          <w:numId w:val="13"/>
        </w:numPr>
        <w:ind w:right="288"/>
        <w:rPr>
          <w:rFonts w:ascii="Arial" w:hAnsi="Arial" w:cs="Arial"/>
        </w:rPr>
      </w:pPr>
      <w:r w:rsidRPr="008E4AF6">
        <w:rPr>
          <w:rFonts w:ascii="Arial" w:hAnsi="Arial" w:cs="Arial"/>
          <w:sz w:val="24"/>
          <w:szCs w:val="24"/>
        </w:rPr>
        <w:t xml:space="preserve">Document review of companion case, </w:t>
      </w:r>
    </w:p>
    <w:p w14:paraId="5AB90A21" w14:textId="77777777" w:rsidR="00FE3119" w:rsidRPr="008E4AF6" w:rsidRDefault="00FE3119" w:rsidP="00FE3119">
      <w:pPr>
        <w:pStyle w:val="NoSpacing"/>
        <w:numPr>
          <w:ilvl w:val="1"/>
          <w:numId w:val="13"/>
        </w:numPr>
        <w:ind w:right="288"/>
        <w:rPr>
          <w:rFonts w:ascii="Arial" w:hAnsi="Arial" w:cs="Arial"/>
          <w:sz w:val="24"/>
          <w:szCs w:val="24"/>
        </w:rPr>
      </w:pPr>
      <w:r w:rsidRPr="008E4AF6">
        <w:rPr>
          <w:rFonts w:ascii="Arial" w:hAnsi="Arial" w:cs="Arial"/>
          <w:sz w:val="24"/>
          <w:szCs w:val="24"/>
        </w:rPr>
        <w:t xml:space="preserve">Request policies and procedures, </w:t>
      </w:r>
    </w:p>
    <w:p w14:paraId="07C67B05" w14:textId="77777777" w:rsidR="00FE3119" w:rsidRPr="008E4AF6" w:rsidRDefault="00FE3119" w:rsidP="00FE3119">
      <w:pPr>
        <w:pStyle w:val="NoSpacing"/>
        <w:numPr>
          <w:ilvl w:val="1"/>
          <w:numId w:val="13"/>
        </w:numPr>
        <w:ind w:right="288"/>
        <w:rPr>
          <w:rFonts w:ascii="Arial" w:hAnsi="Arial" w:cs="Arial"/>
          <w:sz w:val="24"/>
          <w:szCs w:val="24"/>
        </w:rPr>
      </w:pPr>
      <w:r w:rsidRPr="008E4AF6">
        <w:rPr>
          <w:rFonts w:ascii="Arial" w:hAnsi="Arial" w:cs="Arial"/>
          <w:sz w:val="24"/>
          <w:szCs w:val="24"/>
        </w:rPr>
        <w:t>Request records of staff hiring and firing,</w:t>
      </w:r>
    </w:p>
    <w:p w14:paraId="646A18ED" w14:textId="77777777" w:rsidR="00FE3119" w:rsidRPr="008E4AF6" w:rsidRDefault="00FE3119" w:rsidP="00FE3119">
      <w:pPr>
        <w:pStyle w:val="NoSpacing"/>
        <w:numPr>
          <w:ilvl w:val="1"/>
          <w:numId w:val="13"/>
        </w:numPr>
        <w:ind w:right="288"/>
        <w:rPr>
          <w:rFonts w:ascii="Arial" w:hAnsi="Arial" w:cs="Arial"/>
          <w:sz w:val="24"/>
          <w:szCs w:val="24"/>
        </w:rPr>
      </w:pPr>
      <w:r w:rsidRPr="008E4AF6">
        <w:rPr>
          <w:rFonts w:ascii="Arial" w:hAnsi="Arial" w:cs="Arial"/>
          <w:sz w:val="24"/>
          <w:szCs w:val="24"/>
        </w:rPr>
        <w:t>Request report of individuals removed from the organization</w:t>
      </w:r>
    </w:p>
    <w:p w14:paraId="5F2D6B33" w14:textId="77777777" w:rsidR="00063699" w:rsidRDefault="00063699" w:rsidP="00B15F29">
      <w:pPr>
        <w:pStyle w:val="NoSpacing"/>
        <w:ind w:right="288"/>
        <w:rPr>
          <w:rFonts w:ascii="Arial" w:hAnsi="Arial" w:cs="Arial"/>
          <w:i/>
          <w:sz w:val="24"/>
          <w:szCs w:val="24"/>
        </w:rPr>
      </w:pPr>
    </w:p>
    <w:p w14:paraId="74AE9041" w14:textId="0A0970C8" w:rsidR="00063699" w:rsidRPr="008D7489" w:rsidRDefault="00063699" w:rsidP="00B15F29">
      <w:pPr>
        <w:pStyle w:val="NoSpacing"/>
        <w:ind w:right="288"/>
        <w:rPr>
          <w:rFonts w:ascii="Arial" w:hAnsi="Arial" w:cs="Arial"/>
          <w:b/>
          <w:bCs/>
          <w:i/>
          <w:iCs/>
          <w:sz w:val="24"/>
          <w:szCs w:val="24"/>
          <w:u w:val="single"/>
        </w:rPr>
      </w:pPr>
      <w:r w:rsidRPr="77E7C2E2">
        <w:rPr>
          <w:rFonts w:ascii="Arial" w:hAnsi="Arial" w:cs="Arial"/>
          <w:b/>
          <w:bCs/>
          <w:sz w:val="24"/>
          <w:szCs w:val="24"/>
          <w:u w:val="single"/>
        </w:rPr>
        <w:t>Investigation Activity</w:t>
      </w:r>
      <w:r w:rsidRPr="77E7C2E2">
        <w:rPr>
          <w:rFonts w:ascii="Arial" w:hAnsi="Arial" w:cs="Arial"/>
          <w:b/>
          <w:bCs/>
          <w:sz w:val="24"/>
          <w:szCs w:val="24"/>
        </w:rPr>
        <w:t>:</w:t>
      </w:r>
      <w:r w:rsidRPr="77E7C2E2">
        <w:rPr>
          <w:rFonts w:ascii="Arial" w:hAnsi="Arial" w:cs="Arial"/>
          <w:b/>
          <w:bCs/>
          <w:i/>
          <w:iCs/>
          <w:sz w:val="24"/>
          <w:szCs w:val="24"/>
        </w:rPr>
        <w:t xml:space="preserve"> </w:t>
      </w:r>
    </w:p>
    <w:p w14:paraId="0C81CB5E" w14:textId="52CBA2B2" w:rsidR="00063699" w:rsidRDefault="00063699" w:rsidP="008D7489">
      <w:pPr>
        <w:pStyle w:val="NoSpacing"/>
        <w:ind w:right="288"/>
        <w:rPr>
          <w:rFonts w:ascii="Arial" w:hAnsi="Arial" w:cs="Arial"/>
          <w:b/>
          <w:bCs/>
          <w:iCs/>
          <w:sz w:val="24"/>
          <w:szCs w:val="24"/>
        </w:rPr>
      </w:pPr>
      <w:r w:rsidRPr="00063699">
        <w:rPr>
          <w:rFonts w:ascii="Arial" w:hAnsi="Arial" w:cs="Arial"/>
          <w:b/>
          <w:bCs/>
          <w:iCs/>
          <w:sz w:val="24"/>
          <w:szCs w:val="24"/>
        </w:rPr>
        <w:t>Observations</w:t>
      </w:r>
      <w:r w:rsidR="008D7489">
        <w:rPr>
          <w:rFonts w:ascii="Arial" w:hAnsi="Arial" w:cs="Arial"/>
          <w:b/>
          <w:bCs/>
          <w:iCs/>
          <w:sz w:val="24"/>
          <w:szCs w:val="24"/>
        </w:rPr>
        <w:t xml:space="preserve"> </w:t>
      </w:r>
    </w:p>
    <w:p w14:paraId="692D5EC7" w14:textId="4116A945" w:rsidR="00C5137E" w:rsidRPr="00FE3119" w:rsidRDefault="00FE3119" w:rsidP="00FE3119">
      <w:pPr>
        <w:pStyle w:val="NoSpacing"/>
        <w:numPr>
          <w:ilvl w:val="0"/>
          <w:numId w:val="14"/>
        </w:numPr>
        <w:ind w:right="288"/>
        <w:rPr>
          <w:rFonts w:ascii="Arial" w:hAnsi="Arial" w:cs="Arial"/>
          <w:iCs/>
          <w:sz w:val="24"/>
          <w:szCs w:val="24"/>
        </w:rPr>
      </w:pPr>
      <w:r w:rsidRPr="00FE3119">
        <w:rPr>
          <w:rFonts w:ascii="Arial" w:hAnsi="Arial" w:cs="Arial"/>
          <w:iCs/>
          <w:sz w:val="24"/>
          <w:szCs w:val="24"/>
        </w:rPr>
        <w:t>N/A</w:t>
      </w:r>
      <w:r>
        <w:rPr>
          <w:rFonts w:ascii="Arial" w:hAnsi="Arial" w:cs="Arial"/>
          <w:iCs/>
          <w:sz w:val="24"/>
          <w:szCs w:val="24"/>
        </w:rPr>
        <w:br/>
      </w:r>
    </w:p>
    <w:p w14:paraId="07A00BAD" w14:textId="16930EAF" w:rsidR="00C5137E" w:rsidRPr="003F2DE0" w:rsidRDefault="00063699" w:rsidP="1DB7C0B8">
      <w:pPr>
        <w:pStyle w:val="NoSpacing"/>
        <w:ind w:right="288"/>
        <w:rPr>
          <w:rFonts w:ascii="Arial" w:hAnsi="Arial" w:cs="Arial"/>
          <w:b/>
          <w:bCs/>
          <w:iCs/>
          <w:sz w:val="24"/>
          <w:szCs w:val="24"/>
        </w:rPr>
      </w:pPr>
      <w:r w:rsidRPr="00063699">
        <w:rPr>
          <w:rFonts w:ascii="Arial" w:hAnsi="Arial" w:cs="Arial"/>
          <w:b/>
          <w:bCs/>
          <w:iCs/>
          <w:sz w:val="24"/>
          <w:szCs w:val="24"/>
        </w:rPr>
        <w:t>Interviews</w:t>
      </w:r>
    </w:p>
    <w:p w14:paraId="07EC19E1" w14:textId="3D02CFE8" w:rsidR="5B24F5CF" w:rsidRPr="00890150" w:rsidRDefault="00195383" w:rsidP="1DB7C0B8">
      <w:pPr>
        <w:pStyle w:val="NoSpacing"/>
        <w:numPr>
          <w:ilvl w:val="0"/>
          <w:numId w:val="12"/>
        </w:numPr>
        <w:ind w:right="288"/>
        <w:rPr>
          <w:rFonts w:ascii="Arial" w:hAnsi="Arial" w:cs="Arial"/>
          <w:sz w:val="24"/>
          <w:szCs w:val="24"/>
        </w:rPr>
      </w:pPr>
      <w:r w:rsidRPr="77434BBC">
        <w:rPr>
          <w:rFonts w:ascii="Arial" w:hAnsi="Arial" w:cs="Arial"/>
          <w:sz w:val="24"/>
          <w:szCs w:val="24"/>
        </w:rPr>
        <w:t xml:space="preserve">The Investigator interviewed Staff A, </w:t>
      </w:r>
      <w:r w:rsidR="00890150" w:rsidRPr="77434BBC">
        <w:rPr>
          <w:rFonts w:ascii="Arial" w:hAnsi="Arial" w:cs="Arial"/>
          <w:sz w:val="24"/>
          <w:szCs w:val="24"/>
        </w:rPr>
        <w:t xml:space="preserve">the </w:t>
      </w:r>
      <w:r w:rsidRPr="77434BBC">
        <w:rPr>
          <w:rFonts w:ascii="Arial" w:hAnsi="Arial" w:cs="Arial"/>
          <w:sz w:val="24"/>
          <w:szCs w:val="24"/>
        </w:rPr>
        <w:t>Administrator</w:t>
      </w:r>
      <w:r w:rsidR="002C6559" w:rsidRPr="77434BBC">
        <w:rPr>
          <w:rFonts w:ascii="Arial" w:hAnsi="Arial" w:cs="Arial"/>
          <w:sz w:val="24"/>
          <w:szCs w:val="24"/>
        </w:rPr>
        <w:t>, and Staff B</w:t>
      </w:r>
      <w:r w:rsidR="23D3FBCA" w:rsidRPr="77434BBC">
        <w:rPr>
          <w:rFonts w:ascii="Arial" w:hAnsi="Arial" w:cs="Arial"/>
          <w:sz w:val="24"/>
          <w:szCs w:val="24"/>
        </w:rPr>
        <w:t>,</w:t>
      </w:r>
      <w:r w:rsidR="002C6559" w:rsidRPr="77434BBC">
        <w:rPr>
          <w:rFonts w:ascii="Arial" w:hAnsi="Arial" w:cs="Arial"/>
          <w:sz w:val="24"/>
          <w:szCs w:val="24"/>
        </w:rPr>
        <w:t xml:space="preserve"> the Quality Assurance Manager</w:t>
      </w:r>
      <w:ins w:id="26" w:author="McKinney, Sean M (DOH)" w:date="2026-01-23T08:22:00Z" w16du:dateUtc="2026-01-23T16:22:00Z">
        <w:r w:rsidR="005B33FD">
          <w:rPr>
            <w:rFonts w:ascii="Arial" w:hAnsi="Arial" w:cs="Arial"/>
            <w:sz w:val="24"/>
            <w:szCs w:val="24"/>
          </w:rPr>
          <w:t>,</w:t>
        </w:r>
      </w:ins>
      <w:r w:rsidRPr="77434BBC">
        <w:rPr>
          <w:rFonts w:ascii="Arial" w:hAnsi="Arial" w:cs="Arial"/>
          <w:sz w:val="24"/>
          <w:szCs w:val="24"/>
        </w:rPr>
        <w:t xml:space="preserve"> on 07/18/</w:t>
      </w:r>
      <w:del w:id="27" w:author="McKinney, Sean M (DOH)" w:date="2026-01-23T08:22:00Z" w16du:dateUtc="2026-01-23T16:22:00Z">
        <w:r w:rsidRPr="77434BBC" w:rsidDel="00475687">
          <w:rPr>
            <w:rFonts w:ascii="Arial" w:hAnsi="Arial" w:cs="Arial"/>
            <w:sz w:val="24"/>
            <w:szCs w:val="24"/>
          </w:rPr>
          <w:delText>20</w:delText>
        </w:r>
      </w:del>
      <w:r w:rsidRPr="77434BBC">
        <w:rPr>
          <w:rFonts w:ascii="Arial" w:hAnsi="Arial" w:cs="Arial"/>
          <w:sz w:val="24"/>
          <w:szCs w:val="24"/>
        </w:rPr>
        <w:t>25 at 12:00 PM</w:t>
      </w:r>
      <w:r w:rsidR="7C90ED49" w:rsidRPr="77434BBC">
        <w:rPr>
          <w:rFonts w:ascii="Arial" w:hAnsi="Arial" w:cs="Arial"/>
          <w:sz w:val="24"/>
          <w:szCs w:val="24"/>
        </w:rPr>
        <w:t xml:space="preserve">. </w:t>
      </w:r>
      <w:r w:rsidR="21465A72" w:rsidRPr="77434BBC">
        <w:rPr>
          <w:rFonts w:ascii="Arial" w:hAnsi="Arial" w:cs="Arial"/>
          <w:sz w:val="24"/>
          <w:szCs w:val="24"/>
        </w:rPr>
        <w:t xml:space="preserve">During the </w:t>
      </w:r>
      <w:r w:rsidR="35BDCC75" w:rsidRPr="77434BBC">
        <w:rPr>
          <w:rFonts w:ascii="Arial" w:hAnsi="Arial" w:cs="Arial"/>
          <w:sz w:val="24"/>
          <w:szCs w:val="24"/>
        </w:rPr>
        <w:t>interview,</w:t>
      </w:r>
      <w:r w:rsidR="21465A72" w:rsidRPr="77434BBC">
        <w:rPr>
          <w:rFonts w:ascii="Arial" w:hAnsi="Arial" w:cs="Arial"/>
          <w:sz w:val="24"/>
          <w:szCs w:val="24"/>
        </w:rPr>
        <w:t xml:space="preserve"> Staff A confirmed that documentation was submitted to officially change the administrator listed in ILRS.</w:t>
      </w:r>
      <w:r w:rsidR="598A6E20" w:rsidRPr="77434BBC">
        <w:rPr>
          <w:rFonts w:ascii="Arial" w:hAnsi="Arial" w:cs="Arial"/>
          <w:sz w:val="24"/>
          <w:szCs w:val="24"/>
        </w:rPr>
        <w:t xml:space="preserve"> </w:t>
      </w:r>
    </w:p>
    <w:p w14:paraId="6E1E5FDA" w14:textId="6BD74AA6" w:rsidR="1DB7C0B8" w:rsidRDefault="1DB7C0B8" w:rsidP="1DB7C0B8">
      <w:pPr>
        <w:pStyle w:val="NoSpacing"/>
        <w:ind w:right="288"/>
        <w:rPr>
          <w:rFonts w:ascii="Arial" w:hAnsi="Arial" w:cs="Arial"/>
          <w:b/>
          <w:bCs/>
          <w:sz w:val="24"/>
          <w:szCs w:val="24"/>
        </w:rPr>
      </w:pPr>
    </w:p>
    <w:p w14:paraId="78324CB9" w14:textId="66BB0595" w:rsidR="00063699" w:rsidRDefault="00063699" w:rsidP="00B15F29">
      <w:pPr>
        <w:pStyle w:val="NoSpacing"/>
        <w:ind w:right="288"/>
        <w:rPr>
          <w:rFonts w:ascii="Arial" w:hAnsi="Arial" w:cs="Arial"/>
          <w:b/>
          <w:bCs/>
          <w:iCs/>
          <w:sz w:val="24"/>
          <w:szCs w:val="24"/>
        </w:rPr>
      </w:pPr>
      <w:r w:rsidRPr="00063699">
        <w:rPr>
          <w:rFonts w:ascii="Arial" w:hAnsi="Arial" w:cs="Arial"/>
          <w:b/>
          <w:bCs/>
          <w:iCs/>
          <w:sz w:val="24"/>
          <w:szCs w:val="24"/>
        </w:rPr>
        <w:t>Document Review</w:t>
      </w:r>
    </w:p>
    <w:p w14:paraId="5B15BB66" w14:textId="77777777" w:rsidR="002A416F" w:rsidRDefault="002A416F" w:rsidP="002A416F">
      <w:pPr>
        <w:pStyle w:val="NoSpacing"/>
        <w:numPr>
          <w:ilvl w:val="0"/>
          <w:numId w:val="11"/>
        </w:numPr>
        <w:ind w:right="288"/>
        <w:rPr>
          <w:rFonts w:ascii="Arial" w:hAnsi="Arial" w:cs="Arial"/>
          <w:sz w:val="24"/>
          <w:szCs w:val="24"/>
        </w:rPr>
      </w:pPr>
      <w:r w:rsidRPr="5B0A84BD">
        <w:rPr>
          <w:rFonts w:ascii="Arial" w:hAnsi="Arial" w:cs="Arial"/>
          <w:sz w:val="24"/>
          <w:szCs w:val="24"/>
        </w:rPr>
        <w:t>The Investigator exchanged emails with Staff A.</w:t>
      </w:r>
    </w:p>
    <w:p w14:paraId="26AD229D" w14:textId="47E6DB38" w:rsidR="002A416F" w:rsidRPr="002A416F" w:rsidRDefault="002A416F" w:rsidP="00B15F29">
      <w:pPr>
        <w:pStyle w:val="NoSpacing"/>
        <w:numPr>
          <w:ilvl w:val="0"/>
          <w:numId w:val="11"/>
        </w:numPr>
        <w:ind w:right="288"/>
        <w:rPr>
          <w:rFonts w:ascii="Arial" w:hAnsi="Arial" w:cs="Arial"/>
          <w:sz w:val="24"/>
          <w:szCs w:val="24"/>
        </w:rPr>
      </w:pPr>
      <w:r w:rsidRPr="099E84B3">
        <w:rPr>
          <w:rFonts w:ascii="Arial" w:hAnsi="Arial" w:cs="Arial"/>
          <w:sz w:val="24"/>
          <w:szCs w:val="24"/>
        </w:rPr>
        <w:t>The Investigator reviewed facility Policies and Procedures</w:t>
      </w:r>
      <w:r w:rsidR="00EC2D0F" w:rsidRPr="099E84B3">
        <w:rPr>
          <w:rFonts w:ascii="Arial" w:hAnsi="Arial" w:cs="Arial"/>
          <w:sz w:val="24"/>
          <w:szCs w:val="24"/>
        </w:rPr>
        <w:t>.</w:t>
      </w:r>
    </w:p>
    <w:p w14:paraId="76B837D0" w14:textId="5733D729" w:rsidR="4EF7917D" w:rsidRDefault="4EF7917D" w:rsidP="099E84B3">
      <w:pPr>
        <w:pStyle w:val="NoSpacing"/>
        <w:numPr>
          <w:ilvl w:val="0"/>
          <w:numId w:val="11"/>
        </w:numPr>
        <w:ind w:right="288"/>
        <w:rPr>
          <w:rFonts w:ascii="Arial" w:hAnsi="Arial" w:cs="Arial"/>
          <w:sz w:val="24"/>
          <w:szCs w:val="24"/>
        </w:rPr>
      </w:pPr>
      <w:r w:rsidRPr="099E84B3">
        <w:rPr>
          <w:rFonts w:ascii="Arial" w:hAnsi="Arial" w:cs="Arial"/>
          <w:sz w:val="24"/>
          <w:szCs w:val="24"/>
        </w:rPr>
        <w:t xml:space="preserve">The </w:t>
      </w:r>
      <w:del w:id="28" w:author="McKinney, Sean M (DOH)" w:date="2026-01-23T08:23:00Z" w16du:dateUtc="2026-01-23T16:23:00Z">
        <w:r w:rsidRPr="099E84B3" w:rsidDel="007C31AE">
          <w:rPr>
            <w:rFonts w:ascii="Arial" w:hAnsi="Arial" w:cs="Arial"/>
            <w:sz w:val="24"/>
            <w:szCs w:val="24"/>
          </w:rPr>
          <w:delText>i</w:delText>
        </w:r>
      </w:del>
      <w:ins w:id="29" w:author="McKinney, Sean M (DOH)" w:date="2026-01-23T08:23:00Z" w16du:dateUtc="2026-01-23T16:23:00Z">
        <w:r w:rsidR="007C31AE">
          <w:rPr>
            <w:rFonts w:ascii="Arial" w:hAnsi="Arial" w:cs="Arial"/>
            <w:sz w:val="24"/>
            <w:szCs w:val="24"/>
          </w:rPr>
          <w:t>I</w:t>
        </w:r>
      </w:ins>
      <w:r w:rsidRPr="099E84B3">
        <w:rPr>
          <w:rFonts w:ascii="Arial" w:hAnsi="Arial" w:cs="Arial"/>
          <w:sz w:val="24"/>
          <w:szCs w:val="24"/>
        </w:rPr>
        <w:t>nvestigator reviewed a companion case</w:t>
      </w:r>
      <w:ins w:id="30" w:author="McKinney, Sean M (DOH)" w:date="2026-01-23T08:23:00Z" w16du:dateUtc="2026-01-23T16:23:00Z">
        <w:r w:rsidR="007C31AE">
          <w:rPr>
            <w:rFonts w:ascii="Arial" w:hAnsi="Arial" w:cs="Arial"/>
            <w:sz w:val="24"/>
            <w:szCs w:val="24"/>
          </w:rPr>
          <w:t>;</w:t>
        </w:r>
      </w:ins>
      <w:r w:rsidRPr="099E84B3">
        <w:rPr>
          <w:rFonts w:ascii="Arial" w:hAnsi="Arial" w:cs="Arial"/>
          <w:sz w:val="24"/>
          <w:szCs w:val="24"/>
        </w:rPr>
        <w:t xml:space="preserve"> Investigation Report from the Office </w:t>
      </w:r>
      <w:r w:rsidR="7F3E7F06" w:rsidRPr="099E84B3">
        <w:rPr>
          <w:rFonts w:ascii="Arial" w:hAnsi="Arial" w:cs="Arial"/>
          <w:sz w:val="24"/>
          <w:szCs w:val="24"/>
        </w:rPr>
        <w:t>of Investigative and Legal Services, 2024-11705CG</w:t>
      </w:r>
      <w:r w:rsidR="302DF866" w:rsidRPr="099E84B3">
        <w:rPr>
          <w:rFonts w:ascii="Arial" w:hAnsi="Arial" w:cs="Arial"/>
          <w:sz w:val="24"/>
          <w:szCs w:val="24"/>
        </w:rPr>
        <w:t xml:space="preserve"> and 2024-11706NA</w:t>
      </w:r>
      <w:r w:rsidR="7F3E7F06" w:rsidRPr="099E84B3">
        <w:rPr>
          <w:rFonts w:ascii="Arial" w:hAnsi="Arial" w:cs="Arial"/>
          <w:sz w:val="24"/>
          <w:szCs w:val="24"/>
        </w:rPr>
        <w:t>.</w:t>
      </w:r>
    </w:p>
    <w:p w14:paraId="0DCD1F17" w14:textId="77777777" w:rsidR="00725439" w:rsidRPr="00EF00CB" w:rsidRDefault="00725439" w:rsidP="00B15F29">
      <w:pPr>
        <w:pStyle w:val="NoSpacing"/>
        <w:ind w:right="288"/>
        <w:rPr>
          <w:rFonts w:ascii="Arial" w:hAnsi="Arial" w:cs="Arial"/>
          <w:b/>
          <w:sz w:val="24"/>
          <w:szCs w:val="24"/>
        </w:rPr>
      </w:pPr>
    </w:p>
    <w:p w14:paraId="23475AAE" w14:textId="7BD0D443" w:rsidR="00B15F29" w:rsidRPr="001C2E9C" w:rsidRDefault="00B15F29" w:rsidP="00B15F29">
      <w:pPr>
        <w:pStyle w:val="NoSpacing"/>
        <w:ind w:right="288"/>
        <w:rPr>
          <w:rFonts w:ascii="Arial" w:hAnsi="Arial" w:cs="Arial"/>
          <w:i/>
          <w:sz w:val="24"/>
          <w:szCs w:val="24"/>
        </w:rPr>
      </w:pPr>
      <w:commentRangeStart w:id="31"/>
      <w:r w:rsidRPr="00EF00CB">
        <w:rPr>
          <w:rFonts w:ascii="Arial" w:hAnsi="Arial" w:cs="Arial"/>
          <w:b/>
          <w:sz w:val="32"/>
          <w:szCs w:val="32"/>
        </w:rPr>
        <w:t>Summary</w:t>
      </w:r>
      <w:commentRangeEnd w:id="31"/>
      <w:r w:rsidR="00D66454" w:rsidRPr="00EF00CB">
        <w:rPr>
          <w:rStyle w:val="CommentReference"/>
          <w:rFonts w:ascii="Arial" w:hAnsi="Arial" w:cs="Arial"/>
          <w:b/>
          <w:sz w:val="32"/>
          <w:szCs w:val="32"/>
        </w:rPr>
        <w:commentReference w:id="31"/>
      </w:r>
      <w:r w:rsidRPr="00EF00CB">
        <w:rPr>
          <w:rFonts w:ascii="Arial" w:hAnsi="Arial" w:cs="Arial"/>
          <w:b/>
          <w:sz w:val="32"/>
          <w:szCs w:val="32"/>
        </w:rPr>
        <w:t xml:space="preserve"> of Findings</w:t>
      </w:r>
      <w:r w:rsidR="00725439">
        <w:rPr>
          <w:rFonts w:ascii="Arial" w:hAnsi="Arial" w:cs="Arial"/>
          <w:sz w:val="24"/>
          <w:szCs w:val="24"/>
        </w:rPr>
        <w:t xml:space="preserve"> (</w:t>
      </w:r>
      <w:r w:rsidRPr="001C2E9C">
        <w:rPr>
          <w:rFonts w:ascii="Arial" w:hAnsi="Arial" w:cs="Arial"/>
          <w:i/>
          <w:sz w:val="24"/>
          <w:szCs w:val="24"/>
        </w:rPr>
        <w:t>Narrative overview of the results of investigation.)</w:t>
      </w:r>
    </w:p>
    <w:p w14:paraId="036E8BDF" w14:textId="77777777" w:rsidR="00B15F29" w:rsidRDefault="00B15F29" w:rsidP="00B15F29">
      <w:pPr>
        <w:pStyle w:val="NoSpacing"/>
        <w:ind w:right="288"/>
        <w:rPr>
          <w:rFonts w:ascii="Arial" w:hAnsi="Arial" w:cs="Arial"/>
          <w:i/>
          <w:sz w:val="24"/>
          <w:szCs w:val="24"/>
        </w:rPr>
      </w:pPr>
    </w:p>
    <w:p w14:paraId="400CDAE0" w14:textId="0839AEB8" w:rsidR="3AB0F467" w:rsidRPr="007C31AE" w:rsidRDefault="3AB0F467" w:rsidP="77434BBC">
      <w:pPr>
        <w:pStyle w:val="NoSpacing"/>
        <w:ind w:right="288"/>
        <w:rPr>
          <w:rFonts w:ascii="Arial" w:hAnsi="Arial" w:cs="Arial"/>
          <w:sz w:val="24"/>
          <w:szCs w:val="24"/>
          <w:rPrChange w:id="32"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33" w:author="McKinney, Sean M (DOH)" w:date="2026-01-23T08:24:00Z" w16du:dateUtc="2026-01-23T16:24:00Z">
            <w:rPr>
              <w:rFonts w:ascii="Arial" w:hAnsi="Arial" w:cs="Arial"/>
              <w:i/>
              <w:iCs/>
              <w:sz w:val="24"/>
              <w:szCs w:val="24"/>
            </w:rPr>
          </w:rPrChange>
        </w:rPr>
        <w:t>Review of a document titled “Agency Staff/Intern Requirements”</w:t>
      </w:r>
      <w:ins w:id="34" w:author="McKinney, Sean M (DOH)" w:date="2026-01-23T08:25:00Z" w16du:dateUtc="2026-01-23T16:25:00Z">
        <w:r w:rsidR="000353EA">
          <w:rPr>
            <w:rFonts w:ascii="Arial" w:hAnsi="Arial" w:cs="Arial"/>
            <w:sz w:val="24"/>
            <w:szCs w:val="24"/>
          </w:rPr>
          <w:t>,</w:t>
        </w:r>
      </w:ins>
      <w:r w:rsidRPr="007C31AE">
        <w:rPr>
          <w:rFonts w:ascii="Arial" w:hAnsi="Arial" w:cs="Arial"/>
          <w:sz w:val="24"/>
          <w:szCs w:val="24"/>
          <w:rPrChange w:id="35" w:author="McKinney, Sean M (DOH)" w:date="2026-01-23T08:24:00Z" w16du:dateUtc="2026-01-23T16:24:00Z">
            <w:rPr>
              <w:rFonts w:ascii="Arial" w:hAnsi="Arial" w:cs="Arial"/>
              <w:i/>
              <w:iCs/>
              <w:sz w:val="24"/>
              <w:szCs w:val="24"/>
            </w:rPr>
          </w:rPrChange>
        </w:rPr>
        <w:t xml:space="preserve"> dated 7/2019</w:t>
      </w:r>
      <w:ins w:id="36" w:author="McKinney, Sean M (DOH)" w:date="2026-01-23T08:25:00Z" w16du:dateUtc="2026-01-23T16:25:00Z">
        <w:r w:rsidR="000353EA">
          <w:rPr>
            <w:rFonts w:ascii="Arial" w:hAnsi="Arial" w:cs="Arial"/>
            <w:sz w:val="24"/>
            <w:szCs w:val="24"/>
          </w:rPr>
          <w:t>,</w:t>
        </w:r>
      </w:ins>
      <w:r w:rsidRPr="007C31AE">
        <w:rPr>
          <w:rFonts w:ascii="Arial" w:hAnsi="Arial" w:cs="Arial"/>
          <w:sz w:val="24"/>
          <w:szCs w:val="24"/>
          <w:rPrChange w:id="37" w:author="McKinney, Sean M (DOH)" w:date="2026-01-23T08:24:00Z" w16du:dateUtc="2026-01-23T16:24:00Z">
            <w:rPr>
              <w:rFonts w:ascii="Arial" w:hAnsi="Arial" w:cs="Arial"/>
              <w:i/>
              <w:iCs/>
              <w:sz w:val="24"/>
              <w:szCs w:val="24"/>
            </w:rPr>
          </w:rPrChange>
        </w:rPr>
        <w:t xml:space="preserve"> showed </w:t>
      </w:r>
      <w:del w:id="38" w:author="McKinney, Sean M (DOH)" w:date="2026-01-23T08:25:00Z" w16du:dateUtc="2026-01-23T16:25:00Z">
        <w:r w:rsidRPr="007C31AE" w:rsidDel="005F02E4">
          <w:rPr>
            <w:rFonts w:ascii="Arial" w:hAnsi="Arial" w:cs="Arial"/>
            <w:sz w:val="24"/>
            <w:szCs w:val="24"/>
            <w:rPrChange w:id="39" w:author="McKinney, Sean M (DOH)" w:date="2026-01-23T08:24:00Z" w16du:dateUtc="2026-01-23T16:24:00Z">
              <w:rPr>
                <w:rFonts w:ascii="Arial" w:hAnsi="Arial" w:cs="Arial"/>
                <w:i/>
                <w:iCs/>
                <w:sz w:val="24"/>
                <w:szCs w:val="24"/>
              </w:rPr>
            </w:rPrChange>
          </w:rPr>
          <w:delText xml:space="preserve">assurance </w:delText>
        </w:r>
      </w:del>
      <w:r w:rsidRPr="007C31AE">
        <w:rPr>
          <w:rFonts w:ascii="Arial" w:hAnsi="Arial" w:cs="Arial"/>
          <w:sz w:val="24"/>
          <w:szCs w:val="24"/>
          <w:rPrChange w:id="40" w:author="McKinney, Sean M (DOH)" w:date="2026-01-23T08:24:00Z" w16du:dateUtc="2026-01-23T16:24:00Z">
            <w:rPr>
              <w:rFonts w:ascii="Arial" w:hAnsi="Arial" w:cs="Arial"/>
              <w:i/>
              <w:iCs/>
              <w:sz w:val="24"/>
              <w:szCs w:val="24"/>
            </w:rPr>
          </w:rPrChange>
        </w:rPr>
        <w:t xml:space="preserve">that all clients </w:t>
      </w:r>
      <w:r w:rsidR="47755D71" w:rsidRPr="007C31AE">
        <w:rPr>
          <w:rFonts w:ascii="Arial" w:hAnsi="Arial" w:cs="Arial"/>
          <w:sz w:val="24"/>
          <w:szCs w:val="24"/>
          <w:rPrChange w:id="41" w:author="McKinney, Sean M (DOH)" w:date="2026-01-23T08:24:00Z" w16du:dateUtc="2026-01-23T16:24:00Z">
            <w:rPr>
              <w:rFonts w:ascii="Arial" w:hAnsi="Arial" w:cs="Arial"/>
              <w:i/>
              <w:iCs/>
              <w:sz w:val="24"/>
              <w:szCs w:val="24"/>
            </w:rPr>
          </w:rPrChange>
        </w:rPr>
        <w:t>received</w:t>
      </w:r>
      <w:r w:rsidRPr="007C31AE">
        <w:rPr>
          <w:rFonts w:ascii="Arial" w:hAnsi="Arial" w:cs="Arial"/>
          <w:sz w:val="24"/>
          <w:szCs w:val="24"/>
          <w:rPrChange w:id="42" w:author="McKinney, Sean M (DOH)" w:date="2026-01-23T08:24:00Z" w16du:dateUtc="2026-01-23T16:24:00Z">
            <w:rPr>
              <w:rFonts w:ascii="Arial" w:hAnsi="Arial" w:cs="Arial"/>
              <w:i/>
              <w:iCs/>
              <w:sz w:val="24"/>
              <w:szCs w:val="24"/>
            </w:rPr>
          </w:rPrChange>
        </w:rPr>
        <w:t xml:space="preserve"> care from qualified</w:t>
      </w:r>
      <w:r w:rsidR="5CA1A27E" w:rsidRPr="007C31AE">
        <w:rPr>
          <w:rFonts w:ascii="Arial" w:hAnsi="Arial" w:cs="Arial"/>
          <w:sz w:val="24"/>
          <w:szCs w:val="24"/>
          <w:rPrChange w:id="43" w:author="McKinney, Sean M (DOH)" w:date="2026-01-23T08:24:00Z" w16du:dateUtc="2026-01-23T16:24:00Z">
            <w:rPr>
              <w:rFonts w:ascii="Arial" w:hAnsi="Arial" w:cs="Arial"/>
              <w:i/>
              <w:iCs/>
              <w:sz w:val="24"/>
              <w:szCs w:val="24"/>
            </w:rPr>
          </w:rPrChange>
        </w:rPr>
        <w:t xml:space="preserve"> staff, professional qualifications for clinical staff, and to </w:t>
      </w:r>
      <w:ins w:id="44" w:author="McKinney, Sean M (DOH)" w:date="2026-01-23T08:26:00Z" w16du:dateUtc="2026-01-23T16:26:00Z">
        <w:r w:rsidR="00603872">
          <w:rPr>
            <w:rFonts w:ascii="Arial" w:hAnsi="Arial" w:cs="Arial"/>
            <w:sz w:val="24"/>
            <w:szCs w:val="24"/>
          </w:rPr>
          <w:t xml:space="preserve">how to </w:t>
        </w:r>
      </w:ins>
      <w:r w:rsidR="5CA1A27E" w:rsidRPr="007C31AE">
        <w:rPr>
          <w:rFonts w:ascii="Arial" w:hAnsi="Arial" w:cs="Arial"/>
          <w:sz w:val="24"/>
          <w:szCs w:val="24"/>
          <w:rPrChange w:id="45" w:author="McKinney, Sean M (DOH)" w:date="2026-01-23T08:24:00Z" w16du:dateUtc="2026-01-23T16:24:00Z">
            <w:rPr>
              <w:rFonts w:ascii="Arial" w:hAnsi="Arial" w:cs="Arial"/>
              <w:i/>
              <w:iCs/>
              <w:sz w:val="24"/>
              <w:szCs w:val="24"/>
            </w:rPr>
          </w:rPrChange>
        </w:rPr>
        <w:t xml:space="preserve">provide </w:t>
      </w:r>
      <w:r w:rsidR="0E421C1C" w:rsidRPr="007C31AE">
        <w:rPr>
          <w:rFonts w:ascii="Arial" w:hAnsi="Arial" w:cs="Arial"/>
          <w:sz w:val="24"/>
          <w:szCs w:val="24"/>
          <w:rPrChange w:id="46" w:author="McKinney, Sean M (DOH)" w:date="2026-01-23T08:24:00Z" w16du:dateUtc="2026-01-23T16:24:00Z">
            <w:rPr>
              <w:rFonts w:ascii="Arial" w:hAnsi="Arial" w:cs="Arial"/>
              <w:i/>
              <w:iCs/>
              <w:sz w:val="24"/>
              <w:szCs w:val="24"/>
            </w:rPr>
          </w:rPrChange>
        </w:rPr>
        <w:t>for</w:t>
      </w:r>
      <w:r w:rsidR="5CA1A27E" w:rsidRPr="007C31AE">
        <w:rPr>
          <w:rFonts w:ascii="Arial" w:hAnsi="Arial" w:cs="Arial"/>
          <w:sz w:val="24"/>
          <w:szCs w:val="24"/>
          <w:rPrChange w:id="47" w:author="McKinney, Sean M (DOH)" w:date="2026-01-23T08:24:00Z" w16du:dateUtc="2026-01-23T16:24:00Z">
            <w:rPr>
              <w:rFonts w:ascii="Arial" w:hAnsi="Arial" w:cs="Arial"/>
              <w:i/>
              <w:iCs/>
              <w:sz w:val="24"/>
              <w:szCs w:val="24"/>
            </w:rPr>
          </w:rPrChange>
        </w:rPr>
        <w:t xml:space="preserve"> professional clinical oversight for all behavioral health services.</w:t>
      </w:r>
      <w:r w:rsidR="12F93165" w:rsidRPr="007C31AE">
        <w:rPr>
          <w:rFonts w:ascii="Arial" w:hAnsi="Arial" w:cs="Arial"/>
          <w:sz w:val="24"/>
          <w:szCs w:val="24"/>
          <w:rPrChange w:id="48" w:author="McKinney, Sean M (DOH)" w:date="2026-01-23T08:24:00Z" w16du:dateUtc="2026-01-23T16:24:00Z">
            <w:rPr>
              <w:rFonts w:ascii="Arial" w:hAnsi="Arial" w:cs="Arial"/>
              <w:i/>
              <w:iCs/>
              <w:sz w:val="24"/>
              <w:szCs w:val="24"/>
            </w:rPr>
          </w:rPrChange>
        </w:rPr>
        <w:t xml:space="preserve"> The document further showed all qualified staff members </w:t>
      </w:r>
      <w:r w:rsidR="68ED174B" w:rsidRPr="007C31AE">
        <w:rPr>
          <w:rFonts w:ascii="Arial" w:hAnsi="Arial" w:cs="Arial"/>
          <w:sz w:val="24"/>
          <w:szCs w:val="24"/>
          <w:rPrChange w:id="49" w:author="McKinney, Sean M (DOH)" w:date="2026-01-23T08:24:00Z" w16du:dateUtc="2026-01-23T16:24:00Z">
            <w:rPr>
              <w:rFonts w:ascii="Arial" w:hAnsi="Arial" w:cs="Arial"/>
              <w:i/>
              <w:iCs/>
              <w:sz w:val="24"/>
              <w:szCs w:val="24"/>
            </w:rPr>
          </w:rPrChange>
        </w:rPr>
        <w:t>would meet</w:t>
      </w:r>
      <w:r w:rsidR="12F93165" w:rsidRPr="007C31AE">
        <w:rPr>
          <w:rFonts w:ascii="Arial" w:hAnsi="Arial" w:cs="Arial"/>
          <w:sz w:val="24"/>
          <w:szCs w:val="24"/>
          <w:rPrChange w:id="50" w:author="McKinney, Sean M (DOH)" w:date="2026-01-23T08:24:00Z" w16du:dateUtc="2026-01-23T16:24:00Z">
            <w:rPr>
              <w:rFonts w:ascii="Arial" w:hAnsi="Arial" w:cs="Arial"/>
              <w:i/>
              <w:iCs/>
              <w:sz w:val="24"/>
              <w:szCs w:val="24"/>
            </w:rPr>
          </w:rPrChange>
        </w:rPr>
        <w:t xml:space="preserve"> the following for their scope of practice and </w:t>
      </w:r>
      <w:r w:rsidR="12F93165" w:rsidRPr="007C31AE">
        <w:rPr>
          <w:rFonts w:ascii="Arial" w:hAnsi="Arial" w:cs="Arial"/>
          <w:sz w:val="24"/>
          <w:szCs w:val="24"/>
          <w:rPrChange w:id="51" w:author="McKinney, Sean M (DOH)" w:date="2026-01-23T08:24:00Z" w16du:dateUtc="2026-01-23T16:24:00Z">
            <w:rPr>
              <w:rFonts w:ascii="Arial" w:hAnsi="Arial" w:cs="Arial"/>
              <w:i/>
              <w:iCs/>
              <w:sz w:val="24"/>
              <w:szCs w:val="24"/>
            </w:rPr>
          </w:rPrChange>
        </w:rPr>
        <w:lastRenderedPageBreak/>
        <w:t xml:space="preserve">services provided; professional standards, clinical supervision </w:t>
      </w:r>
      <w:r w:rsidR="3730671A" w:rsidRPr="007C31AE">
        <w:rPr>
          <w:rFonts w:ascii="Arial" w:hAnsi="Arial" w:cs="Arial"/>
          <w:sz w:val="24"/>
          <w:szCs w:val="24"/>
          <w:rPrChange w:id="52" w:author="McKinney, Sean M (DOH)" w:date="2026-01-23T08:24:00Z" w16du:dateUtc="2026-01-23T16:24:00Z">
            <w:rPr>
              <w:rFonts w:ascii="Arial" w:hAnsi="Arial" w:cs="Arial"/>
              <w:i/>
              <w:iCs/>
              <w:sz w:val="24"/>
              <w:szCs w:val="24"/>
            </w:rPr>
          </w:rPrChange>
        </w:rPr>
        <w:t>requirements</w:t>
      </w:r>
      <w:r w:rsidR="12F93165" w:rsidRPr="007C31AE">
        <w:rPr>
          <w:rFonts w:ascii="Arial" w:hAnsi="Arial" w:cs="Arial"/>
          <w:sz w:val="24"/>
          <w:szCs w:val="24"/>
          <w:rPrChange w:id="53" w:author="McKinney, Sean M (DOH)" w:date="2026-01-23T08:24:00Z" w16du:dateUtc="2026-01-23T16:24:00Z">
            <w:rPr>
              <w:rFonts w:ascii="Arial" w:hAnsi="Arial" w:cs="Arial"/>
              <w:i/>
              <w:iCs/>
              <w:sz w:val="24"/>
              <w:szCs w:val="24"/>
            </w:rPr>
          </w:rPrChange>
        </w:rPr>
        <w:t>, and lice</w:t>
      </w:r>
      <w:r w:rsidR="2F26B5AE" w:rsidRPr="007C31AE">
        <w:rPr>
          <w:rFonts w:ascii="Arial" w:hAnsi="Arial" w:cs="Arial"/>
          <w:sz w:val="24"/>
          <w:szCs w:val="24"/>
          <w:rPrChange w:id="54" w:author="McKinney, Sean M (DOH)" w:date="2026-01-23T08:24:00Z" w16du:dateUtc="2026-01-23T16:24:00Z">
            <w:rPr>
              <w:rFonts w:ascii="Arial" w:hAnsi="Arial" w:cs="Arial"/>
              <w:i/>
              <w:iCs/>
              <w:sz w:val="24"/>
              <w:szCs w:val="24"/>
            </w:rPr>
          </w:rPrChange>
        </w:rPr>
        <w:t xml:space="preserve">nsure and credentialling requirements. </w:t>
      </w:r>
      <w:r w:rsidR="129168C9" w:rsidRPr="007C31AE">
        <w:rPr>
          <w:rFonts w:ascii="Arial" w:hAnsi="Arial" w:cs="Arial"/>
          <w:sz w:val="24"/>
          <w:szCs w:val="24"/>
          <w:rPrChange w:id="55" w:author="McKinney, Sean M (DOH)" w:date="2026-01-23T08:24:00Z" w16du:dateUtc="2026-01-23T16:24:00Z">
            <w:rPr>
              <w:rFonts w:ascii="Arial" w:hAnsi="Arial" w:cs="Arial"/>
              <w:i/>
              <w:iCs/>
              <w:sz w:val="24"/>
              <w:szCs w:val="24"/>
            </w:rPr>
          </w:rPrChange>
        </w:rPr>
        <w:t xml:space="preserve">The document showed that all [facility name] employees </w:t>
      </w:r>
      <w:del w:id="56" w:author="McKinney, Sean M (DOH)" w:date="2026-01-23T08:27:00Z" w16du:dateUtc="2026-01-23T16:27:00Z">
        <w:r w:rsidR="129168C9" w:rsidRPr="007C31AE" w:rsidDel="001928ED">
          <w:rPr>
            <w:rFonts w:ascii="Arial" w:hAnsi="Arial" w:cs="Arial"/>
            <w:sz w:val="24"/>
            <w:szCs w:val="24"/>
            <w:rPrChange w:id="57" w:author="McKinney, Sean M (DOH)" w:date="2026-01-23T08:24:00Z" w16du:dateUtc="2026-01-23T16:24:00Z">
              <w:rPr>
                <w:rFonts w:ascii="Arial" w:hAnsi="Arial" w:cs="Arial"/>
                <w:i/>
                <w:iCs/>
                <w:sz w:val="24"/>
                <w:szCs w:val="24"/>
              </w:rPr>
            </w:rPrChange>
          </w:rPr>
          <w:delText xml:space="preserve">will </w:delText>
        </w:r>
      </w:del>
      <w:ins w:id="58" w:author="McKinney, Sean M (DOH)" w:date="2026-01-23T08:27:00Z" w16du:dateUtc="2026-01-23T16:27:00Z">
        <w:r w:rsidR="001928ED">
          <w:rPr>
            <w:rFonts w:ascii="Arial" w:hAnsi="Arial" w:cs="Arial"/>
            <w:sz w:val="24"/>
            <w:szCs w:val="24"/>
          </w:rPr>
          <w:t>would</w:t>
        </w:r>
        <w:r w:rsidR="001928ED" w:rsidRPr="007C31AE">
          <w:rPr>
            <w:rFonts w:ascii="Arial" w:hAnsi="Arial" w:cs="Arial"/>
            <w:sz w:val="24"/>
            <w:szCs w:val="24"/>
            <w:rPrChange w:id="59" w:author="McKinney, Sean M (DOH)" w:date="2026-01-23T08:24:00Z" w16du:dateUtc="2026-01-23T16:24:00Z">
              <w:rPr>
                <w:rFonts w:ascii="Arial" w:hAnsi="Arial" w:cs="Arial"/>
                <w:i/>
                <w:iCs/>
                <w:sz w:val="24"/>
                <w:szCs w:val="24"/>
              </w:rPr>
            </w:rPrChange>
          </w:rPr>
          <w:t xml:space="preserve"> </w:t>
        </w:r>
      </w:ins>
      <w:r w:rsidR="129168C9" w:rsidRPr="007C31AE">
        <w:rPr>
          <w:rFonts w:ascii="Arial" w:hAnsi="Arial" w:cs="Arial"/>
          <w:sz w:val="24"/>
          <w:szCs w:val="24"/>
          <w:rPrChange w:id="60" w:author="McKinney, Sean M (DOH)" w:date="2026-01-23T08:24:00Z" w16du:dateUtc="2026-01-23T16:24:00Z">
            <w:rPr>
              <w:rFonts w:ascii="Arial" w:hAnsi="Arial" w:cs="Arial"/>
              <w:i/>
              <w:iCs/>
              <w:sz w:val="24"/>
              <w:szCs w:val="24"/>
            </w:rPr>
          </w:rPrChange>
        </w:rPr>
        <w:t xml:space="preserve">provide only those services for which they </w:t>
      </w:r>
      <w:del w:id="61" w:author="McKinney, Sean M (DOH)" w:date="2026-01-23T08:27:00Z" w16du:dateUtc="2026-01-23T16:27:00Z">
        <w:r w:rsidR="129168C9" w:rsidRPr="007C31AE" w:rsidDel="001928ED">
          <w:rPr>
            <w:rFonts w:ascii="Arial" w:hAnsi="Arial" w:cs="Arial"/>
            <w:sz w:val="24"/>
            <w:szCs w:val="24"/>
            <w:rPrChange w:id="62" w:author="McKinney, Sean M (DOH)" w:date="2026-01-23T08:24:00Z" w16du:dateUtc="2026-01-23T16:24:00Z">
              <w:rPr>
                <w:rFonts w:ascii="Arial" w:hAnsi="Arial" w:cs="Arial"/>
                <w:i/>
                <w:iCs/>
                <w:sz w:val="24"/>
                <w:szCs w:val="24"/>
              </w:rPr>
            </w:rPrChange>
          </w:rPr>
          <w:delText xml:space="preserve">are </w:delText>
        </w:r>
      </w:del>
      <w:ins w:id="63" w:author="McKinney, Sean M (DOH)" w:date="2026-01-23T08:27:00Z" w16du:dateUtc="2026-01-23T16:27:00Z">
        <w:r w:rsidR="001928ED">
          <w:rPr>
            <w:rFonts w:ascii="Arial" w:hAnsi="Arial" w:cs="Arial"/>
            <w:sz w:val="24"/>
            <w:szCs w:val="24"/>
          </w:rPr>
          <w:t>were</w:t>
        </w:r>
        <w:r w:rsidR="001928ED" w:rsidRPr="007C31AE">
          <w:rPr>
            <w:rFonts w:ascii="Arial" w:hAnsi="Arial" w:cs="Arial"/>
            <w:sz w:val="24"/>
            <w:szCs w:val="24"/>
            <w:rPrChange w:id="64" w:author="McKinney, Sean M (DOH)" w:date="2026-01-23T08:24:00Z" w16du:dateUtc="2026-01-23T16:24:00Z">
              <w:rPr>
                <w:rFonts w:ascii="Arial" w:hAnsi="Arial" w:cs="Arial"/>
                <w:i/>
                <w:iCs/>
                <w:sz w:val="24"/>
                <w:szCs w:val="24"/>
              </w:rPr>
            </w:rPrChange>
          </w:rPr>
          <w:t xml:space="preserve"> </w:t>
        </w:r>
      </w:ins>
      <w:r w:rsidR="129168C9" w:rsidRPr="007C31AE">
        <w:rPr>
          <w:rFonts w:ascii="Arial" w:hAnsi="Arial" w:cs="Arial"/>
          <w:sz w:val="24"/>
          <w:szCs w:val="24"/>
          <w:rPrChange w:id="65" w:author="McKinney, Sean M (DOH)" w:date="2026-01-23T08:24:00Z" w16du:dateUtc="2026-01-23T16:24:00Z">
            <w:rPr>
              <w:rFonts w:ascii="Arial" w:hAnsi="Arial" w:cs="Arial"/>
              <w:i/>
              <w:iCs/>
              <w:sz w:val="24"/>
              <w:szCs w:val="24"/>
            </w:rPr>
          </w:rPrChange>
        </w:rPr>
        <w:t>qualified.</w:t>
      </w:r>
      <w:ins w:id="66" w:author="McKinney, Sean M (DOH)" w:date="2026-01-23T08:27:00Z" w16du:dateUtc="2026-01-23T16:27:00Z">
        <w:r w:rsidR="001928ED">
          <w:rPr>
            <w:rFonts w:ascii="Arial" w:hAnsi="Arial" w:cs="Arial"/>
            <w:sz w:val="24"/>
            <w:szCs w:val="24"/>
          </w:rPr>
          <w:t xml:space="preserve"> </w:t>
        </w:r>
      </w:ins>
      <w:del w:id="67" w:author="McKinney, Sean M (DOH)" w:date="2026-01-23T08:27:00Z" w16du:dateUtc="2026-01-23T16:27:00Z">
        <w:r w:rsidR="129168C9" w:rsidRPr="007C31AE" w:rsidDel="001928ED">
          <w:rPr>
            <w:rFonts w:ascii="Arial" w:hAnsi="Arial" w:cs="Arial"/>
            <w:sz w:val="24"/>
            <w:szCs w:val="24"/>
            <w:rPrChange w:id="68" w:author="McKinney, Sean M (DOH)" w:date="2026-01-23T08:24:00Z" w16du:dateUtc="2026-01-23T16:24:00Z">
              <w:rPr>
                <w:rFonts w:ascii="Arial" w:hAnsi="Arial" w:cs="Arial"/>
                <w:i/>
                <w:iCs/>
                <w:sz w:val="24"/>
                <w:szCs w:val="24"/>
              </w:rPr>
            </w:rPrChange>
          </w:rPr>
          <w:delText xml:space="preserve"> </w:delText>
        </w:r>
      </w:del>
      <w:r w:rsidR="129168C9" w:rsidRPr="007C31AE">
        <w:rPr>
          <w:rFonts w:ascii="Arial" w:hAnsi="Arial" w:cs="Arial"/>
          <w:sz w:val="24"/>
          <w:szCs w:val="24"/>
          <w:rPrChange w:id="69" w:author="McKinney, Sean M (DOH)" w:date="2026-01-23T08:24:00Z" w16du:dateUtc="2026-01-23T16:24:00Z">
            <w:rPr>
              <w:rFonts w:ascii="Arial" w:hAnsi="Arial" w:cs="Arial"/>
              <w:i/>
              <w:iCs/>
              <w:sz w:val="24"/>
              <w:szCs w:val="24"/>
            </w:rPr>
          </w:rPrChange>
        </w:rPr>
        <w:t>The list included</w:t>
      </w:r>
      <w:del w:id="70" w:author="McKinney, Sean M (DOH)" w:date="2026-01-23T08:27:00Z" w16du:dateUtc="2026-01-23T16:27:00Z">
        <w:r w:rsidR="129168C9" w:rsidRPr="007C31AE" w:rsidDel="001928ED">
          <w:rPr>
            <w:rFonts w:ascii="Arial" w:hAnsi="Arial" w:cs="Arial"/>
            <w:sz w:val="24"/>
            <w:szCs w:val="24"/>
            <w:rPrChange w:id="71" w:author="McKinney, Sean M (DOH)" w:date="2026-01-23T08:24:00Z" w16du:dateUtc="2026-01-23T16:24:00Z">
              <w:rPr>
                <w:rFonts w:ascii="Arial" w:hAnsi="Arial" w:cs="Arial"/>
                <w:i/>
                <w:iCs/>
                <w:sz w:val="24"/>
                <w:szCs w:val="24"/>
              </w:rPr>
            </w:rPrChange>
          </w:rPr>
          <w:delText>,</w:delText>
        </w:r>
      </w:del>
      <w:r w:rsidR="129168C9" w:rsidRPr="007C31AE">
        <w:rPr>
          <w:rFonts w:ascii="Arial" w:hAnsi="Arial" w:cs="Arial"/>
          <w:sz w:val="24"/>
          <w:szCs w:val="24"/>
          <w:rPrChange w:id="72" w:author="McKinney, Sean M (DOH)" w:date="2026-01-23T08:24:00Z" w16du:dateUtc="2026-01-23T16:24:00Z">
            <w:rPr>
              <w:rFonts w:ascii="Arial" w:hAnsi="Arial" w:cs="Arial"/>
              <w:i/>
              <w:iCs/>
              <w:sz w:val="24"/>
              <w:szCs w:val="24"/>
            </w:rPr>
          </w:rPrChange>
        </w:rPr>
        <w:t xml:space="preserve"> diagnostic assessments, clinical review, and other professional services </w:t>
      </w:r>
      <w:ins w:id="73" w:author="McKinney, Sean M (DOH)" w:date="2026-01-23T08:27:00Z" w16du:dateUtc="2026-01-23T16:27:00Z">
        <w:r w:rsidR="001928ED">
          <w:rPr>
            <w:rFonts w:ascii="Arial" w:hAnsi="Arial" w:cs="Arial"/>
            <w:sz w:val="24"/>
            <w:szCs w:val="24"/>
          </w:rPr>
          <w:t xml:space="preserve">that </w:t>
        </w:r>
      </w:ins>
      <w:r w:rsidR="129168C9" w:rsidRPr="007C31AE">
        <w:rPr>
          <w:rFonts w:ascii="Arial" w:hAnsi="Arial" w:cs="Arial"/>
          <w:sz w:val="24"/>
          <w:szCs w:val="24"/>
          <w:rPrChange w:id="74" w:author="McKinney, Sean M (DOH)" w:date="2026-01-23T08:24:00Z" w16du:dateUtc="2026-01-23T16:24:00Z">
            <w:rPr>
              <w:rFonts w:ascii="Arial" w:hAnsi="Arial" w:cs="Arial"/>
              <w:i/>
              <w:iCs/>
              <w:sz w:val="24"/>
              <w:szCs w:val="24"/>
            </w:rPr>
          </w:rPrChange>
        </w:rPr>
        <w:t xml:space="preserve">would be conducted by or under the direct supervision of a qualified </w:t>
      </w:r>
      <w:r w:rsidR="1D2B3BF3" w:rsidRPr="007C31AE">
        <w:rPr>
          <w:rFonts w:ascii="Arial" w:hAnsi="Arial" w:cs="Arial"/>
          <w:sz w:val="24"/>
          <w:szCs w:val="24"/>
          <w:rPrChange w:id="75" w:author="McKinney, Sean M (DOH)" w:date="2026-01-23T08:24:00Z" w16du:dateUtc="2026-01-23T16:24:00Z">
            <w:rPr>
              <w:rFonts w:ascii="Arial" w:hAnsi="Arial" w:cs="Arial"/>
              <w:i/>
              <w:iCs/>
              <w:sz w:val="24"/>
              <w:szCs w:val="24"/>
            </w:rPr>
          </w:rPrChange>
        </w:rPr>
        <w:t>Mental Health Provider (</w:t>
      </w:r>
      <w:r w:rsidR="129168C9" w:rsidRPr="007C31AE">
        <w:rPr>
          <w:rFonts w:ascii="Arial" w:hAnsi="Arial" w:cs="Arial"/>
          <w:sz w:val="24"/>
          <w:szCs w:val="24"/>
          <w:rPrChange w:id="76" w:author="McKinney, Sean M (DOH)" w:date="2026-01-23T08:24:00Z" w16du:dateUtc="2026-01-23T16:24:00Z">
            <w:rPr>
              <w:rFonts w:ascii="Arial" w:hAnsi="Arial" w:cs="Arial"/>
              <w:i/>
              <w:iCs/>
              <w:sz w:val="24"/>
              <w:szCs w:val="24"/>
            </w:rPr>
          </w:rPrChange>
        </w:rPr>
        <w:t>MHP</w:t>
      </w:r>
      <w:r w:rsidR="4A51F9DA" w:rsidRPr="007C31AE">
        <w:rPr>
          <w:rFonts w:ascii="Arial" w:hAnsi="Arial" w:cs="Arial"/>
          <w:sz w:val="24"/>
          <w:szCs w:val="24"/>
          <w:rPrChange w:id="77" w:author="McKinney, Sean M (DOH)" w:date="2026-01-23T08:24:00Z" w16du:dateUtc="2026-01-23T16:24:00Z">
            <w:rPr>
              <w:rFonts w:ascii="Arial" w:hAnsi="Arial" w:cs="Arial"/>
              <w:i/>
              <w:iCs/>
              <w:sz w:val="24"/>
              <w:szCs w:val="24"/>
            </w:rPr>
          </w:rPrChange>
        </w:rPr>
        <w:t>)</w:t>
      </w:r>
      <w:r w:rsidR="129168C9" w:rsidRPr="007C31AE">
        <w:rPr>
          <w:rFonts w:ascii="Arial" w:hAnsi="Arial" w:cs="Arial"/>
          <w:sz w:val="24"/>
          <w:szCs w:val="24"/>
          <w:rPrChange w:id="78" w:author="McKinney, Sean M (DOH)" w:date="2026-01-23T08:24:00Z" w16du:dateUtc="2026-01-23T16:24:00Z">
            <w:rPr>
              <w:rFonts w:ascii="Arial" w:hAnsi="Arial" w:cs="Arial"/>
              <w:i/>
              <w:iCs/>
              <w:sz w:val="24"/>
              <w:szCs w:val="24"/>
            </w:rPr>
          </w:rPrChange>
        </w:rPr>
        <w:t xml:space="preserve">. </w:t>
      </w:r>
      <w:r w:rsidR="41AC5325" w:rsidRPr="007C31AE">
        <w:rPr>
          <w:rFonts w:ascii="Arial" w:hAnsi="Arial" w:cs="Arial"/>
          <w:sz w:val="24"/>
          <w:szCs w:val="24"/>
          <w:rPrChange w:id="79" w:author="McKinney, Sean M (DOH)" w:date="2026-01-23T08:24:00Z" w16du:dateUtc="2026-01-23T16:24:00Z">
            <w:rPr>
              <w:rFonts w:ascii="Arial" w:hAnsi="Arial" w:cs="Arial"/>
              <w:i/>
              <w:iCs/>
              <w:sz w:val="24"/>
              <w:szCs w:val="24"/>
            </w:rPr>
          </w:rPrChange>
        </w:rPr>
        <w:t>The document showed a</w:t>
      </w:r>
      <w:r w:rsidR="129168C9" w:rsidRPr="007C31AE">
        <w:rPr>
          <w:rFonts w:ascii="Arial" w:hAnsi="Arial" w:cs="Arial"/>
          <w:sz w:val="24"/>
          <w:szCs w:val="24"/>
          <w:rPrChange w:id="80" w:author="McKinney, Sean M (DOH)" w:date="2026-01-23T08:24:00Z" w16du:dateUtc="2026-01-23T16:24:00Z">
            <w:rPr>
              <w:rFonts w:ascii="Arial" w:hAnsi="Arial" w:cs="Arial"/>
              <w:i/>
              <w:iCs/>
              <w:sz w:val="24"/>
              <w:szCs w:val="24"/>
            </w:rPr>
          </w:rPrChange>
        </w:rPr>
        <w:t xml:space="preserve">ll licensed, registered, or certified staff </w:t>
      </w:r>
      <w:del w:id="81" w:author="McKinney, Sean M (DOH)" w:date="2026-01-23T08:28:00Z" w16du:dateUtc="2026-01-23T16:28:00Z">
        <w:r w:rsidR="129168C9" w:rsidRPr="007C31AE" w:rsidDel="001928ED">
          <w:rPr>
            <w:rFonts w:ascii="Arial" w:hAnsi="Arial" w:cs="Arial"/>
            <w:sz w:val="24"/>
            <w:szCs w:val="24"/>
            <w:rPrChange w:id="82" w:author="McKinney, Sean M (DOH)" w:date="2026-01-23T08:24:00Z" w16du:dateUtc="2026-01-23T16:24:00Z">
              <w:rPr>
                <w:rFonts w:ascii="Arial" w:hAnsi="Arial" w:cs="Arial"/>
                <w:i/>
                <w:iCs/>
                <w:sz w:val="24"/>
                <w:szCs w:val="24"/>
              </w:rPr>
            </w:rPrChange>
          </w:rPr>
          <w:delText xml:space="preserve">will </w:delText>
        </w:r>
      </w:del>
      <w:ins w:id="83" w:author="McKinney, Sean M (DOH)" w:date="2026-01-23T08:28:00Z" w16du:dateUtc="2026-01-23T16:28:00Z">
        <w:r w:rsidR="001928ED">
          <w:rPr>
            <w:rFonts w:ascii="Arial" w:hAnsi="Arial" w:cs="Arial"/>
            <w:sz w:val="24"/>
            <w:szCs w:val="24"/>
          </w:rPr>
          <w:t>would</w:t>
        </w:r>
        <w:r w:rsidR="001928ED" w:rsidRPr="007C31AE">
          <w:rPr>
            <w:rFonts w:ascii="Arial" w:hAnsi="Arial" w:cs="Arial"/>
            <w:sz w:val="24"/>
            <w:szCs w:val="24"/>
            <w:rPrChange w:id="84" w:author="McKinney, Sean M (DOH)" w:date="2026-01-23T08:24:00Z" w16du:dateUtc="2026-01-23T16:24:00Z">
              <w:rPr>
                <w:rFonts w:ascii="Arial" w:hAnsi="Arial" w:cs="Arial"/>
                <w:i/>
                <w:iCs/>
                <w:sz w:val="24"/>
                <w:szCs w:val="24"/>
              </w:rPr>
            </w:rPrChange>
          </w:rPr>
          <w:t xml:space="preserve"> </w:t>
        </w:r>
      </w:ins>
      <w:r w:rsidR="129168C9" w:rsidRPr="007C31AE">
        <w:rPr>
          <w:rFonts w:ascii="Arial" w:hAnsi="Arial" w:cs="Arial"/>
          <w:sz w:val="24"/>
          <w:szCs w:val="24"/>
          <w:rPrChange w:id="85" w:author="McKinney, Sean M (DOH)" w:date="2026-01-23T08:24:00Z" w16du:dateUtc="2026-01-23T16:24:00Z">
            <w:rPr>
              <w:rFonts w:ascii="Arial" w:hAnsi="Arial" w:cs="Arial"/>
              <w:i/>
              <w:iCs/>
              <w:sz w:val="24"/>
              <w:szCs w:val="24"/>
            </w:rPr>
          </w:rPrChange>
        </w:rPr>
        <w:t>provide only those services consistent with their licenses</w:t>
      </w:r>
      <w:r w:rsidR="08C0DFC8" w:rsidRPr="007C31AE">
        <w:rPr>
          <w:rFonts w:ascii="Arial" w:hAnsi="Arial" w:cs="Arial"/>
          <w:sz w:val="24"/>
          <w:szCs w:val="24"/>
          <w:rPrChange w:id="86" w:author="McKinney, Sean M (DOH)" w:date="2026-01-23T08:24:00Z" w16du:dateUtc="2026-01-23T16:24:00Z">
            <w:rPr>
              <w:rFonts w:ascii="Arial" w:hAnsi="Arial" w:cs="Arial"/>
              <w:i/>
              <w:iCs/>
              <w:sz w:val="24"/>
              <w:szCs w:val="24"/>
            </w:rPr>
          </w:rPrChange>
        </w:rPr>
        <w:t>.</w:t>
      </w:r>
    </w:p>
    <w:p w14:paraId="012B31B0" w14:textId="71162C97" w:rsidR="77434BBC" w:rsidRPr="007C31AE" w:rsidRDefault="77434BBC" w:rsidP="77434BBC">
      <w:pPr>
        <w:pStyle w:val="NoSpacing"/>
        <w:ind w:right="288"/>
        <w:rPr>
          <w:rFonts w:ascii="Arial" w:hAnsi="Arial" w:cs="Arial"/>
          <w:sz w:val="24"/>
          <w:szCs w:val="24"/>
          <w:rPrChange w:id="87" w:author="McKinney, Sean M (DOH)" w:date="2026-01-23T08:24:00Z" w16du:dateUtc="2026-01-23T16:24:00Z">
            <w:rPr>
              <w:rFonts w:ascii="Arial" w:hAnsi="Arial" w:cs="Arial"/>
              <w:i/>
              <w:iCs/>
              <w:sz w:val="24"/>
              <w:szCs w:val="24"/>
            </w:rPr>
          </w:rPrChange>
        </w:rPr>
      </w:pPr>
    </w:p>
    <w:p w14:paraId="26885DC2" w14:textId="273104E8" w:rsidR="00C5137E" w:rsidRPr="007C31AE" w:rsidRDefault="6FCD9668" w:rsidP="77434BBC">
      <w:pPr>
        <w:pStyle w:val="NoSpacing"/>
        <w:ind w:right="288"/>
        <w:rPr>
          <w:rFonts w:ascii="Arial" w:hAnsi="Arial" w:cs="Arial"/>
          <w:sz w:val="24"/>
          <w:szCs w:val="24"/>
          <w:rPrChange w:id="88"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89" w:author="McKinney, Sean M (DOH)" w:date="2026-01-23T08:24:00Z" w16du:dateUtc="2026-01-23T16:24:00Z">
            <w:rPr>
              <w:rFonts w:ascii="Arial" w:hAnsi="Arial" w:cs="Arial"/>
              <w:i/>
              <w:iCs/>
              <w:sz w:val="24"/>
              <w:szCs w:val="24"/>
            </w:rPr>
          </w:rPrChange>
        </w:rPr>
        <w:t xml:space="preserve">Review of a document titled </w:t>
      </w:r>
      <w:r w:rsidR="21C489C2" w:rsidRPr="007C31AE">
        <w:rPr>
          <w:rFonts w:ascii="Arial" w:hAnsi="Arial" w:cs="Arial"/>
          <w:sz w:val="24"/>
          <w:szCs w:val="24"/>
          <w:rPrChange w:id="90" w:author="McKinney, Sean M (DOH)" w:date="2026-01-23T08:24:00Z" w16du:dateUtc="2026-01-23T16:24:00Z">
            <w:rPr>
              <w:rFonts w:ascii="Arial" w:hAnsi="Arial" w:cs="Arial"/>
              <w:i/>
              <w:iCs/>
              <w:sz w:val="24"/>
              <w:szCs w:val="24"/>
            </w:rPr>
          </w:rPrChange>
        </w:rPr>
        <w:t>“Informed Consent for Treatment”</w:t>
      </w:r>
      <w:ins w:id="91" w:author="McKinney, Sean M (DOH)" w:date="2026-01-23T08:28:00Z" w16du:dateUtc="2026-01-23T16:28:00Z">
        <w:r w:rsidR="00C510B3">
          <w:rPr>
            <w:rFonts w:ascii="Arial" w:hAnsi="Arial" w:cs="Arial"/>
            <w:sz w:val="24"/>
            <w:szCs w:val="24"/>
          </w:rPr>
          <w:t>,</w:t>
        </w:r>
      </w:ins>
      <w:r w:rsidR="21C489C2" w:rsidRPr="007C31AE">
        <w:rPr>
          <w:rFonts w:ascii="Arial" w:hAnsi="Arial" w:cs="Arial"/>
          <w:sz w:val="24"/>
          <w:szCs w:val="24"/>
          <w:rPrChange w:id="92" w:author="McKinney, Sean M (DOH)" w:date="2026-01-23T08:24:00Z" w16du:dateUtc="2026-01-23T16:24:00Z">
            <w:rPr>
              <w:rFonts w:ascii="Arial" w:hAnsi="Arial" w:cs="Arial"/>
              <w:i/>
              <w:iCs/>
              <w:sz w:val="24"/>
              <w:szCs w:val="24"/>
            </w:rPr>
          </w:rPrChange>
        </w:rPr>
        <w:t xml:space="preserve"> dated 7/2019</w:t>
      </w:r>
      <w:ins w:id="93" w:author="McKinney, Sean M (DOH)" w:date="2026-01-23T08:28:00Z" w16du:dateUtc="2026-01-23T16:28:00Z">
        <w:r w:rsidR="00C510B3">
          <w:rPr>
            <w:rFonts w:ascii="Arial" w:hAnsi="Arial" w:cs="Arial"/>
            <w:sz w:val="24"/>
            <w:szCs w:val="24"/>
          </w:rPr>
          <w:t>,</w:t>
        </w:r>
      </w:ins>
      <w:r w:rsidR="21C489C2" w:rsidRPr="007C31AE">
        <w:rPr>
          <w:rFonts w:ascii="Arial" w:hAnsi="Arial" w:cs="Arial"/>
          <w:sz w:val="24"/>
          <w:szCs w:val="24"/>
          <w:rPrChange w:id="94" w:author="McKinney, Sean M (DOH)" w:date="2026-01-23T08:24:00Z" w16du:dateUtc="2026-01-23T16:24:00Z">
            <w:rPr>
              <w:rFonts w:ascii="Arial" w:hAnsi="Arial" w:cs="Arial"/>
              <w:i/>
              <w:iCs/>
              <w:sz w:val="24"/>
              <w:szCs w:val="24"/>
            </w:rPr>
          </w:rPrChange>
        </w:rPr>
        <w:t xml:space="preserve"> </w:t>
      </w:r>
      <w:del w:id="95" w:author="McKinney, Sean M (DOH)" w:date="2026-01-23T08:31:00Z" w16du:dateUtc="2026-01-23T16:31:00Z">
        <w:r w:rsidR="21C489C2" w:rsidRPr="007C31AE" w:rsidDel="00525312">
          <w:rPr>
            <w:rFonts w:ascii="Arial" w:hAnsi="Arial" w:cs="Arial"/>
            <w:sz w:val="24"/>
            <w:szCs w:val="24"/>
            <w:rPrChange w:id="96" w:author="McKinney, Sean M (DOH)" w:date="2026-01-23T08:24:00Z" w16du:dateUtc="2026-01-23T16:24:00Z">
              <w:rPr>
                <w:rFonts w:ascii="Arial" w:hAnsi="Arial" w:cs="Arial"/>
                <w:i/>
                <w:iCs/>
                <w:sz w:val="24"/>
                <w:szCs w:val="24"/>
              </w:rPr>
            </w:rPrChange>
          </w:rPr>
          <w:delText xml:space="preserve">that </w:delText>
        </w:r>
      </w:del>
      <w:r w:rsidR="21C489C2" w:rsidRPr="007C31AE">
        <w:rPr>
          <w:rFonts w:ascii="Arial" w:hAnsi="Arial" w:cs="Arial"/>
          <w:sz w:val="24"/>
          <w:szCs w:val="24"/>
          <w:rPrChange w:id="97" w:author="McKinney, Sean M (DOH)" w:date="2026-01-23T08:24:00Z" w16du:dateUtc="2026-01-23T16:24:00Z">
            <w:rPr>
              <w:rFonts w:ascii="Arial" w:hAnsi="Arial" w:cs="Arial"/>
              <w:i/>
              <w:iCs/>
              <w:sz w:val="24"/>
              <w:szCs w:val="24"/>
            </w:rPr>
          </w:rPrChange>
        </w:rPr>
        <w:t>showed</w:t>
      </w:r>
      <w:r w:rsidR="7EC71EC0" w:rsidRPr="007C31AE">
        <w:rPr>
          <w:rFonts w:ascii="Arial" w:hAnsi="Arial" w:cs="Arial"/>
          <w:sz w:val="24"/>
          <w:szCs w:val="24"/>
          <w:rPrChange w:id="98" w:author="McKinney, Sean M (DOH)" w:date="2026-01-23T08:24:00Z" w16du:dateUtc="2026-01-23T16:24:00Z">
            <w:rPr>
              <w:rFonts w:ascii="Arial" w:hAnsi="Arial" w:cs="Arial"/>
              <w:i/>
              <w:iCs/>
              <w:sz w:val="24"/>
              <w:szCs w:val="24"/>
            </w:rPr>
          </w:rPrChange>
        </w:rPr>
        <w:t xml:space="preserve"> </w:t>
      </w:r>
      <w:del w:id="99" w:author="McKinney, Sean M (DOH)" w:date="2026-01-23T08:32:00Z" w16du:dateUtc="2026-01-23T16:32:00Z">
        <w:r w:rsidR="7EC71EC0" w:rsidRPr="007C31AE" w:rsidDel="00525312">
          <w:rPr>
            <w:rFonts w:ascii="Arial" w:hAnsi="Arial" w:cs="Arial"/>
            <w:sz w:val="24"/>
            <w:szCs w:val="24"/>
            <w:rPrChange w:id="100" w:author="McKinney, Sean M (DOH)" w:date="2026-01-23T08:24:00Z" w16du:dateUtc="2026-01-23T16:24:00Z">
              <w:rPr>
                <w:rFonts w:ascii="Arial" w:hAnsi="Arial" w:cs="Arial"/>
                <w:i/>
                <w:iCs/>
                <w:sz w:val="24"/>
                <w:szCs w:val="24"/>
              </w:rPr>
            </w:rPrChange>
          </w:rPr>
          <w:delText>intent to</w:delText>
        </w:r>
      </w:del>
      <w:ins w:id="101" w:author="McKinney, Sean M (DOH)" w:date="2026-01-23T08:32:00Z" w16du:dateUtc="2026-01-23T16:32:00Z">
        <w:r w:rsidR="00525312">
          <w:rPr>
            <w:rFonts w:ascii="Arial" w:hAnsi="Arial" w:cs="Arial"/>
            <w:sz w:val="24"/>
            <w:szCs w:val="24"/>
          </w:rPr>
          <w:t xml:space="preserve">the </w:t>
        </w:r>
      </w:ins>
      <w:ins w:id="102" w:author="McKinney, Sean M (DOH)" w:date="2026-01-23T08:36:00Z" w16du:dateUtc="2026-01-23T16:36:00Z">
        <w:r w:rsidR="007241E9">
          <w:rPr>
            <w:rFonts w:ascii="Arial" w:hAnsi="Arial" w:cs="Arial"/>
            <w:sz w:val="24"/>
            <w:szCs w:val="24"/>
          </w:rPr>
          <w:t>facility</w:t>
        </w:r>
      </w:ins>
      <w:r w:rsidR="7EC71EC0" w:rsidRPr="007C31AE">
        <w:rPr>
          <w:rFonts w:ascii="Arial" w:hAnsi="Arial" w:cs="Arial"/>
          <w:sz w:val="24"/>
          <w:szCs w:val="24"/>
          <w:rPrChange w:id="103" w:author="McKinney, Sean M (DOH)" w:date="2026-01-23T08:24:00Z" w16du:dateUtc="2026-01-23T16:24:00Z">
            <w:rPr>
              <w:rFonts w:ascii="Arial" w:hAnsi="Arial" w:cs="Arial"/>
              <w:i/>
              <w:iCs/>
              <w:sz w:val="24"/>
              <w:szCs w:val="24"/>
            </w:rPr>
          </w:rPrChange>
        </w:rPr>
        <w:t xml:space="preserve"> ensure</w:t>
      </w:r>
      <w:ins w:id="104" w:author="McKinney, Sean M (DOH)" w:date="2026-01-23T08:32:00Z" w16du:dateUtc="2026-01-23T16:32:00Z">
        <w:r w:rsidR="00525312">
          <w:rPr>
            <w:rFonts w:ascii="Arial" w:hAnsi="Arial" w:cs="Arial"/>
            <w:sz w:val="24"/>
            <w:szCs w:val="24"/>
          </w:rPr>
          <w:t>d</w:t>
        </w:r>
      </w:ins>
      <w:r w:rsidR="7EC71EC0" w:rsidRPr="007C31AE">
        <w:rPr>
          <w:rFonts w:ascii="Arial" w:hAnsi="Arial" w:cs="Arial"/>
          <w:sz w:val="24"/>
          <w:szCs w:val="24"/>
          <w:rPrChange w:id="105" w:author="McKinney, Sean M (DOH)" w:date="2026-01-23T08:24:00Z" w16du:dateUtc="2026-01-23T16:24:00Z">
            <w:rPr>
              <w:rFonts w:ascii="Arial" w:hAnsi="Arial" w:cs="Arial"/>
              <w:i/>
              <w:iCs/>
              <w:sz w:val="24"/>
              <w:szCs w:val="24"/>
            </w:rPr>
          </w:rPrChange>
        </w:rPr>
        <w:t xml:space="preserve"> individual choice and civil rights, principles of recovery</w:t>
      </w:r>
      <w:ins w:id="106" w:author="McKinney, Sean M (DOH)" w:date="2026-01-23T08:32:00Z" w16du:dateUtc="2026-01-23T16:32:00Z">
        <w:r w:rsidR="00525312">
          <w:rPr>
            <w:rFonts w:ascii="Arial" w:hAnsi="Arial" w:cs="Arial"/>
            <w:sz w:val="24"/>
            <w:szCs w:val="24"/>
          </w:rPr>
          <w:t>,</w:t>
        </w:r>
      </w:ins>
      <w:r w:rsidR="7EC71EC0" w:rsidRPr="007C31AE">
        <w:rPr>
          <w:rFonts w:ascii="Arial" w:hAnsi="Arial" w:cs="Arial"/>
          <w:sz w:val="24"/>
          <w:szCs w:val="24"/>
          <w:rPrChange w:id="107" w:author="McKinney, Sean M (DOH)" w:date="2026-01-23T08:24:00Z" w16du:dateUtc="2026-01-23T16:24:00Z">
            <w:rPr>
              <w:rFonts w:ascii="Arial" w:hAnsi="Arial" w:cs="Arial"/>
              <w:i/>
              <w:iCs/>
              <w:sz w:val="24"/>
              <w:szCs w:val="24"/>
            </w:rPr>
          </w:rPrChange>
        </w:rPr>
        <w:t xml:space="preserve"> and how those </w:t>
      </w:r>
      <w:del w:id="108" w:author="McKinney, Sean M (DOH)" w:date="2026-01-23T08:32:00Z" w16du:dateUtc="2026-01-23T16:32:00Z">
        <w:r w:rsidR="7EC71EC0" w:rsidRPr="007C31AE" w:rsidDel="00525312">
          <w:rPr>
            <w:rFonts w:ascii="Arial" w:hAnsi="Arial" w:cs="Arial"/>
            <w:sz w:val="24"/>
            <w:szCs w:val="24"/>
            <w:rPrChange w:id="109" w:author="McKinney, Sean M (DOH)" w:date="2026-01-23T08:24:00Z" w16du:dateUtc="2026-01-23T16:24:00Z">
              <w:rPr>
                <w:rFonts w:ascii="Arial" w:hAnsi="Arial" w:cs="Arial"/>
                <w:i/>
                <w:iCs/>
                <w:sz w:val="24"/>
                <w:szCs w:val="24"/>
              </w:rPr>
            </w:rPrChange>
          </w:rPr>
          <w:delText xml:space="preserve">are </w:delText>
        </w:r>
      </w:del>
      <w:ins w:id="110" w:author="McKinney, Sean M (DOH)" w:date="2026-01-23T08:32:00Z" w16du:dateUtc="2026-01-23T16:32:00Z">
        <w:r w:rsidR="00525312">
          <w:rPr>
            <w:rFonts w:ascii="Arial" w:hAnsi="Arial" w:cs="Arial"/>
            <w:sz w:val="24"/>
            <w:szCs w:val="24"/>
          </w:rPr>
          <w:t>were</w:t>
        </w:r>
        <w:r w:rsidR="00525312" w:rsidRPr="007C31AE">
          <w:rPr>
            <w:rFonts w:ascii="Arial" w:hAnsi="Arial" w:cs="Arial"/>
            <w:sz w:val="24"/>
            <w:szCs w:val="24"/>
            <w:rPrChange w:id="111" w:author="McKinney, Sean M (DOH)" w:date="2026-01-23T08:24:00Z" w16du:dateUtc="2026-01-23T16:24:00Z">
              <w:rPr>
                <w:rFonts w:ascii="Arial" w:hAnsi="Arial" w:cs="Arial"/>
                <w:i/>
                <w:iCs/>
                <w:sz w:val="24"/>
                <w:szCs w:val="24"/>
              </w:rPr>
            </w:rPrChange>
          </w:rPr>
          <w:t xml:space="preserve"> </w:t>
        </w:r>
      </w:ins>
      <w:r w:rsidR="7EC71EC0" w:rsidRPr="007C31AE">
        <w:rPr>
          <w:rFonts w:ascii="Arial" w:hAnsi="Arial" w:cs="Arial"/>
          <w:sz w:val="24"/>
          <w:szCs w:val="24"/>
          <w:rPrChange w:id="112" w:author="McKinney, Sean M (DOH)" w:date="2026-01-23T08:24:00Z" w16du:dateUtc="2026-01-23T16:24:00Z">
            <w:rPr>
              <w:rFonts w:ascii="Arial" w:hAnsi="Arial" w:cs="Arial"/>
              <w:i/>
              <w:iCs/>
              <w:sz w:val="24"/>
              <w:szCs w:val="24"/>
            </w:rPr>
          </w:rPrChange>
        </w:rPr>
        <w:t xml:space="preserve">upheld by obtaining informed consent for treatment. </w:t>
      </w:r>
      <w:r w:rsidR="566C66D3" w:rsidRPr="007C31AE">
        <w:rPr>
          <w:rFonts w:ascii="Arial" w:hAnsi="Arial" w:cs="Arial"/>
          <w:sz w:val="24"/>
          <w:szCs w:val="24"/>
          <w:rPrChange w:id="113" w:author="McKinney, Sean M (DOH)" w:date="2026-01-23T08:24:00Z" w16du:dateUtc="2026-01-23T16:24:00Z">
            <w:rPr>
              <w:rFonts w:ascii="Arial" w:hAnsi="Arial" w:cs="Arial"/>
              <w:i/>
              <w:iCs/>
              <w:sz w:val="24"/>
              <w:szCs w:val="24"/>
            </w:rPr>
          </w:rPrChange>
        </w:rPr>
        <w:t xml:space="preserve">The document further showed that all clinical staff </w:t>
      </w:r>
      <w:del w:id="114" w:author="McKinney, Sean M (DOH)" w:date="2026-01-23T08:32:00Z" w16du:dateUtc="2026-01-23T16:32:00Z">
        <w:r w:rsidR="566C66D3" w:rsidRPr="007C31AE" w:rsidDel="00525312">
          <w:rPr>
            <w:rFonts w:ascii="Arial" w:hAnsi="Arial" w:cs="Arial"/>
            <w:sz w:val="24"/>
            <w:szCs w:val="24"/>
            <w:rPrChange w:id="115" w:author="McKinney, Sean M (DOH)" w:date="2026-01-23T08:24:00Z" w16du:dateUtc="2026-01-23T16:24:00Z">
              <w:rPr>
                <w:rFonts w:ascii="Arial" w:hAnsi="Arial" w:cs="Arial"/>
                <w:i/>
                <w:iCs/>
                <w:sz w:val="24"/>
                <w:szCs w:val="24"/>
              </w:rPr>
            </w:rPrChange>
          </w:rPr>
          <w:delText xml:space="preserve">have </w:delText>
        </w:r>
      </w:del>
      <w:ins w:id="116" w:author="McKinney, Sean M (DOH)" w:date="2026-01-23T08:32:00Z" w16du:dateUtc="2026-01-23T16:32:00Z">
        <w:r w:rsidR="00525312">
          <w:rPr>
            <w:rFonts w:ascii="Arial" w:hAnsi="Arial" w:cs="Arial"/>
            <w:sz w:val="24"/>
            <w:szCs w:val="24"/>
          </w:rPr>
          <w:t>had</w:t>
        </w:r>
        <w:r w:rsidR="00525312" w:rsidRPr="007C31AE">
          <w:rPr>
            <w:rFonts w:ascii="Arial" w:hAnsi="Arial" w:cs="Arial"/>
            <w:sz w:val="24"/>
            <w:szCs w:val="24"/>
            <w:rPrChange w:id="117" w:author="McKinney, Sean M (DOH)" w:date="2026-01-23T08:24:00Z" w16du:dateUtc="2026-01-23T16:24:00Z">
              <w:rPr>
                <w:rFonts w:ascii="Arial" w:hAnsi="Arial" w:cs="Arial"/>
                <w:i/>
                <w:iCs/>
                <w:sz w:val="24"/>
                <w:szCs w:val="24"/>
              </w:rPr>
            </w:rPrChange>
          </w:rPr>
          <w:t xml:space="preserve"> </w:t>
        </w:r>
      </w:ins>
      <w:r w:rsidR="566C66D3" w:rsidRPr="007C31AE">
        <w:rPr>
          <w:rFonts w:ascii="Arial" w:hAnsi="Arial" w:cs="Arial"/>
          <w:sz w:val="24"/>
          <w:szCs w:val="24"/>
          <w:rPrChange w:id="118" w:author="McKinney, Sean M (DOH)" w:date="2026-01-23T08:24:00Z" w16du:dateUtc="2026-01-23T16:24:00Z">
            <w:rPr>
              <w:rFonts w:ascii="Arial" w:hAnsi="Arial" w:cs="Arial"/>
              <w:i/>
              <w:iCs/>
              <w:sz w:val="24"/>
              <w:szCs w:val="24"/>
            </w:rPr>
          </w:rPrChange>
        </w:rPr>
        <w:t xml:space="preserve">an obligation throughout treatment and services to ensure that individuals/guardians </w:t>
      </w:r>
      <w:del w:id="119" w:author="McKinney, Sean M (DOH)" w:date="2026-01-23T08:32:00Z" w16du:dateUtc="2026-01-23T16:32:00Z">
        <w:r w:rsidR="566C66D3" w:rsidRPr="007C31AE" w:rsidDel="00525312">
          <w:rPr>
            <w:rFonts w:ascii="Arial" w:hAnsi="Arial" w:cs="Arial"/>
            <w:sz w:val="24"/>
            <w:szCs w:val="24"/>
            <w:rPrChange w:id="120" w:author="McKinney, Sean M (DOH)" w:date="2026-01-23T08:24:00Z" w16du:dateUtc="2026-01-23T16:24:00Z">
              <w:rPr>
                <w:rFonts w:ascii="Arial" w:hAnsi="Arial" w:cs="Arial"/>
                <w:i/>
                <w:iCs/>
                <w:sz w:val="24"/>
                <w:szCs w:val="24"/>
              </w:rPr>
            </w:rPrChange>
          </w:rPr>
          <w:delText xml:space="preserve">understand </w:delText>
        </w:r>
      </w:del>
      <w:ins w:id="121" w:author="McKinney, Sean M (DOH)" w:date="2026-01-23T08:32:00Z" w16du:dateUtc="2026-01-23T16:32:00Z">
        <w:r w:rsidR="00525312">
          <w:rPr>
            <w:rFonts w:ascii="Arial" w:hAnsi="Arial" w:cs="Arial"/>
            <w:sz w:val="24"/>
            <w:szCs w:val="24"/>
          </w:rPr>
          <w:t>understood</w:t>
        </w:r>
        <w:r w:rsidR="00525312" w:rsidRPr="007C31AE">
          <w:rPr>
            <w:rFonts w:ascii="Arial" w:hAnsi="Arial" w:cs="Arial"/>
            <w:sz w:val="24"/>
            <w:szCs w:val="24"/>
            <w:rPrChange w:id="122" w:author="McKinney, Sean M (DOH)" w:date="2026-01-23T08:24:00Z" w16du:dateUtc="2026-01-23T16:24:00Z">
              <w:rPr>
                <w:rFonts w:ascii="Arial" w:hAnsi="Arial" w:cs="Arial"/>
                <w:i/>
                <w:iCs/>
                <w:sz w:val="24"/>
                <w:szCs w:val="24"/>
              </w:rPr>
            </w:rPrChange>
          </w:rPr>
          <w:t xml:space="preserve"> </w:t>
        </w:r>
      </w:ins>
      <w:r w:rsidR="566C66D3" w:rsidRPr="007C31AE">
        <w:rPr>
          <w:rFonts w:ascii="Arial" w:hAnsi="Arial" w:cs="Arial"/>
          <w:sz w:val="24"/>
          <w:szCs w:val="24"/>
          <w:rPrChange w:id="123" w:author="McKinney, Sean M (DOH)" w:date="2026-01-23T08:24:00Z" w16du:dateUtc="2026-01-23T16:24:00Z">
            <w:rPr>
              <w:rFonts w:ascii="Arial" w:hAnsi="Arial" w:cs="Arial"/>
              <w:i/>
              <w:iCs/>
              <w:sz w:val="24"/>
              <w:szCs w:val="24"/>
            </w:rPr>
          </w:rPrChange>
        </w:rPr>
        <w:t>the nature and intent of services proposed or provided.</w:t>
      </w:r>
    </w:p>
    <w:p w14:paraId="5D3D6E24" w14:textId="284CB61A" w:rsidR="77434BBC" w:rsidRPr="007C31AE" w:rsidRDefault="77434BBC" w:rsidP="77434BBC">
      <w:pPr>
        <w:pStyle w:val="NoSpacing"/>
        <w:ind w:right="288"/>
        <w:rPr>
          <w:rFonts w:ascii="Arial" w:hAnsi="Arial" w:cs="Arial"/>
          <w:sz w:val="24"/>
          <w:szCs w:val="24"/>
          <w:rPrChange w:id="124" w:author="McKinney, Sean M (DOH)" w:date="2026-01-23T08:24:00Z" w16du:dateUtc="2026-01-23T16:24:00Z">
            <w:rPr>
              <w:rFonts w:ascii="Arial" w:hAnsi="Arial" w:cs="Arial"/>
              <w:i/>
              <w:iCs/>
              <w:sz w:val="24"/>
              <w:szCs w:val="24"/>
            </w:rPr>
          </w:rPrChange>
        </w:rPr>
      </w:pPr>
    </w:p>
    <w:p w14:paraId="66708BBC" w14:textId="53E0EC73" w:rsidR="668A3FD8" w:rsidRPr="007C31AE" w:rsidRDefault="668A3FD8" w:rsidP="77434BBC">
      <w:pPr>
        <w:pStyle w:val="NoSpacing"/>
        <w:ind w:right="288"/>
        <w:rPr>
          <w:rFonts w:ascii="Arial" w:hAnsi="Arial" w:cs="Arial"/>
          <w:sz w:val="24"/>
          <w:szCs w:val="24"/>
          <w:rPrChange w:id="125"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126" w:author="McKinney, Sean M (DOH)" w:date="2026-01-23T08:24:00Z" w16du:dateUtc="2026-01-23T16:24:00Z">
            <w:rPr>
              <w:rFonts w:ascii="Arial" w:hAnsi="Arial" w:cs="Arial"/>
              <w:i/>
              <w:iCs/>
              <w:sz w:val="24"/>
              <w:szCs w:val="24"/>
            </w:rPr>
          </w:rPrChange>
        </w:rPr>
        <w:t>Review of a document titled “Client Rights”</w:t>
      </w:r>
      <w:ins w:id="127" w:author="McKinney, Sean M (DOH)" w:date="2026-01-23T08:33:00Z" w16du:dateUtc="2026-01-23T16:33:00Z">
        <w:r w:rsidR="00525312">
          <w:rPr>
            <w:rFonts w:ascii="Arial" w:hAnsi="Arial" w:cs="Arial"/>
            <w:sz w:val="24"/>
            <w:szCs w:val="24"/>
          </w:rPr>
          <w:t>,</w:t>
        </w:r>
      </w:ins>
      <w:r w:rsidRPr="007C31AE">
        <w:rPr>
          <w:rFonts w:ascii="Arial" w:hAnsi="Arial" w:cs="Arial"/>
          <w:sz w:val="24"/>
          <w:szCs w:val="24"/>
          <w:rPrChange w:id="128" w:author="McKinney, Sean M (DOH)" w:date="2026-01-23T08:24:00Z" w16du:dateUtc="2026-01-23T16:24:00Z">
            <w:rPr>
              <w:rFonts w:ascii="Arial" w:hAnsi="Arial" w:cs="Arial"/>
              <w:i/>
              <w:iCs/>
              <w:sz w:val="24"/>
              <w:szCs w:val="24"/>
            </w:rPr>
          </w:rPrChange>
        </w:rPr>
        <w:t xml:space="preserve"> dated 7/2019</w:t>
      </w:r>
      <w:ins w:id="129" w:author="McKinney, Sean M (DOH)" w:date="2026-01-23T08:33:00Z" w16du:dateUtc="2026-01-23T16:33:00Z">
        <w:r w:rsidR="00525312">
          <w:rPr>
            <w:rFonts w:ascii="Arial" w:hAnsi="Arial" w:cs="Arial"/>
            <w:sz w:val="24"/>
            <w:szCs w:val="24"/>
          </w:rPr>
          <w:t>,</w:t>
        </w:r>
      </w:ins>
      <w:r w:rsidRPr="007C31AE">
        <w:rPr>
          <w:rFonts w:ascii="Arial" w:hAnsi="Arial" w:cs="Arial"/>
          <w:sz w:val="24"/>
          <w:szCs w:val="24"/>
          <w:rPrChange w:id="130" w:author="McKinney, Sean M (DOH)" w:date="2026-01-23T08:24:00Z" w16du:dateUtc="2026-01-23T16:24:00Z">
            <w:rPr>
              <w:rFonts w:ascii="Arial" w:hAnsi="Arial" w:cs="Arial"/>
              <w:i/>
              <w:iCs/>
              <w:sz w:val="24"/>
              <w:szCs w:val="24"/>
            </w:rPr>
          </w:rPrChange>
        </w:rPr>
        <w:t xml:space="preserve"> showed </w:t>
      </w:r>
      <w:del w:id="131" w:author="McKinney, Sean M (DOH)" w:date="2026-01-23T08:33:00Z" w16du:dateUtc="2026-01-23T16:33:00Z">
        <w:r w:rsidRPr="007C31AE" w:rsidDel="00BE1882">
          <w:rPr>
            <w:rFonts w:ascii="Arial" w:hAnsi="Arial" w:cs="Arial"/>
            <w:sz w:val="24"/>
            <w:szCs w:val="24"/>
            <w:rPrChange w:id="132" w:author="McKinney, Sean M (DOH)" w:date="2026-01-23T08:24:00Z" w16du:dateUtc="2026-01-23T16:24:00Z">
              <w:rPr>
                <w:rFonts w:ascii="Arial" w:hAnsi="Arial" w:cs="Arial"/>
                <w:i/>
                <w:iCs/>
                <w:sz w:val="24"/>
                <w:szCs w:val="24"/>
              </w:rPr>
            </w:rPrChange>
          </w:rPr>
          <w:delText>intent to</w:delText>
        </w:r>
      </w:del>
      <w:ins w:id="133" w:author="McKinney, Sean M (DOH)" w:date="2026-01-23T08:33:00Z" w16du:dateUtc="2026-01-23T16:33:00Z">
        <w:r w:rsidR="00BE1882">
          <w:rPr>
            <w:rFonts w:ascii="Arial" w:hAnsi="Arial" w:cs="Arial"/>
            <w:sz w:val="24"/>
            <w:szCs w:val="24"/>
          </w:rPr>
          <w:t xml:space="preserve">the </w:t>
        </w:r>
      </w:ins>
      <w:ins w:id="134" w:author="McKinney, Sean M (DOH)" w:date="2026-01-23T08:36:00Z" w16du:dateUtc="2026-01-23T16:36:00Z">
        <w:r w:rsidR="007241E9">
          <w:rPr>
            <w:rFonts w:ascii="Arial" w:hAnsi="Arial" w:cs="Arial"/>
            <w:sz w:val="24"/>
            <w:szCs w:val="24"/>
          </w:rPr>
          <w:t>facility</w:t>
        </w:r>
      </w:ins>
      <w:r w:rsidRPr="007C31AE">
        <w:rPr>
          <w:rFonts w:ascii="Arial" w:hAnsi="Arial" w:cs="Arial"/>
          <w:sz w:val="24"/>
          <w:szCs w:val="24"/>
          <w:rPrChange w:id="135" w:author="McKinney, Sean M (DOH)" w:date="2026-01-23T08:24:00Z" w16du:dateUtc="2026-01-23T16:24:00Z">
            <w:rPr>
              <w:rFonts w:ascii="Arial" w:hAnsi="Arial" w:cs="Arial"/>
              <w:i/>
              <w:iCs/>
              <w:sz w:val="24"/>
              <w:szCs w:val="24"/>
            </w:rPr>
          </w:rPrChange>
        </w:rPr>
        <w:t xml:space="preserve"> inform</w:t>
      </w:r>
      <w:ins w:id="136" w:author="McKinney, Sean M (DOH)" w:date="2026-01-23T08:33:00Z" w16du:dateUtc="2026-01-23T16:33:00Z">
        <w:r w:rsidR="00BE1882">
          <w:rPr>
            <w:rFonts w:ascii="Arial" w:hAnsi="Arial" w:cs="Arial"/>
            <w:sz w:val="24"/>
            <w:szCs w:val="24"/>
          </w:rPr>
          <w:t>ed</w:t>
        </w:r>
      </w:ins>
      <w:r w:rsidRPr="007C31AE">
        <w:rPr>
          <w:rFonts w:ascii="Arial" w:hAnsi="Arial" w:cs="Arial"/>
          <w:sz w:val="24"/>
          <w:szCs w:val="24"/>
          <w:rPrChange w:id="137" w:author="McKinney, Sean M (DOH)" w:date="2026-01-23T08:24:00Z" w16du:dateUtc="2026-01-23T16:24:00Z">
            <w:rPr>
              <w:rFonts w:ascii="Arial" w:hAnsi="Arial" w:cs="Arial"/>
              <w:i/>
              <w:iCs/>
              <w:sz w:val="24"/>
              <w:szCs w:val="24"/>
            </w:rPr>
          </w:rPrChange>
        </w:rPr>
        <w:t xml:space="preserve"> all potential clients of their </w:t>
      </w:r>
      <w:r w:rsidR="0D7C464C" w:rsidRPr="007C31AE">
        <w:rPr>
          <w:rFonts w:ascii="Arial" w:hAnsi="Arial" w:cs="Arial"/>
          <w:sz w:val="24"/>
          <w:szCs w:val="24"/>
          <w:rPrChange w:id="138" w:author="McKinney, Sean M (DOH)" w:date="2026-01-23T08:24:00Z" w16du:dateUtc="2026-01-23T16:24:00Z">
            <w:rPr>
              <w:rFonts w:ascii="Arial" w:hAnsi="Arial" w:cs="Arial"/>
              <w:i/>
              <w:iCs/>
              <w:sz w:val="24"/>
              <w:szCs w:val="24"/>
            </w:rPr>
          </w:rPrChange>
        </w:rPr>
        <w:t xml:space="preserve">individual rights pertaining to receipt of behavioral health services. The document further </w:t>
      </w:r>
      <w:r w:rsidR="2DC69486" w:rsidRPr="007C31AE">
        <w:rPr>
          <w:rFonts w:ascii="Arial" w:hAnsi="Arial" w:cs="Arial"/>
          <w:sz w:val="24"/>
          <w:szCs w:val="24"/>
          <w:rPrChange w:id="139" w:author="McKinney, Sean M (DOH)" w:date="2026-01-23T08:24:00Z" w16du:dateUtc="2026-01-23T16:24:00Z">
            <w:rPr>
              <w:rFonts w:ascii="Arial" w:hAnsi="Arial" w:cs="Arial"/>
              <w:i/>
              <w:iCs/>
              <w:sz w:val="24"/>
              <w:szCs w:val="24"/>
            </w:rPr>
          </w:rPrChange>
        </w:rPr>
        <w:t xml:space="preserve">showed staff were oriented and trained regarding client rights and </w:t>
      </w:r>
      <w:r w:rsidR="450DF503" w:rsidRPr="007C31AE">
        <w:rPr>
          <w:rFonts w:ascii="Arial" w:hAnsi="Arial" w:cs="Arial"/>
          <w:sz w:val="24"/>
          <w:szCs w:val="24"/>
          <w:rPrChange w:id="140" w:author="McKinney, Sean M (DOH)" w:date="2026-01-23T08:24:00Z" w16du:dateUtc="2026-01-23T16:24:00Z">
            <w:rPr>
              <w:rFonts w:ascii="Arial" w:hAnsi="Arial" w:cs="Arial"/>
              <w:i/>
              <w:iCs/>
              <w:sz w:val="24"/>
              <w:szCs w:val="24"/>
            </w:rPr>
          </w:rPrChange>
        </w:rPr>
        <w:t>adherence</w:t>
      </w:r>
      <w:r w:rsidR="2DC69486" w:rsidRPr="007C31AE">
        <w:rPr>
          <w:rFonts w:ascii="Arial" w:hAnsi="Arial" w:cs="Arial"/>
          <w:sz w:val="24"/>
          <w:szCs w:val="24"/>
          <w:rPrChange w:id="141" w:author="McKinney, Sean M (DOH)" w:date="2026-01-23T08:24:00Z" w16du:dateUtc="2026-01-23T16:24:00Z">
            <w:rPr>
              <w:rFonts w:ascii="Arial" w:hAnsi="Arial" w:cs="Arial"/>
              <w:i/>
              <w:iCs/>
              <w:sz w:val="24"/>
              <w:szCs w:val="24"/>
            </w:rPr>
          </w:rPrChange>
        </w:rPr>
        <w:t xml:space="preserve"> to principles in support of clients’ rights.</w:t>
      </w:r>
    </w:p>
    <w:p w14:paraId="216E4C4D" w14:textId="6A79AEBF" w:rsidR="77434BBC" w:rsidRPr="007C31AE" w:rsidRDefault="77434BBC" w:rsidP="77434BBC">
      <w:pPr>
        <w:pStyle w:val="NoSpacing"/>
        <w:ind w:right="288"/>
        <w:rPr>
          <w:rFonts w:ascii="Arial" w:hAnsi="Arial" w:cs="Arial"/>
          <w:sz w:val="24"/>
          <w:szCs w:val="24"/>
          <w:rPrChange w:id="142" w:author="McKinney, Sean M (DOH)" w:date="2026-01-23T08:24:00Z" w16du:dateUtc="2026-01-23T16:24:00Z">
            <w:rPr>
              <w:rFonts w:ascii="Arial" w:hAnsi="Arial" w:cs="Arial"/>
              <w:i/>
              <w:iCs/>
              <w:sz w:val="24"/>
              <w:szCs w:val="24"/>
            </w:rPr>
          </w:rPrChange>
        </w:rPr>
      </w:pPr>
    </w:p>
    <w:p w14:paraId="451F5EBE" w14:textId="28EF4B83" w:rsidR="0D6132C1" w:rsidRPr="007C31AE" w:rsidRDefault="0D6132C1" w:rsidP="57247BFD">
      <w:pPr>
        <w:pStyle w:val="NoSpacing"/>
        <w:ind w:right="288"/>
        <w:rPr>
          <w:rFonts w:ascii="Arial" w:hAnsi="Arial" w:cs="Arial"/>
          <w:sz w:val="24"/>
          <w:szCs w:val="24"/>
          <w:rPrChange w:id="143"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144" w:author="McKinney, Sean M (DOH)" w:date="2026-01-23T08:24:00Z" w16du:dateUtc="2026-01-23T16:24:00Z">
            <w:rPr>
              <w:rFonts w:ascii="Arial" w:hAnsi="Arial" w:cs="Arial"/>
              <w:i/>
              <w:iCs/>
              <w:sz w:val="24"/>
              <w:szCs w:val="24"/>
            </w:rPr>
          </w:rPrChange>
        </w:rPr>
        <w:t>Review of a document titled “Program Standards”</w:t>
      </w:r>
      <w:ins w:id="145" w:author="McKinney, Sean M (DOH)" w:date="2026-01-23T08:35:00Z" w16du:dateUtc="2026-01-23T16:35:00Z">
        <w:r w:rsidR="002C077F">
          <w:rPr>
            <w:rFonts w:ascii="Arial" w:hAnsi="Arial" w:cs="Arial"/>
            <w:sz w:val="24"/>
            <w:szCs w:val="24"/>
          </w:rPr>
          <w:t>,</w:t>
        </w:r>
      </w:ins>
      <w:r w:rsidRPr="007C31AE">
        <w:rPr>
          <w:rFonts w:ascii="Arial" w:hAnsi="Arial" w:cs="Arial"/>
          <w:sz w:val="24"/>
          <w:szCs w:val="24"/>
          <w:rPrChange w:id="146" w:author="McKinney, Sean M (DOH)" w:date="2026-01-23T08:24:00Z" w16du:dateUtc="2026-01-23T16:24:00Z">
            <w:rPr>
              <w:rFonts w:ascii="Arial" w:hAnsi="Arial" w:cs="Arial"/>
              <w:i/>
              <w:iCs/>
              <w:sz w:val="24"/>
              <w:szCs w:val="24"/>
            </w:rPr>
          </w:rPrChange>
        </w:rPr>
        <w:t xml:space="preserve"> dated 7/2019</w:t>
      </w:r>
      <w:ins w:id="147" w:author="McKinney, Sean M (DOH)" w:date="2026-01-23T08:35:00Z" w16du:dateUtc="2026-01-23T16:35:00Z">
        <w:r w:rsidR="002C077F">
          <w:rPr>
            <w:rFonts w:ascii="Arial" w:hAnsi="Arial" w:cs="Arial"/>
            <w:sz w:val="24"/>
            <w:szCs w:val="24"/>
          </w:rPr>
          <w:t>,</w:t>
        </w:r>
      </w:ins>
      <w:r w:rsidRPr="007C31AE">
        <w:rPr>
          <w:rFonts w:ascii="Arial" w:hAnsi="Arial" w:cs="Arial"/>
          <w:sz w:val="24"/>
          <w:szCs w:val="24"/>
          <w:rPrChange w:id="148" w:author="McKinney, Sean M (DOH)" w:date="2026-01-23T08:24:00Z" w16du:dateUtc="2026-01-23T16:24:00Z">
            <w:rPr>
              <w:rFonts w:ascii="Arial" w:hAnsi="Arial" w:cs="Arial"/>
              <w:i/>
              <w:iCs/>
              <w:sz w:val="24"/>
              <w:szCs w:val="24"/>
            </w:rPr>
          </w:rPrChange>
        </w:rPr>
        <w:t xml:space="preserve"> </w:t>
      </w:r>
      <w:r w:rsidR="5A229557" w:rsidRPr="007C31AE">
        <w:rPr>
          <w:rFonts w:ascii="Arial" w:hAnsi="Arial" w:cs="Arial"/>
          <w:sz w:val="24"/>
          <w:szCs w:val="24"/>
          <w:rPrChange w:id="149" w:author="McKinney, Sean M (DOH)" w:date="2026-01-23T08:24:00Z" w16du:dateUtc="2026-01-23T16:24:00Z">
            <w:rPr>
              <w:rFonts w:ascii="Arial" w:hAnsi="Arial" w:cs="Arial"/>
              <w:i/>
              <w:iCs/>
              <w:sz w:val="24"/>
              <w:szCs w:val="24"/>
            </w:rPr>
          </w:rPrChange>
        </w:rPr>
        <w:t xml:space="preserve">showed the facility was </w:t>
      </w:r>
      <w:r w:rsidR="1C053C28" w:rsidRPr="007C31AE">
        <w:rPr>
          <w:rFonts w:ascii="Arial" w:hAnsi="Arial" w:cs="Arial"/>
          <w:sz w:val="24"/>
          <w:szCs w:val="24"/>
          <w:rPrChange w:id="150" w:author="McKinney, Sean M (DOH)" w:date="2026-01-23T08:24:00Z" w16du:dateUtc="2026-01-23T16:24:00Z">
            <w:rPr>
              <w:rFonts w:ascii="Arial" w:hAnsi="Arial" w:cs="Arial"/>
              <w:i/>
              <w:iCs/>
              <w:sz w:val="24"/>
              <w:szCs w:val="24"/>
            </w:rPr>
          </w:rPrChange>
        </w:rPr>
        <w:t>committed</w:t>
      </w:r>
      <w:r w:rsidR="5A229557" w:rsidRPr="007C31AE">
        <w:rPr>
          <w:rFonts w:ascii="Arial" w:hAnsi="Arial" w:cs="Arial"/>
          <w:sz w:val="24"/>
          <w:szCs w:val="24"/>
          <w:rPrChange w:id="151" w:author="McKinney, Sean M (DOH)" w:date="2026-01-23T08:24:00Z" w16du:dateUtc="2026-01-23T16:24:00Z">
            <w:rPr>
              <w:rFonts w:ascii="Arial" w:hAnsi="Arial" w:cs="Arial"/>
              <w:i/>
              <w:iCs/>
              <w:sz w:val="24"/>
              <w:szCs w:val="24"/>
            </w:rPr>
          </w:rPrChange>
        </w:rPr>
        <w:t xml:space="preserve"> to provide services with quality standards to meet all applicable rules, </w:t>
      </w:r>
      <w:r w:rsidR="7722C959" w:rsidRPr="007C31AE">
        <w:rPr>
          <w:rFonts w:ascii="Arial" w:hAnsi="Arial" w:cs="Arial"/>
          <w:sz w:val="24"/>
          <w:szCs w:val="24"/>
          <w:rPrChange w:id="152" w:author="McKinney, Sean M (DOH)" w:date="2026-01-23T08:24:00Z" w16du:dateUtc="2026-01-23T16:24:00Z">
            <w:rPr>
              <w:rFonts w:ascii="Arial" w:hAnsi="Arial" w:cs="Arial"/>
              <w:i/>
              <w:iCs/>
              <w:sz w:val="24"/>
              <w:szCs w:val="24"/>
            </w:rPr>
          </w:rPrChange>
        </w:rPr>
        <w:t>policies</w:t>
      </w:r>
      <w:r w:rsidR="5A229557" w:rsidRPr="007C31AE">
        <w:rPr>
          <w:rFonts w:ascii="Arial" w:hAnsi="Arial" w:cs="Arial"/>
          <w:sz w:val="24"/>
          <w:szCs w:val="24"/>
          <w:rPrChange w:id="153" w:author="McKinney, Sean M (DOH)" w:date="2026-01-23T08:24:00Z" w16du:dateUtc="2026-01-23T16:24:00Z">
            <w:rPr>
              <w:rFonts w:ascii="Arial" w:hAnsi="Arial" w:cs="Arial"/>
              <w:i/>
              <w:iCs/>
              <w:sz w:val="24"/>
              <w:szCs w:val="24"/>
            </w:rPr>
          </w:rPrChange>
        </w:rPr>
        <w:t xml:space="preserve">, and ethical standards, a commitment to assure </w:t>
      </w:r>
      <w:del w:id="154" w:author="McKinney, Sean M (DOH)" w:date="2026-01-23T08:38:00Z" w16du:dateUtc="2026-01-23T16:38:00Z">
        <w:r w:rsidR="0C202D45" w:rsidRPr="007C31AE" w:rsidDel="00C52748">
          <w:rPr>
            <w:rFonts w:ascii="Arial" w:hAnsi="Arial" w:cs="Arial"/>
            <w:sz w:val="24"/>
            <w:szCs w:val="24"/>
            <w:rPrChange w:id="155" w:author="McKinney, Sean M (DOH)" w:date="2026-01-23T08:24:00Z" w16du:dateUtc="2026-01-23T16:24:00Z">
              <w:rPr>
                <w:rFonts w:ascii="Arial" w:hAnsi="Arial" w:cs="Arial"/>
                <w:i/>
                <w:iCs/>
                <w:sz w:val="24"/>
                <w:szCs w:val="24"/>
              </w:rPr>
            </w:rPrChange>
          </w:rPr>
          <w:delText>evidence</w:delText>
        </w:r>
        <w:r w:rsidR="5A229557" w:rsidRPr="007C31AE" w:rsidDel="00C52748">
          <w:rPr>
            <w:rFonts w:ascii="Arial" w:hAnsi="Arial" w:cs="Arial"/>
            <w:sz w:val="24"/>
            <w:szCs w:val="24"/>
            <w:rPrChange w:id="156" w:author="McKinney, Sean M (DOH)" w:date="2026-01-23T08:24:00Z" w16du:dateUtc="2026-01-23T16:24:00Z">
              <w:rPr>
                <w:rFonts w:ascii="Arial" w:hAnsi="Arial" w:cs="Arial"/>
                <w:i/>
                <w:iCs/>
                <w:sz w:val="24"/>
                <w:szCs w:val="24"/>
              </w:rPr>
            </w:rPrChange>
          </w:rPr>
          <w:delText xml:space="preserve"> based</w:delText>
        </w:r>
      </w:del>
      <w:ins w:id="157" w:author="McKinney, Sean M (DOH)" w:date="2026-01-23T08:38:00Z" w16du:dateUtc="2026-01-23T16:38:00Z">
        <w:r w:rsidR="00C52748">
          <w:rPr>
            <w:rFonts w:ascii="Arial" w:hAnsi="Arial" w:cs="Arial"/>
            <w:sz w:val="24"/>
            <w:szCs w:val="24"/>
          </w:rPr>
          <w:t>evidence-based</w:t>
        </w:r>
      </w:ins>
      <w:r w:rsidR="5A229557" w:rsidRPr="007C31AE">
        <w:rPr>
          <w:rFonts w:ascii="Arial" w:hAnsi="Arial" w:cs="Arial"/>
          <w:sz w:val="24"/>
          <w:szCs w:val="24"/>
          <w:rPrChange w:id="158" w:author="McKinney, Sean M (DOH)" w:date="2026-01-23T08:24:00Z" w16du:dateUtc="2026-01-23T16:24:00Z">
            <w:rPr>
              <w:rFonts w:ascii="Arial" w:hAnsi="Arial" w:cs="Arial"/>
              <w:i/>
              <w:iCs/>
              <w:sz w:val="24"/>
              <w:szCs w:val="24"/>
            </w:rPr>
          </w:rPrChange>
        </w:rPr>
        <w:t xml:space="preserve"> practices, and collaboration with other services</w:t>
      </w:r>
      <w:r w:rsidR="59C777CA" w:rsidRPr="007C31AE">
        <w:rPr>
          <w:rFonts w:ascii="Arial" w:hAnsi="Arial" w:cs="Arial"/>
          <w:sz w:val="24"/>
          <w:szCs w:val="24"/>
          <w:rPrChange w:id="159" w:author="McKinney, Sean M (DOH)" w:date="2026-01-23T08:24:00Z" w16du:dateUtc="2026-01-23T16:24:00Z">
            <w:rPr>
              <w:rFonts w:ascii="Arial" w:hAnsi="Arial" w:cs="Arial"/>
              <w:i/>
              <w:iCs/>
              <w:sz w:val="24"/>
              <w:szCs w:val="24"/>
            </w:rPr>
          </w:rPrChange>
        </w:rPr>
        <w:t>, providers, and governments.</w:t>
      </w:r>
      <w:r w:rsidR="0517FF68" w:rsidRPr="007C31AE">
        <w:rPr>
          <w:rFonts w:ascii="Arial" w:hAnsi="Arial" w:cs="Arial"/>
          <w:sz w:val="24"/>
          <w:szCs w:val="24"/>
          <w:rPrChange w:id="160" w:author="McKinney, Sean M (DOH)" w:date="2026-01-23T08:24:00Z" w16du:dateUtc="2026-01-23T16:24:00Z">
            <w:rPr>
              <w:rFonts w:ascii="Arial" w:hAnsi="Arial" w:cs="Arial"/>
              <w:i/>
              <w:iCs/>
              <w:sz w:val="24"/>
              <w:szCs w:val="24"/>
            </w:rPr>
          </w:rPrChange>
        </w:rPr>
        <w:t xml:space="preserve"> The policy showed the facility would employ</w:t>
      </w:r>
      <w:r w:rsidR="33FEC138" w:rsidRPr="007C31AE">
        <w:rPr>
          <w:rFonts w:ascii="Arial" w:hAnsi="Arial" w:cs="Arial"/>
          <w:sz w:val="24"/>
          <w:szCs w:val="24"/>
          <w:rPrChange w:id="161" w:author="McKinney, Sean M (DOH)" w:date="2026-01-23T08:24:00Z" w16du:dateUtc="2026-01-23T16:24:00Z">
            <w:rPr>
              <w:rFonts w:ascii="Arial" w:hAnsi="Arial" w:cs="Arial"/>
              <w:i/>
              <w:iCs/>
              <w:sz w:val="24"/>
              <w:szCs w:val="24"/>
            </w:rPr>
          </w:rPrChange>
        </w:rPr>
        <w:t xml:space="preserve"> sufficiently qualified, registered, and licensed staff, noting the employees would keep timely and accurate records of all work, and evaluation of program effectiveness to improve services.</w:t>
      </w:r>
      <w:r w:rsidR="7680B828" w:rsidRPr="007C31AE">
        <w:rPr>
          <w:rFonts w:ascii="Arial" w:hAnsi="Arial" w:cs="Arial"/>
          <w:sz w:val="24"/>
          <w:szCs w:val="24"/>
          <w:rPrChange w:id="162" w:author="McKinney, Sean M (DOH)" w:date="2026-01-23T08:24:00Z" w16du:dateUtc="2026-01-23T16:24:00Z">
            <w:rPr>
              <w:rFonts w:ascii="Arial" w:hAnsi="Arial" w:cs="Arial"/>
              <w:i/>
              <w:iCs/>
              <w:sz w:val="24"/>
              <w:szCs w:val="24"/>
            </w:rPr>
          </w:rPrChange>
        </w:rPr>
        <w:t xml:space="preserve"> </w:t>
      </w:r>
    </w:p>
    <w:p w14:paraId="242A036F" w14:textId="4F46ADCE" w:rsidR="77434BBC" w:rsidRPr="007C31AE" w:rsidRDefault="77434BBC" w:rsidP="77434BBC">
      <w:pPr>
        <w:pStyle w:val="NoSpacing"/>
        <w:ind w:right="288"/>
        <w:rPr>
          <w:rFonts w:ascii="Arial" w:hAnsi="Arial" w:cs="Arial"/>
          <w:sz w:val="24"/>
          <w:szCs w:val="24"/>
          <w:rPrChange w:id="163" w:author="McKinney, Sean M (DOH)" w:date="2026-01-23T08:24:00Z" w16du:dateUtc="2026-01-23T16:24:00Z">
            <w:rPr>
              <w:rFonts w:ascii="Arial" w:hAnsi="Arial" w:cs="Arial"/>
              <w:i/>
              <w:iCs/>
              <w:sz w:val="24"/>
              <w:szCs w:val="24"/>
            </w:rPr>
          </w:rPrChange>
        </w:rPr>
      </w:pPr>
    </w:p>
    <w:p w14:paraId="38452B87" w14:textId="0F566E57" w:rsidR="17700F64" w:rsidRPr="007C31AE" w:rsidRDefault="17700F64" w:rsidP="7EDB89DA">
      <w:pPr>
        <w:pStyle w:val="NoSpacing"/>
        <w:ind w:right="288"/>
        <w:rPr>
          <w:rFonts w:ascii="Arial" w:hAnsi="Arial" w:cs="Arial"/>
          <w:sz w:val="24"/>
          <w:szCs w:val="24"/>
          <w:rPrChange w:id="164"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165" w:author="McKinney, Sean M (DOH)" w:date="2026-01-23T08:24:00Z" w16du:dateUtc="2026-01-23T16:24:00Z">
            <w:rPr>
              <w:rFonts w:ascii="Arial" w:hAnsi="Arial" w:cs="Arial"/>
              <w:i/>
              <w:iCs/>
              <w:sz w:val="24"/>
              <w:szCs w:val="24"/>
            </w:rPr>
          </w:rPrChange>
        </w:rPr>
        <w:t>Review of a document titled “</w:t>
      </w:r>
      <w:r w:rsidR="4C2D3EDE" w:rsidRPr="007C31AE">
        <w:rPr>
          <w:rFonts w:ascii="Arial" w:hAnsi="Arial" w:cs="Arial"/>
          <w:sz w:val="24"/>
          <w:szCs w:val="24"/>
          <w:rPrChange w:id="166" w:author="McKinney, Sean M (DOH)" w:date="2026-01-23T08:24:00Z" w16du:dateUtc="2026-01-23T16:24:00Z">
            <w:rPr>
              <w:rFonts w:ascii="Arial" w:hAnsi="Arial" w:cs="Arial"/>
              <w:i/>
              <w:iCs/>
              <w:sz w:val="24"/>
              <w:szCs w:val="24"/>
            </w:rPr>
          </w:rPrChange>
        </w:rPr>
        <w:t>Personnel Records”</w:t>
      </w:r>
      <w:ins w:id="167" w:author="McKinney, Sean M (DOH)" w:date="2026-01-23T08:38:00Z" w16du:dateUtc="2026-01-23T16:38:00Z">
        <w:r w:rsidR="00C52748">
          <w:rPr>
            <w:rFonts w:ascii="Arial" w:hAnsi="Arial" w:cs="Arial"/>
            <w:sz w:val="24"/>
            <w:szCs w:val="24"/>
          </w:rPr>
          <w:t>,</w:t>
        </w:r>
      </w:ins>
      <w:r w:rsidR="4C2D3EDE" w:rsidRPr="007C31AE">
        <w:rPr>
          <w:rFonts w:ascii="Arial" w:hAnsi="Arial" w:cs="Arial"/>
          <w:sz w:val="24"/>
          <w:szCs w:val="24"/>
          <w:rPrChange w:id="168" w:author="McKinney, Sean M (DOH)" w:date="2026-01-23T08:24:00Z" w16du:dateUtc="2026-01-23T16:24:00Z">
            <w:rPr>
              <w:rFonts w:ascii="Arial" w:hAnsi="Arial" w:cs="Arial"/>
              <w:i/>
              <w:iCs/>
              <w:sz w:val="24"/>
              <w:szCs w:val="24"/>
            </w:rPr>
          </w:rPrChange>
        </w:rPr>
        <w:t xml:space="preserve"> dated 7/2019</w:t>
      </w:r>
      <w:ins w:id="169" w:author="McKinney, Sean M (DOH)" w:date="2026-01-23T08:38:00Z" w16du:dateUtc="2026-01-23T16:38:00Z">
        <w:r w:rsidR="00C52748">
          <w:rPr>
            <w:rFonts w:ascii="Arial" w:hAnsi="Arial" w:cs="Arial"/>
            <w:sz w:val="24"/>
            <w:szCs w:val="24"/>
          </w:rPr>
          <w:t>,</w:t>
        </w:r>
      </w:ins>
      <w:r w:rsidR="4C2D3EDE" w:rsidRPr="007C31AE">
        <w:rPr>
          <w:rFonts w:ascii="Arial" w:hAnsi="Arial" w:cs="Arial"/>
          <w:sz w:val="24"/>
          <w:szCs w:val="24"/>
          <w:rPrChange w:id="170" w:author="McKinney, Sean M (DOH)" w:date="2026-01-23T08:24:00Z" w16du:dateUtc="2026-01-23T16:24:00Z">
            <w:rPr>
              <w:rFonts w:ascii="Arial" w:hAnsi="Arial" w:cs="Arial"/>
              <w:i/>
              <w:iCs/>
              <w:sz w:val="24"/>
              <w:szCs w:val="24"/>
            </w:rPr>
          </w:rPrChange>
        </w:rPr>
        <w:t xml:space="preserve"> </w:t>
      </w:r>
      <w:r w:rsidR="73063A86" w:rsidRPr="007C31AE">
        <w:rPr>
          <w:rFonts w:ascii="Arial" w:hAnsi="Arial" w:cs="Arial"/>
          <w:sz w:val="24"/>
          <w:szCs w:val="24"/>
          <w:rPrChange w:id="171" w:author="McKinney, Sean M (DOH)" w:date="2026-01-23T08:24:00Z" w16du:dateUtc="2026-01-23T16:24:00Z">
            <w:rPr>
              <w:rFonts w:ascii="Arial" w:hAnsi="Arial" w:cs="Arial"/>
              <w:i/>
              <w:iCs/>
              <w:sz w:val="24"/>
              <w:szCs w:val="24"/>
            </w:rPr>
          </w:rPrChange>
        </w:rPr>
        <w:t xml:space="preserve">showed the </w:t>
      </w:r>
      <w:del w:id="172" w:author="McKinney, Sean M (DOH)" w:date="2026-01-23T08:38:00Z" w16du:dateUtc="2026-01-23T16:38:00Z">
        <w:r w:rsidR="73063A86" w:rsidRPr="007C31AE" w:rsidDel="00C52748">
          <w:rPr>
            <w:rFonts w:ascii="Arial" w:hAnsi="Arial" w:cs="Arial"/>
            <w:sz w:val="24"/>
            <w:szCs w:val="24"/>
            <w:rPrChange w:id="173" w:author="McKinney, Sean M (DOH)" w:date="2026-01-23T08:24:00Z" w16du:dateUtc="2026-01-23T16:24:00Z">
              <w:rPr>
                <w:rFonts w:ascii="Arial" w:hAnsi="Arial" w:cs="Arial"/>
                <w:i/>
                <w:iCs/>
                <w:sz w:val="24"/>
                <w:szCs w:val="24"/>
              </w:rPr>
            </w:rPrChange>
          </w:rPr>
          <w:delText>intent to</w:delText>
        </w:r>
      </w:del>
      <w:ins w:id="174" w:author="McKinney, Sean M (DOH)" w:date="2026-01-23T08:38:00Z" w16du:dateUtc="2026-01-23T16:38:00Z">
        <w:r w:rsidR="00C52748">
          <w:rPr>
            <w:rFonts w:ascii="Arial" w:hAnsi="Arial" w:cs="Arial"/>
            <w:sz w:val="24"/>
            <w:szCs w:val="24"/>
          </w:rPr>
          <w:t>facility</w:t>
        </w:r>
      </w:ins>
      <w:r w:rsidR="73063A86" w:rsidRPr="007C31AE">
        <w:rPr>
          <w:rFonts w:ascii="Arial" w:hAnsi="Arial" w:cs="Arial"/>
          <w:sz w:val="24"/>
          <w:szCs w:val="24"/>
          <w:rPrChange w:id="175" w:author="McKinney, Sean M (DOH)" w:date="2026-01-23T08:24:00Z" w16du:dateUtc="2026-01-23T16:24:00Z">
            <w:rPr>
              <w:rFonts w:ascii="Arial" w:hAnsi="Arial" w:cs="Arial"/>
              <w:i/>
              <w:iCs/>
              <w:sz w:val="24"/>
              <w:szCs w:val="24"/>
            </w:rPr>
          </w:rPrChange>
        </w:rPr>
        <w:t xml:space="preserve"> ensure</w:t>
      </w:r>
      <w:ins w:id="176" w:author="McKinney, Sean M (DOH)" w:date="2026-01-23T08:38:00Z" w16du:dateUtc="2026-01-23T16:38:00Z">
        <w:r w:rsidR="00C52748">
          <w:rPr>
            <w:rFonts w:ascii="Arial" w:hAnsi="Arial" w:cs="Arial"/>
            <w:sz w:val="24"/>
            <w:szCs w:val="24"/>
          </w:rPr>
          <w:t>d</w:t>
        </w:r>
      </w:ins>
      <w:r w:rsidR="73063A86" w:rsidRPr="007C31AE">
        <w:rPr>
          <w:rFonts w:ascii="Arial" w:hAnsi="Arial" w:cs="Arial"/>
          <w:sz w:val="24"/>
          <w:szCs w:val="24"/>
          <w:rPrChange w:id="177" w:author="McKinney, Sean M (DOH)" w:date="2026-01-23T08:24:00Z" w16du:dateUtc="2026-01-23T16:24:00Z">
            <w:rPr>
              <w:rFonts w:ascii="Arial" w:hAnsi="Arial" w:cs="Arial"/>
              <w:i/>
              <w:iCs/>
              <w:sz w:val="24"/>
              <w:szCs w:val="24"/>
            </w:rPr>
          </w:rPrChange>
        </w:rPr>
        <w:t xml:space="preserve"> all </w:t>
      </w:r>
      <w:del w:id="178" w:author="McKinney, Sean M (DOH)" w:date="2026-01-23T08:38:00Z" w16du:dateUtc="2026-01-23T16:38:00Z">
        <w:r w:rsidR="73063A86" w:rsidRPr="007C31AE" w:rsidDel="00515E2E">
          <w:rPr>
            <w:rFonts w:ascii="Arial" w:hAnsi="Arial" w:cs="Arial"/>
            <w:sz w:val="24"/>
            <w:szCs w:val="24"/>
            <w:rPrChange w:id="179" w:author="McKinney, Sean M (DOH)" w:date="2026-01-23T08:24:00Z" w16du:dateUtc="2026-01-23T16:24:00Z">
              <w:rPr>
                <w:rFonts w:ascii="Arial" w:hAnsi="Arial" w:cs="Arial"/>
                <w:i/>
                <w:iCs/>
                <w:sz w:val="24"/>
                <w:szCs w:val="24"/>
              </w:rPr>
            </w:rPrChange>
          </w:rPr>
          <w:delText xml:space="preserve">[facility name] </w:delText>
        </w:r>
      </w:del>
      <w:r w:rsidR="73063A86" w:rsidRPr="007C31AE">
        <w:rPr>
          <w:rFonts w:ascii="Arial" w:hAnsi="Arial" w:cs="Arial"/>
          <w:sz w:val="24"/>
          <w:szCs w:val="24"/>
          <w:rPrChange w:id="180" w:author="McKinney, Sean M (DOH)" w:date="2026-01-23T08:24:00Z" w16du:dateUtc="2026-01-23T16:24:00Z">
            <w:rPr>
              <w:rFonts w:ascii="Arial" w:hAnsi="Arial" w:cs="Arial"/>
              <w:i/>
              <w:iCs/>
              <w:sz w:val="24"/>
              <w:szCs w:val="24"/>
            </w:rPr>
          </w:rPrChange>
        </w:rPr>
        <w:t xml:space="preserve">staff </w:t>
      </w:r>
      <w:del w:id="181" w:author="McKinney, Sean M (DOH)" w:date="2026-01-23T08:38:00Z" w16du:dateUtc="2026-01-23T16:38:00Z">
        <w:r w:rsidR="73063A86" w:rsidRPr="007C31AE" w:rsidDel="00515E2E">
          <w:rPr>
            <w:rFonts w:ascii="Arial" w:hAnsi="Arial" w:cs="Arial"/>
            <w:sz w:val="24"/>
            <w:szCs w:val="24"/>
            <w:rPrChange w:id="182" w:author="McKinney, Sean M (DOH)" w:date="2026-01-23T08:24:00Z" w16du:dateUtc="2026-01-23T16:24:00Z">
              <w:rPr>
                <w:rFonts w:ascii="Arial" w:hAnsi="Arial" w:cs="Arial"/>
                <w:i/>
                <w:iCs/>
                <w:sz w:val="24"/>
                <w:szCs w:val="24"/>
              </w:rPr>
            </w:rPrChange>
          </w:rPr>
          <w:delText xml:space="preserve">are </w:delText>
        </w:r>
      </w:del>
      <w:ins w:id="183" w:author="McKinney, Sean M (DOH)" w:date="2026-01-23T08:38:00Z" w16du:dateUtc="2026-01-23T16:38:00Z">
        <w:r w:rsidR="00515E2E">
          <w:rPr>
            <w:rFonts w:ascii="Arial" w:hAnsi="Arial" w:cs="Arial"/>
            <w:sz w:val="24"/>
            <w:szCs w:val="24"/>
          </w:rPr>
          <w:t>were</w:t>
        </w:r>
        <w:r w:rsidR="00515E2E" w:rsidRPr="007C31AE">
          <w:rPr>
            <w:rFonts w:ascii="Arial" w:hAnsi="Arial" w:cs="Arial"/>
            <w:sz w:val="24"/>
            <w:szCs w:val="24"/>
            <w:rPrChange w:id="184" w:author="McKinney, Sean M (DOH)" w:date="2026-01-23T08:24:00Z" w16du:dateUtc="2026-01-23T16:24:00Z">
              <w:rPr>
                <w:rFonts w:ascii="Arial" w:hAnsi="Arial" w:cs="Arial"/>
                <w:i/>
                <w:iCs/>
                <w:sz w:val="24"/>
                <w:szCs w:val="24"/>
              </w:rPr>
            </w:rPrChange>
          </w:rPr>
          <w:t xml:space="preserve"> </w:t>
        </w:r>
      </w:ins>
      <w:r w:rsidR="73063A86" w:rsidRPr="007C31AE">
        <w:rPr>
          <w:rFonts w:ascii="Arial" w:hAnsi="Arial" w:cs="Arial"/>
          <w:sz w:val="24"/>
          <w:szCs w:val="24"/>
          <w:rPrChange w:id="185" w:author="McKinney, Sean M (DOH)" w:date="2026-01-23T08:24:00Z" w16du:dateUtc="2026-01-23T16:24:00Z">
            <w:rPr>
              <w:rFonts w:ascii="Arial" w:hAnsi="Arial" w:cs="Arial"/>
              <w:i/>
              <w:iCs/>
              <w:sz w:val="24"/>
              <w:szCs w:val="24"/>
            </w:rPr>
          </w:rPrChange>
        </w:rPr>
        <w:t xml:space="preserve">qualified for their positions, </w:t>
      </w:r>
      <w:del w:id="186" w:author="McKinney, Sean M (DOH)" w:date="2026-01-23T08:39:00Z" w16du:dateUtc="2026-01-23T16:39:00Z">
        <w:r w:rsidR="73063A86" w:rsidRPr="007C31AE" w:rsidDel="00515E2E">
          <w:rPr>
            <w:rFonts w:ascii="Arial" w:hAnsi="Arial" w:cs="Arial"/>
            <w:sz w:val="24"/>
            <w:szCs w:val="24"/>
            <w:rPrChange w:id="187" w:author="McKinney, Sean M (DOH)" w:date="2026-01-23T08:24:00Z" w16du:dateUtc="2026-01-23T16:24:00Z">
              <w:rPr>
                <w:rFonts w:ascii="Arial" w:hAnsi="Arial" w:cs="Arial"/>
                <w:i/>
                <w:iCs/>
                <w:sz w:val="24"/>
                <w:szCs w:val="24"/>
              </w:rPr>
            </w:rPrChange>
          </w:rPr>
          <w:delText xml:space="preserve">maintain </w:delText>
        </w:r>
      </w:del>
      <w:ins w:id="188" w:author="McKinney, Sean M (DOH)" w:date="2026-01-23T08:39:00Z" w16du:dateUtc="2026-01-23T16:39:00Z">
        <w:r w:rsidR="00515E2E">
          <w:rPr>
            <w:rFonts w:ascii="Arial" w:hAnsi="Arial" w:cs="Arial"/>
            <w:sz w:val="24"/>
            <w:szCs w:val="24"/>
          </w:rPr>
          <w:t>maintained</w:t>
        </w:r>
        <w:r w:rsidR="00515E2E" w:rsidRPr="007C31AE">
          <w:rPr>
            <w:rFonts w:ascii="Arial" w:hAnsi="Arial" w:cs="Arial"/>
            <w:sz w:val="24"/>
            <w:szCs w:val="24"/>
            <w:rPrChange w:id="189" w:author="McKinney, Sean M (DOH)" w:date="2026-01-23T08:24:00Z" w16du:dateUtc="2026-01-23T16:24:00Z">
              <w:rPr>
                <w:rFonts w:ascii="Arial" w:hAnsi="Arial" w:cs="Arial"/>
                <w:i/>
                <w:iCs/>
                <w:sz w:val="24"/>
                <w:szCs w:val="24"/>
              </w:rPr>
            </w:rPrChange>
          </w:rPr>
          <w:t xml:space="preserve"> </w:t>
        </w:r>
      </w:ins>
      <w:r w:rsidR="73063A86" w:rsidRPr="007C31AE">
        <w:rPr>
          <w:rFonts w:ascii="Arial" w:hAnsi="Arial" w:cs="Arial"/>
          <w:sz w:val="24"/>
          <w:szCs w:val="24"/>
          <w:rPrChange w:id="190" w:author="McKinney, Sean M (DOH)" w:date="2026-01-23T08:24:00Z" w16du:dateUtc="2026-01-23T16:24:00Z">
            <w:rPr>
              <w:rFonts w:ascii="Arial" w:hAnsi="Arial" w:cs="Arial"/>
              <w:i/>
              <w:iCs/>
              <w:sz w:val="24"/>
              <w:szCs w:val="24"/>
            </w:rPr>
          </w:rPrChange>
        </w:rPr>
        <w:t xml:space="preserve">credentials as appropriate, and </w:t>
      </w:r>
      <w:del w:id="191" w:author="McKinney, Sean M (DOH)" w:date="2026-01-23T08:39:00Z" w16du:dateUtc="2026-01-23T16:39:00Z">
        <w:r w:rsidR="2D61156D" w:rsidRPr="007C31AE" w:rsidDel="00515E2E">
          <w:rPr>
            <w:rFonts w:ascii="Arial" w:hAnsi="Arial" w:cs="Arial"/>
            <w:sz w:val="24"/>
            <w:szCs w:val="24"/>
            <w:rPrChange w:id="192" w:author="McKinney, Sean M (DOH)" w:date="2026-01-23T08:24:00Z" w16du:dateUtc="2026-01-23T16:24:00Z">
              <w:rPr>
                <w:rFonts w:ascii="Arial" w:hAnsi="Arial" w:cs="Arial"/>
                <w:i/>
                <w:iCs/>
                <w:sz w:val="24"/>
                <w:szCs w:val="24"/>
              </w:rPr>
            </w:rPrChange>
          </w:rPr>
          <w:delText>receive</w:delText>
        </w:r>
        <w:r w:rsidR="73063A86" w:rsidRPr="007C31AE" w:rsidDel="00515E2E">
          <w:rPr>
            <w:rFonts w:ascii="Arial" w:hAnsi="Arial" w:cs="Arial"/>
            <w:sz w:val="24"/>
            <w:szCs w:val="24"/>
            <w:rPrChange w:id="193" w:author="McKinney, Sean M (DOH)" w:date="2026-01-23T08:24:00Z" w16du:dateUtc="2026-01-23T16:24:00Z">
              <w:rPr>
                <w:rFonts w:ascii="Arial" w:hAnsi="Arial" w:cs="Arial"/>
                <w:i/>
                <w:iCs/>
                <w:sz w:val="24"/>
                <w:szCs w:val="24"/>
              </w:rPr>
            </w:rPrChange>
          </w:rPr>
          <w:delText xml:space="preserve"> </w:delText>
        </w:r>
      </w:del>
      <w:ins w:id="194" w:author="McKinney, Sean M (DOH)" w:date="2026-01-23T08:39:00Z" w16du:dateUtc="2026-01-23T16:39:00Z">
        <w:r w:rsidR="00515E2E">
          <w:rPr>
            <w:rFonts w:ascii="Arial" w:hAnsi="Arial" w:cs="Arial"/>
            <w:sz w:val="24"/>
            <w:szCs w:val="24"/>
          </w:rPr>
          <w:t>received</w:t>
        </w:r>
        <w:r w:rsidR="00515E2E" w:rsidRPr="007C31AE">
          <w:rPr>
            <w:rFonts w:ascii="Arial" w:hAnsi="Arial" w:cs="Arial"/>
            <w:sz w:val="24"/>
            <w:szCs w:val="24"/>
            <w:rPrChange w:id="195" w:author="McKinney, Sean M (DOH)" w:date="2026-01-23T08:24:00Z" w16du:dateUtc="2026-01-23T16:24:00Z">
              <w:rPr>
                <w:rFonts w:ascii="Arial" w:hAnsi="Arial" w:cs="Arial"/>
                <w:i/>
                <w:iCs/>
                <w:sz w:val="24"/>
                <w:szCs w:val="24"/>
              </w:rPr>
            </w:rPrChange>
          </w:rPr>
          <w:t xml:space="preserve"> </w:t>
        </w:r>
      </w:ins>
      <w:r w:rsidR="73063A86" w:rsidRPr="007C31AE">
        <w:rPr>
          <w:rFonts w:ascii="Arial" w:hAnsi="Arial" w:cs="Arial"/>
          <w:sz w:val="24"/>
          <w:szCs w:val="24"/>
          <w:rPrChange w:id="196" w:author="McKinney, Sean M (DOH)" w:date="2026-01-23T08:24:00Z" w16du:dateUtc="2026-01-23T16:24:00Z">
            <w:rPr>
              <w:rFonts w:ascii="Arial" w:hAnsi="Arial" w:cs="Arial"/>
              <w:i/>
              <w:iCs/>
              <w:sz w:val="24"/>
              <w:szCs w:val="24"/>
            </w:rPr>
          </w:rPrChange>
        </w:rPr>
        <w:t xml:space="preserve">training and supervision continually to improve the quality of patient support and services, </w:t>
      </w:r>
      <w:r w:rsidR="20CAD12D" w:rsidRPr="007C31AE">
        <w:rPr>
          <w:rFonts w:ascii="Arial" w:hAnsi="Arial" w:cs="Arial"/>
          <w:sz w:val="24"/>
          <w:szCs w:val="24"/>
          <w:rPrChange w:id="197" w:author="McKinney, Sean M (DOH)" w:date="2026-01-23T08:24:00Z" w16du:dateUtc="2026-01-23T16:24:00Z">
            <w:rPr>
              <w:rFonts w:ascii="Arial" w:hAnsi="Arial" w:cs="Arial"/>
              <w:i/>
              <w:iCs/>
              <w:sz w:val="24"/>
              <w:szCs w:val="24"/>
            </w:rPr>
          </w:rPrChange>
        </w:rPr>
        <w:t>and that all of these items are documented.</w:t>
      </w:r>
    </w:p>
    <w:p w14:paraId="7069E1ED" w14:textId="6F2E9DC8" w:rsidR="099E84B3" w:rsidRPr="007C31AE" w:rsidRDefault="099E84B3" w:rsidP="099E84B3">
      <w:pPr>
        <w:pStyle w:val="NoSpacing"/>
        <w:ind w:right="288"/>
        <w:rPr>
          <w:rFonts w:ascii="Arial" w:hAnsi="Arial" w:cs="Arial"/>
          <w:sz w:val="24"/>
          <w:szCs w:val="24"/>
          <w:rPrChange w:id="198" w:author="McKinney, Sean M (DOH)" w:date="2026-01-23T08:24:00Z" w16du:dateUtc="2026-01-23T16:24:00Z">
            <w:rPr>
              <w:rFonts w:ascii="Arial" w:hAnsi="Arial" w:cs="Arial"/>
              <w:i/>
              <w:iCs/>
              <w:sz w:val="24"/>
              <w:szCs w:val="24"/>
            </w:rPr>
          </w:rPrChange>
        </w:rPr>
      </w:pPr>
    </w:p>
    <w:p w14:paraId="7EAAA9C7" w14:textId="721B8D41" w:rsidR="148A5B67" w:rsidRPr="007C31AE" w:rsidRDefault="148A5B67" w:rsidP="0C08124A">
      <w:pPr>
        <w:pStyle w:val="NoSpacing"/>
        <w:ind w:right="288"/>
        <w:rPr>
          <w:rFonts w:ascii="Arial" w:hAnsi="Arial" w:cs="Arial"/>
          <w:sz w:val="24"/>
          <w:szCs w:val="24"/>
          <w:rPrChange w:id="199"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200" w:author="McKinney, Sean M (DOH)" w:date="2026-01-23T08:24:00Z" w16du:dateUtc="2026-01-23T16:24:00Z">
            <w:rPr>
              <w:rFonts w:ascii="Arial" w:hAnsi="Arial" w:cs="Arial"/>
              <w:i/>
              <w:iCs/>
              <w:sz w:val="24"/>
              <w:szCs w:val="24"/>
            </w:rPr>
          </w:rPrChange>
        </w:rPr>
        <w:t>Review of the Office of Investigative and Legal Services</w:t>
      </w:r>
      <w:r w:rsidR="3AB7610F" w:rsidRPr="007C31AE">
        <w:rPr>
          <w:rFonts w:ascii="Arial" w:hAnsi="Arial" w:cs="Arial"/>
          <w:sz w:val="24"/>
          <w:szCs w:val="24"/>
          <w:rPrChange w:id="201" w:author="McKinney, Sean M (DOH)" w:date="2026-01-23T08:24:00Z" w16du:dateUtc="2026-01-23T16:24:00Z">
            <w:rPr>
              <w:rFonts w:ascii="Arial" w:hAnsi="Arial" w:cs="Arial"/>
              <w:i/>
              <w:iCs/>
              <w:sz w:val="24"/>
              <w:szCs w:val="24"/>
            </w:rPr>
          </w:rPrChange>
        </w:rPr>
        <w:t xml:space="preserve"> (OILS) companion investigation</w:t>
      </w:r>
      <w:r w:rsidR="66C4B3FF" w:rsidRPr="007C31AE">
        <w:rPr>
          <w:rFonts w:ascii="Arial" w:hAnsi="Arial" w:cs="Arial"/>
          <w:sz w:val="24"/>
          <w:szCs w:val="24"/>
          <w:rPrChange w:id="202" w:author="McKinney, Sean M (DOH)" w:date="2026-01-23T08:24:00Z" w16du:dateUtc="2026-01-23T16:24:00Z">
            <w:rPr>
              <w:rFonts w:ascii="Arial" w:hAnsi="Arial" w:cs="Arial"/>
              <w:i/>
              <w:iCs/>
              <w:sz w:val="24"/>
              <w:szCs w:val="24"/>
            </w:rPr>
          </w:rPrChange>
        </w:rPr>
        <w:t xml:space="preserve"> showed </w:t>
      </w:r>
      <w:r w:rsidR="2BBC5B3F" w:rsidRPr="007C31AE">
        <w:rPr>
          <w:rFonts w:ascii="Arial" w:hAnsi="Arial" w:cs="Arial"/>
          <w:sz w:val="24"/>
          <w:szCs w:val="24"/>
          <w:rPrChange w:id="203" w:author="McKinney, Sean M (DOH)" w:date="2026-01-23T08:24:00Z" w16du:dateUtc="2026-01-23T16:24:00Z">
            <w:rPr>
              <w:rFonts w:ascii="Arial" w:hAnsi="Arial" w:cs="Arial"/>
              <w:i/>
              <w:iCs/>
              <w:sz w:val="24"/>
              <w:szCs w:val="24"/>
            </w:rPr>
          </w:rPrChange>
        </w:rPr>
        <w:t>a complaint</w:t>
      </w:r>
      <w:del w:id="204" w:author="McKinney, Sean M (DOH)" w:date="2026-01-23T08:42:00Z" w16du:dateUtc="2026-01-23T16:42:00Z">
        <w:r w:rsidR="3F8FAB21" w:rsidRPr="007C31AE" w:rsidDel="00100E61">
          <w:rPr>
            <w:rFonts w:ascii="Arial" w:hAnsi="Arial" w:cs="Arial"/>
            <w:sz w:val="24"/>
            <w:szCs w:val="24"/>
            <w:rPrChange w:id="205" w:author="McKinney, Sean M (DOH)" w:date="2026-01-23T08:24:00Z" w16du:dateUtc="2026-01-23T16:24:00Z">
              <w:rPr>
                <w:rFonts w:ascii="Arial" w:hAnsi="Arial" w:cs="Arial"/>
                <w:i/>
                <w:iCs/>
                <w:sz w:val="24"/>
                <w:szCs w:val="24"/>
              </w:rPr>
            </w:rPrChange>
          </w:rPr>
          <w:delText xml:space="preserve"> from a lawyer representing a patient,</w:delText>
        </w:r>
      </w:del>
      <w:r w:rsidR="3F8FAB21" w:rsidRPr="007C31AE">
        <w:rPr>
          <w:rFonts w:ascii="Arial" w:hAnsi="Arial" w:cs="Arial"/>
          <w:sz w:val="24"/>
          <w:szCs w:val="24"/>
          <w:rPrChange w:id="206" w:author="McKinney, Sean M (DOH)" w:date="2026-01-23T08:24:00Z" w16du:dateUtc="2026-01-23T16:24:00Z">
            <w:rPr>
              <w:rFonts w:ascii="Arial" w:hAnsi="Arial" w:cs="Arial"/>
              <w:i/>
              <w:iCs/>
              <w:sz w:val="24"/>
              <w:szCs w:val="24"/>
            </w:rPr>
          </w:rPrChange>
        </w:rPr>
        <w:t xml:space="preserve"> </w:t>
      </w:r>
      <w:r w:rsidR="0DAF5746" w:rsidRPr="007C31AE">
        <w:rPr>
          <w:rFonts w:ascii="Arial" w:hAnsi="Arial" w:cs="Arial"/>
          <w:sz w:val="24"/>
          <w:szCs w:val="24"/>
          <w:rPrChange w:id="207" w:author="McKinney, Sean M (DOH)" w:date="2026-01-23T08:24:00Z" w16du:dateUtc="2026-01-23T16:24:00Z">
            <w:rPr>
              <w:rFonts w:ascii="Arial" w:hAnsi="Arial" w:cs="Arial"/>
              <w:i/>
              <w:iCs/>
              <w:sz w:val="24"/>
              <w:szCs w:val="24"/>
            </w:rPr>
          </w:rPrChange>
        </w:rPr>
        <w:t xml:space="preserve">alleging a provider at </w:t>
      </w:r>
      <w:del w:id="208" w:author="McKinney, Sean M (DOH)" w:date="2026-01-23T08:42:00Z" w16du:dateUtc="2026-01-23T16:42:00Z">
        <w:r w:rsidR="0DAF5746" w:rsidRPr="007C31AE" w:rsidDel="00100E61">
          <w:rPr>
            <w:rFonts w:ascii="Arial" w:hAnsi="Arial" w:cs="Arial"/>
            <w:sz w:val="24"/>
            <w:szCs w:val="24"/>
            <w:rPrChange w:id="209" w:author="McKinney, Sean M (DOH)" w:date="2026-01-23T08:24:00Z" w16du:dateUtc="2026-01-23T16:24:00Z">
              <w:rPr>
                <w:rFonts w:ascii="Arial" w:hAnsi="Arial" w:cs="Arial"/>
                <w:i/>
                <w:iCs/>
                <w:sz w:val="24"/>
                <w:szCs w:val="24"/>
              </w:rPr>
            </w:rPrChange>
          </w:rPr>
          <w:delText>[facility name]</w:delText>
        </w:r>
      </w:del>
      <w:ins w:id="210" w:author="McKinney, Sean M (DOH)" w:date="2026-01-23T08:42:00Z" w16du:dateUtc="2026-01-23T16:42:00Z">
        <w:r w:rsidR="00100E61">
          <w:rPr>
            <w:rFonts w:ascii="Arial" w:hAnsi="Arial" w:cs="Arial"/>
            <w:sz w:val="24"/>
            <w:szCs w:val="24"/>
          </w:rPr>
          <w:t>the facility</w:t>
        </w:r>
      </w:ins>
      <w:r w:rsidR="2F5F062D" w:rsidRPr="007C31AE">
        <w:rPr>
          <w:rFonts w:ascii="Arial" w:hAnsi="Arial" w:cs="Arial"/>
          <w:sz w:val="24"/>
          <w:szCs w:val="24"/>
          <w:rPrChange w:id="211" w:author="McKinney, Sean M (DOH)" w:date="2026-01-23T08:24:00Z" w16du:dateUtc="2026-01-23T16:24:00Z">
            <w:rPr>
              <w:rFonts w:ascii="Arial" w:hAnsi="Arial" w:cs="Arial"/>
              <w:i/>
              <w:iCs/>
              <w:sz w:val="24"/>
              <w:szCs w:val="24"/>
            </w:rPr>
          </w:rPrChange>
        </w:rPr>
        <w:t xml:space="preserve"> had engaged in serious professional boundary violations throughout the course of therapy and substance abuse services.</w:t>
      </w:r>
      <w:r w:rsidR="3C93DF33" w:rsidRPr="007C31AE">
        <w:rPr>
          <w:rFonts w:ascii="Arial" w:hAnsi="Arial" w:cs="Arial"/>
          <w:sz w:val="24"/>
          <w:szCs w:val="24"/>
          <w:rPrChange w:id="212" w:author="McKinney, Sean M (DOH)" w:date="2026-01-23T08:24:00Z" w16du:dateUtc="2026-01-23T16:24:00Z">
            <w:rPr>
              <w:rFonts w:ascii="Arial" w:hAnsi="Arial" w:cs="Arial"/>
              <w:i/>
              <w:iCs/>
              <w:sz w:val="24"/>
              <w:szCs w:val="24"/>
            </w:rPr>
          </w:rPrChange>
        </w:rPr>
        <w:t xml:space="preserve"> Following the allegations, the patient reported the provider to the facility</w:t>
      </w:r>
      <w:ins w:id="213" w:author="McKinney, Sean M (DOH)" w:date="2026-01-23T08:43:00Z" w16du:dateUtc="2026-01-23T16:43:00Z">
        <w:r w:rsidR="003F1FF5">
          <w:rPr>
            <w:rFonts w:ascii="Arial" w:hAnsi="Arial" w:cs="Arial"/>
            <w:sz w:val="24"/>
            <w:szCs w:val="24"/>
          </w:rPr>
          <w:t>,</w:t>
        </w:r>
      </w:ins>
      <w:r w:rsidR="3C93DF33" w:rsidRPr="007C31AE">
        <w:rPr>
          <w:rFonts w:ascii="Arial" w:hAnsi="Arial" w:cs="Arial"/>
          <w:sz w:val="24"/>
          <w:szCs w:val="24"/>
          <w:rPrChange w:id="214" w:author="McKinney, Sean M (DOH)" w:date="2026-01-23T08:24:00Z" w16du:dateUtc="2026-01-23T16:24:00Z">
            <w:rPr>
              <w:rFonts w:ascii="Arial" w:hAnsi="Arial" w:cs="Arial"/>
              <w:i/>
              <w:iCs/>
              <w:sz w:val="24"/>
              <w:szCs w:val="24"/>
            </w:rPr>
          </w:rPrChange>
        </w:rPr>
        <w:t xml:space="preserve"> and </w:t>
      </w:r>
      <w:del w:id="215" w:author="McKinney, Sean M (DOH)" w:date="2026-01-23T08:43:00Z" w16du:dateUtc="2026-01-23T16:43:00Z">
        <w:r w:rsidR="3C93DF33" w:rsidRPr="007C31AE" w:rsidDel="003F1FF5">
          <w:rPr>
            <w:rFonts w:ascii="Arial" w:hAnsi="Arial" w:cs="Arial"/>
            <w:sz w:val="24"/>
            <w:szCs w:val="24"/>
            <w:rPrChange w:id="216" w:author="McKinney, Sean M (DOH)" w:date="2026-01-23T08:24:00Z" w16du:dateUtc="2026-01-23T16:24:00Z">
              <w:rPr>
                <w:rFonts w:ascii="Arial" w:hAnsi="Arial" w:cs="Arial"/>
                <w:i/>
                <w:iCs/>
                <w:sz w:val="24"/>
                <w:szCs w:val="24"/>
              </w:rPr>
            </w:rPrChange>
          </w:rPr>
          <w:delText xml:space="preserve">her </w:delText>
        </w:r>
      </w:del>
      <w:ins w:id="217" w:author="McKinney, Sean M (DOH)" w:date="2026-01-23T08:43:00Z" w16du:dateUtc="2026-01-23T16:43:00Z">
        <w:r w:rsidR="003F1FF5">
          <w:rPr>
            <w:rFonts w:ascii="Arial" w:hAnsi="Arial" w:cs="Arial"/>
            <w:sz w:val="24"/>
            <w:szCs w:val="24"/>
          </w:rPr>
          <w:t>the provider’s</w:t>
        </w:r>
        <w:r w:rsidR="003F1FF5" w:rsidRPr="007C31AE">
          <w:rPr>
            <w:rFonts w:ascii="Arial" w:hAnsi="Arial" w:cs="Arial"/>
            <w:sz w:val="24"/>
            <w:szCs w:val="24"/>
            <w:rPrChange w:id="218" w:author="McKinney, Sean M (DOH)" w:date="2026-01-23T08:24:00Z" w16du:dateUtc="2026-01-23T16:24:00Z">
              <w:rPr>
                <w:rFonts w:ascii="Arial" w:hAnsi="Arial" w:cs="Arial"/>
                <w:i/>
                <w:iCs/>
                <w:sz w:val="24"/>
                <w:szCs w:val="24"/>
              </w:rPr>
            </w:rPrChange>
          </w:rPr>
          <w:t xml:space="preserve"> </w:t>
        </w:r>
      </w:ins>
      <w:r w:rsidR="3C93DF33" w:rsidRPr="007C31AE">
        <w:rPr>
          <w:rFonts w:ascii="Arial" w:hAnsi="Arial" w:cs="Arial"/>
          <w:sz w:val="24"/>
          <w:szCs w:val="24"/>
          <w:rPrChange w:id="219" w:author="McKinney, Sean M (DOH)" w:date="2026-01-23T08:24:00Z" w16du:dateUtc="2026-01-23T16:24:00Z">
            <w:rPr>
              <w:rFonts w:ascii="Arial" w:hAnsi="Arial" w:cs="Arial"/>
              <w:i/>
              <w:iCs/>
              <w:sz w:val="24"/>
              <w:szCs w:val="24"/>
            </w:rPr>
          </w:rPrChange>
        </w:rPr>
        <w:t>employment was terminated. The report showed</w:t>
      </w:r>
      <w:r w:rsidR="64711578" w:rsidRPr="007C31AE">
        <w:rPr>
          <w:rFonts w:ascii="Arial" w:hAnsi="Arial" w:cs="Arial"/>
          <w:sz w:val="24"/>
          <w:szCs w:val="24"/>
          <w:rPrChange w:id="220" w:author="McKinney, Sean M (DOH)" w:date="2026-01-23T08:24:00Z" w16du:dateUtc="2026-01-23T16:24:00Z">
            <w:rPr>
              <w:rFonts w:ascii="Arial" w:hAnsi="Arial" w:cs="Arial"/>
              <w:i/>
              <w:iCs/>
              <w:sz w:val="24"/>
              <w:szCs w:val="24"/>
            </w:rPr>
          </w:rPrChange>
        </w:rPr>
        <w:t xml:space="preserve"> the incident had previously been investigated by the </w:t>
      </w:r>
      <w:del w:id="221" w:author="McKinney, Sean M (DOH)" w:date="2026-01-23T08:43:00Z" w16du:dateUtc="2026-01-23T16:43:00Z">
        <w:r w:rsidR="64711578" w:rsidRPr="007C31AE" w:rsidDel="003F1FF5">
          <w:rPr>
            <w:rFonts w:ascii="Arial" w:hAnsi="Arial" w:cs="Arial"/>
            <w:sz w:val="24"/>
            <w:szCs w:val="24"/>
            <w:rPrChange w:id="222" w:author="McKinney, Sean M (DOH)" w:date="2026-01-23T08:24:00Z" w16du:dateUtc="2026-01-23T16:24:00Z">
              <w:rPr>
                <w:rFonts w:ascii="Arial" w:hAnsi="Arial" w:cs="Arial"/>
                <w:i/>
                <w:iCs/>
                <w:sz w:val="24"/>
                <w:szCs w:val="24"/>
              </w:rPr>
            </w:rPrChange>
          </w:rPr>
          <w:delText xml:space="preserve">department </w:delText>
        </w:r>
      </w:del>
      <w:ins w:id="223" w:author="McKinney, Sean M (DOH)" w:date="2026-01-23T08:43:00Z" w16du:dateUtc="2026-01-23T16:43:00Z">
        <w:r w:rsidR="003F1FF5">
          <w:rPr>
            <w:rFonts w:ascii="Arial" w:hAnsi="Arial" w:cs="Arial"/>
            <w:sz w:val="24"/>
            <w:szCs w:val="24"/>
          </w:rPr>
          <w:t>Department</w:t>
        </w:r>
        <w:r w:rsidR="003F1FF5" w:rsidRPr="007C31AE">
          <w:rPr>
            <w:rFonts w:ascii="Arial" w:hAnsi="Arial" w:cs="Arial"/>
            <w:sz w:val="24"/>
            <w:szCs w:val="24"/>
            <w:rPrChange w:id="224" w:author="McKinney, Sean M (DOH)" w:date="2026-01-23T08:24:00Z" w16du:dateUtc="2026-01-23T16:24:00Z">
              <w:rPr>
                <w:rFonts w:ascii="Arial" w:hAnsi="Arial" w:cs="Arial"/>
                <w:i/>
                <w:iCs/>
                <w:sz w:val="24"/>
                <w:szCs w:val="24"/>
              </w:rPr>
            </w:rPrChange>
          </w:rPr>
          <w:t xml:space="preserve"> </w:t>
        </w:r>
      </w:ins>
      <w:r w:rsidR="64711578" w:rsidRPr="007C31AE">
        <w:rPr>
          <w:rFonts w:ascii="Arial" w:hAnsi="Arial" w:cs="Arial"/>
          <w:sz w:val="24"/>
          <w:szCs w:val="24"/>
          <w:rPrChange w:id="225" w:author="McKinney, Sean M (DOH)" w:date="2026-01-23T08:24:00Z" w16du:dateUtc="2026-01-23T16:24:00Z">
            <w:rPr>
              <w:rFonts w:ascii="Arial" w:hAnsi="Arial" w:cs="Arial"/>
              <w:i/>
              <w:iCs/>
              <w:sz w:val="24"/>
              <w:szCs w:val="24"/>
            </w:rPr>
          </w:rPrChange>
        </w:rPr>
        <w:t xml:space="preserve">of Health, and noted </w:t>
      </w:r>
      <w:ins w:id="226" w:author="McKinney, Sean M (DOH)" w:date="2026-01-23T08:43:00Z" w16du:dateUtc="2026-01-23T16:43:00Z">
        <w:r w:rsidR="003F1FF5">
          <w:rPr>
            <w:rFonts w:ascii="Arial" w:hAnsi="Arial" w:cs="Arial"/>
            <w:sz w:val="24"/>
            <w:szCs w:val="24"/>
          </w:rPr>
          <w:t xml:space="preserve">that </w:t>
        </w:r>
      </w:ins>
      <w:r w:rsidR="64711578" w:rsidRPr="007C31AE">
        <w:rPr>
          <w:rFonts w:ascii="Arial" w:hAnsi="Arial" w:cs="Arial"/>
          <w:sz w:val="24"/>
          <w:szCs w:val="24"/>
          <w:rPrChange w:id="227" w:author="McKinney, Sean M (DOH)" w:date="2026-01-23T08:24:00Z" w16du:dateUtc="2026-01-23T16:24:00Z">
            <w:rPr>
              <w:rFonts w:ascii="Arial" w:hAnsi="Arial" w:cs="Arial"/>
              <w:i/>
              <w:iCs/>
              <w:sz w:val="24"/>
              <w:szCs w:val="24"/>
            </w:rPr>
          </w:rPrChange>
        </w:rPr>
        <w:t>an allegation of a sexual relationship was added for this complaint.</w:t>
      </w:r>
    </w:p>
    <w:p w14:paraId="7796F53C" w14:textId="6B611AD9" w:rsidR="099E84B3" w:rsidRPr="007C31AE" w:rsidRDefault="099E84B3" w:rsidP="099E84B3">
      <w:pPr>
        <w:pStyle w:val="NoSpacing"/>
        <w:ind w:right="288"/>
        <w:rPr>
          <w:rFonts w:ascii="Arial" w:hAnsi="Arial" w:cs="Arial"/>
          <w:sz w:val="24"/>
          <w:szCs w:val="24"/>
          <w:rPrChange w:id="228" w:author="McKinney, Sean M (DOH)" w:date="2026-01-23T08:24:00Z" w16du:dateUtc="2026-01-23T16:24:00Z">
            <w:rPr>
              <w:rFonts w:ascii="Arial" w:hAnsi="Arial" w:cs="Arial"/>
              <w:i/>
              <w:iCs/>
              <w:sz w:val="24"/>
              <w:szCs w:val="24"/>
            </w:rPr>
          </w:rPrChange>
        </w:rPr>
      </w:pPr>
    </w:p>
    <w:p w14:paraId="745B53CB" w14:textId="558C9884" w:rsidR="64711578" w:rsidRPr="007C31AE" w:rsidRDefault="64711578" w:rsidP="57247BFD">
      <w:pPr>
        <w:pStyle w:val="NoSpacing"/>
        <w:ind w:right="288"/>
        <w:rPr>
          <w:rFonts w:ascii="Arial" w:hAnsi="Arial" w:cs="Arial"/>
          <w:sz w:val="24"/>
          <w:szCs w:val="24"/>
          <w:rPrChange w:id="229"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230" w:author="McKinney, Sean M (DOH)" w:date="2026-01-23T08:24:00Z" w16du:dateUtc="2026-01-23T16:24:00Z">
            <w:rPr>
              <w:rFonts w:ascii="Arial" w:hAnsi="Arial" w:cs="Arial"/>
              <w:i/>
              <w:iCs/>
              <w:sz w:val="24"/>
              <w:szCs w:val="24"/>
            </w:rPr>
          </w:rPrChange>
        </w:rPr>
        <w:t xml:space="preserve">The companion investigation further showed </w:t>
      </w:r>
      <w:r w:rsidR="2EA343BB" w:rsidRPr="007C31AE">
        <w:rPr>
          <w:rFonts w:ascii="Arial" w:hAnsi="Arial" w:cs="Arial"/>
          <w:sz w:val="24"/>
          <w:szCs w:val="24"/>
          <w:rPrChange w:id="231" w:author="McKinney, Sean M (DOH)" w:date="2026-01-23T08:24:00Z" w16du:dateUtc="2026-01-23T16:24:00Z">
            <w:rPr>
              <w:rFonts w:ascii="Arial" w:hAnsi="Arial" w:cs="Arial"/>
              <w:i/>
              <w:iCs/>
              <w:sz w:val="24"/>
              <w:szCs w:val="24"/>
            </w:rPr>
          </w:rPrChange>
        </w:rPr>
        <w:t xml:space="preserve">the DOH was </w:t>
      </w:r>
      <w:del w:id="232" w:author="McKinney, Sean M (DOH)" w:date="2026-01-23T08:44:00Z" w16du:dateUtc="2026-01-23T16:44:00Z">
        <w:r w:rsidR="2EA343BB" w:rsidRPr="007C31AE" w:rsidDel="00821FEB">
          <w:rPr>
            <w:rFonts w:ascii="Arial" w:hAnsi="Arial" w:cs="Arial"/>
            <w:sz w:val="24"/>
            <w:szCs w:val="24"/>
            <w:rPrChange w:id="233" w:author="McKinney, Sean M (DOH)" w:date="2026-01-23T08:24:00Z" w16du:dateUtc="2026-01-23T16:24:00Z">
              <w:rPr>
                <w:rFonts w:ascii="Arial" w:hAnsi="Arial" w:cs="Arial"/>
                <w:i/>
                <w:iCs/>
                <w:sz w:val="24"/>
                <w:szCs w:val="24"/>
              </w:rPr>
            </w:rPrChange>
          </w:rPr>
          <w:delText xml:space="preserve">already </w:delText>
        </w:r>
      </w:del>
      <w:r w:rsidR="2EA343BB" w:rsidRPr="007C31AE">
        <w:rPr>
          <w:rFonts w:ascii="Arial" w:hAnsi="Arial" w:cs="Arial"/>
          <w:sz w:val="24"/>
          <w:szCs w:val="24"/>
          <w:rPrChange w:id="234" w:author="McKinney, Sean M (DOH)" w:date="2026-01-23T08:24:00Z" w16du:dateUtc="2026-01-23T16:24:00Z">
            <w:rPr>
              <w:rFonts w:ascii="Arial" w:hAnsi="Arial" w:cs="Arial"/>
              <w:i/>
              <w:iCs/>
              <w:sz w:val="24"/>
              <w:szCs w:val="24"/>
            </w:rPr>
          </w:rPrChange>
        </w:rPr>
        <w:t xml:space="preserve">actively involved in investigating the </w:t>
      </w:r>
      <w:del w:id="235" w:author="McKinney, Sean M (DOH)" w:date="2026-01-23T08:44:00Z" w16du:dateUtc="2026-01-23T16:44:00Z">
        <w:r w:rsidR="2EA343BB" w:rsidRPr="007C31AE" w:rsidDel="00821FEB">
          <w:rPr>
            <w:rFonts w:ascii="Arial" w:hAnsi="Arial" w:cs="Arial"/>
            <w:sz w:val="24"/>
            <w:szCs w:val="24"/>
            <w:rPrChange w:id="236" w:author="McKinney, Sean M (DOH)" w:date="2026-01-23T08:24:00Z" w16du:dateUtc="2026-01-23T16:24:00Z">
              <w:rPr>
                <w:rFonts w:ascii="Arial" w:hAnsi="Arial" w:cs="Arial"/>
                <w:i/>
                <w:iCs/>
                <w:sz w:val="24"/>
                <w:szCs w:val="24"/>
              </w:rPr>
            </w:rPrChange>
          </w:rPr>
          <w:delText xml:space="preserve">underlying </w:delText>
        </w:r>
      </w:del>
      <w:ins w:id="237" w:author="McKinney, Sean M (DOH)" w:date="2026-01-23T08:44:00Z" w16du:dateUtc="2026-01-23T16:44:00Z">
        <w:r w:rsidR="00D411DD">
          <w:rPr>
            <w:rFonts w:ascii="Arial" w:hAnsi="Arial" w:cs="Arial"/>
            <w:sz w:val="24"/>
            <w:szCs w:val="24"/>
          </w:rPr>
          <w:t>alleged</w:t>
        </w:r>
        <w:r w:rsidR="00821FEB" w:rsidRPr="007C31AE">
          <w:rPr>
            <w:rFonts w:ascii="Arial" w:hAnsi="Arial" w:cs="Arial"/>
            <w:sz w:val="24"/>
            <w:szCs w:val="24"/>
            <w:rPrChange w:id="238" w:author="McKinney, Sean M (DOH)" w:date="2026-01-23T08:24:00Z" w16du:dateUtc="2026-01-23T16:24:00Z">
              <w:rPr>
                <w:rFonts w:ascii="Arial" w:hAnsi="Arial" w:cs="Arial"/>
                <w:i/>
                <w:iCs/>
                <w:sz w:val="24"/>
                <w:szCs w:val="24"/>
              </w:rPr>
            </w:rPrChange>
          </w:rPr>
          <w:t xml:space="preserve"> </w:t>
        </w:r>
      </w:ins>
      <w:r w:rsidR="2EA343BB" w:rsidRPr="007C31AE">
        <w:rPr>
          <w:rFonts w:ascii="Arial" w:hAnsi="Arial" w:cs="Arial"/>
          <w:sz w:val="24"/>
          <w:szCs w:val="24"/>
          <w:rPrChange w:id="239" w:author="McKinney, Sean M (DOH)" w:date="2026-01-23T08:24:00Z" w16du:dateUtc="2026-01-23T16:24:00Z">
            <w:rPr>
              <w:rFonts w:ascii="Arial" w:hAnsi="Arial" w:cs="Arial"/>
              <w:i/>
              <w:iCs/>
              <w:sz w:val="24"/>
              <w:szCs w:val="24"/>
            </w:rPr>
          </w:rPrChange>
        </w:rPr>
        <w:t xml:space="preserve">misconduct. The compliance findings suggest that the </w:t>
      </w:r>
      <w:ins w:id="240" w:author="McKinney, Sean M (DOH)" w:date="2026-01-23T08:48:00Z" w16du:dateUtc="2026-01-23T16:48:00Z">
        <w:r w:rsidR="00D04F0D">
          <w:rPr>
            <w:rFonts w:ascii="Arial" w:hAnsi="Arial" w:cs="Arial"/>
            <w:sz w:val="24"/>
            <w:szCs w:val="24"/>
          </w:rPr>
          <w:t>I</w:t>
        </w:r>
      </w:ins>
      <w:del w:id="241" w:author="McKinney, Sean M (DOH)" w:date="2026-01-23T08:48:00Z" w16du:dateUtc="2026-01-23T16:48:00Z">
        <w:r w:rsidR="2EA343BB" w:rsidRPr="007C31AE" w:rsidDel="00D04F0D">
          <w:rPr>
            <w:rFonts w:ascii="Arial" w:hAnsi="Arial" w:cs="Arial"/>
            <w:sz w:val="24"/>
            <w:szCs w:val="24"/>
            <w:rPrChange w:id="242" w:author="McKinney, Sean M (DOH)" w:date="2026-01-23T08:24:00Z" w16du:dateUtc="2026-01-23T16:24:00Z">
              <w:rPr>
                <w:rFonts w:ascii="Arial" w:hAnsi="Arial" w:cs="Arial"/>
                <w:i/>
                <w:iCs/>
                <w:sz w:val="24"/>
                <w:szCs w:val="24"/>
              </w:rPr>
            </w:rPrChange>
          </w:rPr>
          <w:delText>i</w:delText>
        </w:r>
      </w:del>
      <w:r w:rsidR="2EA343BB" w:rsidRPr="007C31AE">
        <w:rPr>
          <w:rFonts w:ascii="Arial" w:hAnsi="Arial" w:cs="Arial"/>
          <w:sz w:val="24"/>
          <w:szCs w:val="24"/>
          <w:rPrChange w:id="243" w:author="McKinney, Sean M (DOH)" w:date="2026-01-23T08:24:00Z" w16du:dateUtc="2026-01-23T16:24:00Z">
            <w:rPr>
              <w:rFonts w:ascii="Arial" w:hAnsi="Arial" w:cs="Arial"/>
              <w:i/>
              <w:iCs/>
              <w:sz w:val="24"/>
              <w:szCs w:val="24"/>
            </w:rPr>
          </w:rPrChange>
        </w:rPr>
        <w:t xml:space="preserve">nvestigator found the facility's reporting policies and the administrator's oversight to be consistent with state requirements, </w:t>
      </w:r>
      <w:r w:rsidR="44DD5987" w:rsidRPr="007C31AE">
        <w:rPr>
          <w:rFonts w:ascii="Arial" w:hAnsi="Arial" w:cs="Arial"/>
          <w:sz w:val="24"/>
          <w:szCs w:val="24"/>
          <w:rPrChange w:id="244" w:author="McKinney, Sean M (DOH)" w:date="2026-01-23T08:24:00Z" w16du:dateUtc="2026-01-23T16:24:00Z">
            <w:rPr>
              <w:rFonts w:ascii="Arial" w:hAnsi="Arial" w:cs="Arial"/>
              <w:i/>
              <w:iCs/>
              <w:sz w:val="24"/>
              <w:szCs w:val="24"/>
            </w:rPr>
          </w:rPrChange>
        </w:rPr>
        <w:t xml:space="preserve">as the </w:t>
      </w:r>
      <w:r w:rsidR="2EA343BB" w:rsidRPr="007C31AE">
        <w:rPr>
          <w:rFonts w:ascii="Arial" w:hAnsi="Arial" w:cs="Arial"/>
          <w:sz w:val="24"/>
          <w:szCs w:val="24"/>
          <w:rPrChange w:id="245" w:author="McKinney, Sean M (DOH)" w:date="2026-01-23T08:24:00Z" w16du:dateUtc="2026-01-23T16:24:00Z">
            <w:rPr>
              <w:rFonts w:ascii="Arial" w:hAnsi="Arial" w:cs="Arial"/>
              <w:i/>
              <w:iCs/>
              <w:sz w:val="24"/>
              <w:szCs w:val="24"/>
            </w:rPr>
          </w:rPrChange>
        </w:rPr>
        <w:t xml:space="preserve">primary incident was already known to and documented by the </w:t>
      </w:r>
      <w:ins w:id="246" w:author="McKinney, Sean M (DOH)" w:date="2026-01-23T08:45:00Z" w16du:dateUtc="2026-01-23T16:45:00Z">
        <w:r w:rsidR="009E0769">
          <w:rPr>
            <w:rFonts w:ascii="Arial" w:hAnsi="Arial" w:cs="Arial"/>
            <w:sz w:val="24"/>
            <w:szCs w:val="24"/>
          </w:rPr>
          <w:t>D</w:t>
        </w:r>
      </w:ins>
      <w:del w:id="247" w:author="McKinney, Sean M (DOH)" w:date="2026-01-23T08:45:00Z" w16du:dateUtc="2026-01-23T16:45:00Z">
        <w:r w:rsidR="2EA343BB" w:rsidRPr="007C31AE" w:rsidDel="009E0769">
          <w:rPr>
            <w:rFonts w:ascii="Arial" w:hAnsi="Arial" w:cs="Arial"/>
            <w:sz w:val="24"/>
            <w:szCs w:val="24"/>
            <w:rPrChange w:id="248" w:author="McKinney, Sean M (DOH)" w:date="2026-01-23T08:24:00Z" w16du:dateUtc="2026-01-23T16:24:00Z">
              <w:rPr>
                <w:rFonts w:ascii="Arial" w:hAnsi="Arial" w:cs="Arial"/>
                <w:i/>
                <w:iCs/>
                <w:sz w:val="24"/>
                <w:szCs w:val="24"/>
              </w:rPr>
            </w:rPrChange>
          </w:rPr>
          <w:delText>d</w:delText>
        </w:r>
      </w:del>
      <w:r w:rsidR="2EA343BB" w:rsidRPr="007C31AE">
        <w:rPr>
          <w:rFonts w:ascii="Arial" w:hAnsi="Arial" w:cs="Arial"/>
          <w:sz w:val="24"/>
          <w:szCs w:val="24"/>
          <w:rPrChange w:id="249" w:author="McKinney, Sean M (DOH)" w:date="2026-01-23T08:24:00Z" w16du:dateUtc="2026-01-23T16:24:00Z">
            <w:rPr>
              <w:rFonts w:ascii="Arial" w:hAnsi="Arial" w:cs="Arial"/>
              <w:i/>
              <w:iCs/>
              <w:sz w:val="24"/>
              <w:szCs w:val="24"/>
            </w:rPr>
          </w:rPrChange>
        </w:rPr>
        <w:t>epartment.</w:t>
      </w:r>
      <w:r w:rsidR="3F0E8948" w:rsidRPr="007C31AE">
        <w:rPr>
          <w:rFonts w:ascii="Arial" w:hAnsi="Arial" w:cs="Arial"/>
          <w:sz w:val="24"/>
          <w:szCs w:val="24"/>
          <w:rPrChange w:id="250" w:author="McKinney, Sean M (DOH)" w:date="2026-01-23T08:24:00Z" w16du:dateUtc="2026-01-23T16:24:00Z">
            <w:rPr>
              <w:rFonts w:ascii="Arial" w:hAnsi="Arial" w:cs="Arial"/>
              <w:i/>
              <w:iCs/>
              <w:sz w:val="24"/>
              <w:szCs w:val="24"/>
            </w:rPr>
          </w:rPrChange>
        </w:rPr>
        <w:t xml:space="preserve"> The document showed an interview with </w:t>
      </w:r>
      <w:r w:rsidR="435DC9F0" w:rsidRPr="007C31AE">
        <w:rPr>
          <w:rFonts w:ascii="Arial" w:hAnsi="Arial" w:cs="Arial"/>
          <w:sz w:val="24"/>
          <w:szCs w:val="24"/>
          <w:rPrChange w:id="251" w:author="McKinney, Sean M (DOH)" w:date="2026-01-23T08:24:00Z" w16du:dateUtc="2026-01-23T16:24:00Z">
            <w:rPr>
              <w:rFonts w:ascii="Arial" w:hAnsi="Arial" w:cs="Arial"/>
              <w:i/>
              <w:iCs/>
              <w:sz w:val="24"/>
              <w:szCs w:val="24"/>
            </w:rPr>
          </w:rPrChange>
        </w:rPr>
        <w:t>Staff A</w:t>
      </w:r>
      <w:r w:rsidR="2A331470" w:rsidRPr="007C31AE">
        <w:rPr>
          <w:rFonts w:ascii="Arial" w:hAnsi="Arial" w:cs="Arial"/>
          <w:sz w:val="24"/>
          <w:szCs w:val="24"/>
          <w:rPrChange w:id="252" w:author="McKinney, Sean M (DOH)" w:date="2026-01-23T08:24:00Z" w16du:dateUtc="2026-01-23T16:24:00Z">
            <w:rPr>
              <w:rFonts w:ascii="Arial" w:hAnsi="Arial" w:cs="Arial"/>
              <w:i/>
              <w:iCs/>
              <w:sz w:val="24"/>
              <w:szCs w:val="24"/>
            </w:rPr>
          </w:rPrChange>
        </w:rPr>
        <w:t xml:space="preserve">, to verify the </w:t>
      </w:r>
      <w:del w:id="253" w:author="McKinney, Sean M (DOH)" w:date="2026-01-23T08:45:00Z" w16du:dateUtc="2026-01-23T16:45:00Z">
        <w:r w:rsidR="2A331470" w:rsidRPr="007C31AE" w:rsidDel="00184EF4">
          <w:rPr>
            <w:rFonts w:ascii="Arial" w:hAnsi="Arial" w:cs="Arial"/>
            <w:sz w:val="24"/>
            <w:szCs w:val="24"/>
            <w:rPrChange w:id="254" w:author="McKinney, Sean M (DOH)" w:date="2026-01-23T08:24:00Z" w16du:dateUtc="2026-01-23T16:24:00Z">
              <w:rPr>
                <w:rFonts w:ascii="Arial" w:hAnsi="Arial" w:cs="Arial"/>
                <w:i/>
                <w:iCs/>
                <w:sz w:val="24"/>
                <w:szCs w:val="24"/>
              </w:rPr>
            </w:rPrChange>
          </w:rPr>
          <w:delText xml:space="preserve">agency’s </w:delText>
        </w:r>
      </w:del>
      <w:ins w:id="255" w:author="McKinney, Sean M (DOH)" w:date="2026-01-23T08:45:00Z" w16du:dateUtc="2026-01-23T16:45:00Z">
        <w:r w:rsidR="00184EF4">
          <w:rPr>
            <w:rFonts w:ascii="Arial" w:hAnsi="Arial" w:cs="Arial"/>
            <w:sz w:val="24"/>
            <w:szCs w:val="24"/>
          </w:rPr>
          <w:t>facility’s</w:t>
        </w:r>
        <w:r w:rsidR="00184EF4" w:rsidRPr="007C31AE">
          <w:rPr>
            <w:rFonts w:ascii="Arial" w:hAnsi="Arial" w:cs="Arial"/>
            <w:sz w:val="24"/>
            <w:szCs w:val="24"/>
            <w:rPrChange w:id="256" w:author="McKinney, Sean M (DOH)" w:date="2026-01-23T08:24:00Z" w16du:dateUtc="2026-01-23T16:24:00Z">
              <w:rPr>
                <w:rFonts w:ascii="Arial" w:hAnsi="Arial" w:cs="Arial"/>
                <w:i/>
                <w:iCs/>
                <w:sz w:val="24"/>
                <w:szCs w:val="24"/>
              </w:rPr>
            </w:rPrChange>
          </w:rPr>
          <w:t xml:space="preserve"> </w:t>
        </w:r>
      </w:ins>
      <w:r w:rsidR="2A331470" w:rsidRPr="007C31AE">
        <w:rPr>
          <w:rFonts w:ascii="Arial" w:hAnsi="Arial" w:cs="Arial"/>
          <w:sz w:val="24"/>
          <w:szCs w:val="24"/>
          <w:rPrChange w:id="257" w:author="McKinney, Sean M (DOH)" w:date="2026-01-23T08:24:00Z" w16du:dateUtc="2026-01-23T16:24:00Z">
            <w:rPr>
              <w:rFonts w:ascii="Arial" w:hAnsi="Arial" w:cs="Arial"/>
              <w:i/>
              <w:iCs/>
              <w:sz w:val="24"/>
              <w:szCs w:val="24"/>
            </w:rPr>
          </w:rPrChange>
        </w:rPr>
        <w:t xml:space="preserve">adherence to administrative oversight and reporting requirements. During the interview, Staff A confirmed that the necessary documentation had been submitted to officially update the administrator listed in the Integrated Licensing and Regulatory System (ILRS). </w:t>
      </w:r>
    </w:p>
    <w:p w14:paraId="5DD4BD0F" w14:textId="25A37A0D" w:rsidR="57247BFD" w:rsidRPr="007C31AE" w:rsidRDefault="57247BFD" w:rsidP="57247BFD">
      <w:pPr>
        <w:pStyle w:val="NoSpacing"/>
        <w:ind w:right="288"/>
        <w:rPr>
          <w:rFonts w:ascii="Arial" w:hAnsi="Arial" w:cs="Arial"/>
          <w:sz w:val="24"/>
          <w:szCs w:val="24"/>
          <w:rPrChange w:id="258" w:author="McKinney, Sean M (DOH)" w:date="2026-01-23T08:24:00Z" w16du:dateUtc="2026-01-23T16:24:00Z">
            <w:rPr>
              <w:rFonts w:ascii="Arial" w:hAnsi="Arial" w:cs="Arial"/>
              <w:i/>
              <w:iCs/>
              <w:sz w:val="24"/>
              <w:szCs w:val="24"/>
            </w:rPr>
          </w:rPrChange>
        </w:rPr>
      </w:pPr>
    </w:p>
    <w:p w14:paraId="708055EF" w14:textId="08CE04C0" w:rsidR="003D7A46" w:rsidRPr="007C31AE" w:rsidRDefault="0481D787" w:rsidP="57247BFD">
      <w:pPr>
        <w:pStyle w:val="NoSpacing"/>
        <w:ind w:right="288"/>
        <w:rPr>
          <w:rFonts w:ascii="Arial" w:hAnsi="Arial" w:cs="Arial"/>
          <w:sz w:val="24"/>
          <w:szCs w:val="24"/>
          <w:rPrChange w:id="259"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260" w:author="McKinney, Sean M (DOH)" w:date="2026-01-23T08:24:00Z" w16du:dateUtc="2026-01-23T16:24:00Z">
            <w:rPr>
              <w:rFonts w:ascii="Arial" w:hAnsi="Arial" w:cs="Arial"/>
              <w:i/>
              <w:iCs/>
              <w:sz w:val="24"/>
              <w:szCs w:val="24"/>
            </w:rPr>
          </w:rPrChange>
        </w:rPr>
        <w:lastRenderedPageBreak/>
        <w:t xml:space="preserve">The companion investigation further showed a review of the facility’s record system to ensure the security and retention of clinical documents. The </w:t>
      </w:r>
      <w:commentRangeStart w:id="261"/>
      <w:r w:rsidRPr="007C31AE">
        <w:rPr>
          <w:rFonts w:ascii="Arial" w:hAnsi="Arial" w:cs="Arial"/>
          <w:sz w:val="24"/>
          <w:szCs w:val="24"/>
          <w:rPrChange w:id="262" w:author="McKinney, Sean M (DOH)" w:date="2026-01-23T08:24:00Z" w16du:dateUtc="2026-01-23T16:24:00Z">
            <w:rPr>
              <w:rFonts w:ascii="Arial" w:hAnsi="Arial" w:cs="Arial"/>
              <w:i/>
              <w:iCs/>
              <w:sz w:val="24"/>
              <w:szCs w:val="24"/>
            </w:rPr>
          </w:rPrChange>
        </w:rPr>
        <w:t xml:space="preserve">reviewer </w:t>
      </w:r>
      <w:commentRangeEnd w:id="261"/>
      <w:r w:rsidR="00E645F1" w:rsidRPr="007C31AE">
        <w:rPr>
          <w:rStyle w:val="CommentReference"/>
          <w:rFonts w:ascii="Arial" w:hAnsi="Arial" w:cs="Arial"/>
          <w:sz w:val="24"/>
          <w:szCs w:val="24"/>
          <w:rPrChange w:id="263" w:author="McKinney, Sean M (DOH)" w:date="2026-01-23T08:24:00Z" w16du:dateUtc="2026-01-23T16:24:00Z">
            <w:rPr>
              <w:rStyle w:val="CommentReference"/>
              <w:rFonts w:ascii="Arial" w:hAnsi="Arial" w:cs="Arial"/>
              <w:i/>
              <w:iCs/>
              <w:sz w:val="24"/>
              <w:szCs w:val="24"/>
            </w:rPr>
          </w:rPrChange>
        </w:rPr>
        <w:commentReference w:id="261"/>
      </w:r>
      <w:r w:rsidRPr="007C31AE">
        <w:rPr>
          <w:rFonts w:ascii="Arial" w:hAnsi="Arial" w:cs="Arial"/>
          <w:sz w:val="24"/>
          <w:szCs w:val="24"/>
          <w:rPrChange w:id="264" w:author="McKinney, Sean M (DOH)" w:date="2026-01-23T08:24:00Z" w16du:dateUtc="2026-01-23T16:24:00Z">
            <w:rPr>
              <w:rFonts w:ascii="Arial" w:hAnsi="Arial" w:cs="Arial"/>
              <w:i/>
              <w:iCs/>
              <w:sz w:val="24"/>
              <w:szCs w:val="24"/>
            </w:rPr>
          </w:rPrChange>
        </w:rPr>
        <w:t>verified that the facility maintain</w:t>
      </w:r>
      <w:ins w:id="265" w:author="McKinney, Sean M (DOH)" w:date="2026-01-23T08:48:00Z" w16du:dateUtc="2026-01-23T16:48:00Z">
        <w:r w:rsidR="00E645F1">
          <w:rPr>
            <w:rFonts w:ascii="Arial" w:hAnsi="Arial" w:cs="Arial"/>
            <w:sz w:val="24"/>
            <w:szCs w:val="24"/>
          </w:rPr>
          <w:t>ed</w:t>
        </w:r>
      </w:ins>
      <w:del w:id="266" w:author="McKinney, Sean M (DOH)" w:date="2026-01-23T08:48:00Z" w16du:dateUtc="2026-01-23T16:48:00Z">
        <w:r w:rsidRPr="007C31AE" w:rsidDel="00E645F1">
          <w:rPr>
            <w:rFonts w:ascii="Arial" w:hAnsi="Arial" w:cs="Arial"/>
            <w:sz w:val="24"/>
            <w:szCs w:val="24"/>
            <w:rPrChange w:id="267" w:author="McKinney, Sean M (DOH)" w:date="2026-01-23T08:24:00Z" w16du:dateUtc="2026-01-23T16:24:00Z">
              <w:rPr>
                <w:rFonts w:ascii="Arial" w:hAnsi="Arial" w:cs="Arial"/>
                <w:i/>
                <w:iCs/>
                <w:sz w:val="24"/>
                <w:szCs w:val="24"/>
              </w:rPr>
            </w:rPrChange>
          </w:rPr>
          <w:delText>s</w:delText>
        </w:r>
      </w:del>
      <w:r w:rsidRPr="007C31AE">
        <w:rPr>
          <w:rFonts w:ascii="Arial" w:hAnsi="Arial" w:cs="Arial"/>
          <w:sz w:val="24"/>
          <w:szCs w:val="24"/>
          <w:rPrChange w:id="268" w:author="McKinney, Sean M (DOH)" w:date="2026-01-23T08:24:00Z" w16du:dateUtc="2026-01-23T16:24:00Z">
            <w:rPr>
              <w:rFonts w:ascii="Arial" w:hAnsi="Arial" w:cs="Arial"/>
              <w:i/>
              <w:iCs/>
              <w:sz w:val="24"/>
              <w:szCs w:val="24"/>
            </w:rPr>
          </w:rPrChange>
        </w:rPr>
        <w:t xml:space="preserve"> protocols to prevent unauthorized access and </w:t>
      </w:r>
      <w:del w:id="269" w:author="McKinney, Sean M (DOH)" w:date="2026-01-23T08:49:00Z" w16du:dateUtc="2026-01-23T16:49:00Z">
        <w:r w:rsidRPr="007C31AE" w:rsidDel="00D04F0D">
          <w:rPr>
            <w:rFonts w:ascii="Arial" w:hAnsi="Arial" w:cs="Arial"/>
            <w:sz w:val="24"/>
            <w:szCs w:val="24"/>
            <w:rPrChange w:id="270" w:author="McKinney, Sean M (DOH)" w:date="2026-01-23T08:24:00Z" w16du:dateUtc="2026-01-23T16:24:00Z">
              <w:rPr>
                <w:rFonts w:ascii="Arial" w:hAnsi="Arial" w:cs="Arial"/>
                <w:i/>
                <w:iCs/>
                <w:sz w:val="24"/>
                <w:szCs w:val="24"/>
              </w:rPr>
            </w:rPrChange>
          </w:rPr>
          <w:delText xml:space="preserve">ensures </w:delText>
        </w:r>
      </w:del>
      <w:ins w:id="271" w:author="McKinney, Sean M (DOH)" w:date="2026-01-23T08:49:00Z" w16du:dateUtc="2026-01-23T16:49:00Z">
        <w:r w:rsidR="00D04F0D">
          <w:rPr>
            <w:rFonts w:ascii="Arial" w:hAnsi="Arial" w:cs="Arial"/>
            <w:sz w:val="24"/>
            <w:szCs w:val="24"/>
          </w:rPr>
          <w:t>ensured</w:t>
        </w:r>
        <w:r w:rsidR="00D04F0D" w:rsidRPr="007C31AE">
          <w:rPr>
            <w:rFonts w:ascii="Arial" w:hAnsi="Arial" w:cs="Arial"/>
            <w:sz w:val="24"/>
            <w:szCs w:val="24"/>
            <w:rPrChange w:id="272" w:author="McKinney, Sean M (DOH)" w:date="2026-01-23T08:24:00Z" w16du:dateUtc="2026-01-23T16:24:00Z">
              <w:rPr>
                <w:rFonts w:ascii="Arial" w:hAnsi="Arial" w:cs="Arial"/>
                <w:i/>
                <w:iCs/>
                <w:sz w:val="24"/>
                <w:szCs w:val="24"/>
              </w:rPr>
            </w:rPrChange>
          </w:rPr>
          <w:t xml:space="preserve"> </w:t>
        </w:r>
      </w:ins>
      <w:r w:rsidRPr="007C31AE">
        <w:rPr>
          <w:rFonts w:ascii="Arial" w:hAnsi="Arial" w:cs="Arial"/>
          <w:sz w:val="24"/>
          <w:szCs w:val="24"/>
          <w:rPrChange w:id="273" w:author="McKinney, Sean M (DOH)" w:date="2026-01-23T08:24:00Z" w16du:dateUtc="2026-01-23T16:24:00Z">
            <w:rPr>
              <w:rFonts w:ascii="Arial" w:hAnsi="Arial" w:cs="Arial"/>
              <w:i/>
              <w:iCs/>
              <w:sz w:val="24"/>
              <w:szCs w:val="24"/>
            </w:rPr>
          </w:rPrChange>
        </w:rPr>
        <w:t xml:space="preserve">that records </w:t>
      </w:r>
      <w:del w:id="274" w:author="McKinney, Sean M (DOH)" w:date="2026-01-23T08:49:00Z" w16du:dateUtc="2026-01-23T16:49:00Z">
        <w:r w:rsidRPr="007C31AE" w:rsidDel="00D04F0D">
          <w:rPr>
            <w:rFonts w:ascii="Arial" w:hAnsi="Arial" w:cs="Arial"/>
            <w:sz w:val="24"/>
            <w:szCs w:val="24"/>
            <w:rPrChange w:id="275" w:author="McKinney, Sean M (DOH)" w:date="2026-01-23T08:24:00Z" w16du:dateUtc="2026-01-23T16:24:00Z">
              <w:rPr>
                <w:rFonts w:ascii="Arial" w:hAnsi="Arial" w:cs="Arial"/>
                <w:i/>
                <w:iCs/>
                <w:sz w:val="24"/>
                <w:szCs w:val="24"/>
              </w:rPr>
            </w:rPrChange>
          </w:rPr>
          <w:delText xml:space="preserve">are </w:delText>
        </w:r>
      </w:del>
      <w:ins w:id="276" w:author="McKinney, Sean M (DOH)" w:date="2026-01-23T08:49:00Z" w16du:dateUtc="2026-01-23T16:49:00Z">
        <w:r w:rsidR="00D04F0D">
          <w:rPr>
            <w:rFonts w:ascii="Arial" w:hAnsi="Arial" w:cs="Arial"/>
            <w:sz w:val="24"/>
            <w:szCs w:val="24"/>
          </w:rPr>
          <w:t>were</w:t>
        </w:r>
        <w:r w:rsidR="00D04F0D" w:rsidRPr="007C31AE">
          <w:rPr>
            <w:rFonts w:ascii="Arial" w:hAnsi="Arial" w:cs="Arial"/>
            <w:sz w:val="24"/>
            <w:szCs w:val="24"/>
            <w:rPrChange w:id="277" w:author="McKinney, Sean M (DOH)" w:date="2026-01-23T08:24:00Z" w16du:dateUtc="2026-01-23T16:24:00Z">
              <w:rPr>
                <w:rFonts w:ascii="Arial" w:hAnsi="Arial" w:cs="Arial"/>
                <w:i/>
                <w:iCs/>
                <w:sz w:val="24"/>
                <w:szCs w:val="24"/>
              </w:rPr>
            </w:rPrChange>
          </w:rPr>
          <w:t xml:space="preserve"> </w:t>
        </w:r>
      </w:ins>
      <w:r w:rsidRPr="007C31AE">
        <w:rPr>
          <w:rFonts w:ascii="Arial" w:hAnsi="Arial" w:cs="Arial"/>
          <w:sz w:val="24"/>
          <w:szCs w:val="24"/>
          <w:rPrChange w:id="278" w:author="McKinney, Sean M (DOH)" w:date="2026-01-23T08:24:00Z" w16du:dateUtc="2026-01-23T16:24:00Z">
            <w:rPr>
              <w:rFonts w:ascii="Arial" w:hAnsi="Arial" w:cs="Arial"/>
              <w:i/>
              <w:iCs/>
              <w:sz w:val="24"/>
              <w:szCs w:val="24"/>
            </w:rPr>
          </w:rPrChange>
        </w:rPr>
        <w:t xml:space="preserve">stored for the required six-year period. </w:t>
      </w:r>
      <w:r w:rsidR="07ADB83F" w:rsidRPr="007C31AE">
        <w:rPr>
          <w:rFonts w:ascii="Arial" w:hAnsi="Arial" w:cs="Arial"/>
          <w:sz w:val="24"/>
          <w:szCs w:val="24"/>
          <w:rPrChange w:id="279" w:author="McKinney, Sean M (DOH)" w:date="2026-01-23T08:24:00Z" w16du:dateUtc="2026-01-23T16:24:00Z">
            <w:rPr>
              <w:rFonts w:ascii="Arial" w:hAnsi="Arial" w:cs="Arial"/>
              <w:i/>
              <w:iCs/>
              <w:sz w:val="24"/>
              <w:szCs w:val="24"/>
            </w:rPr>
          </w:rPrChange>
        </w:rPr>
        <w:t xml:space="preserve">The companion investigation also showed personnel records were reviewed to confirm that all staff providing clinical services </w:t>
      </w:r>
      <w:del w:id="280" w:author="McKinney, Sean M (DOH)" w:date="2026-01-23T08:49:00Z" w16du:dateUtc="2026-01-23T16:49:00Z">
        <w:r w:rsidR="07ADB83F" w:rsidRPr="007C31AE" w:rsidDel="00D04F0D">
          <w:rPr>
            <w:rFonts w:ascii="Arial" w:hAnsi="Arial" w:cs="Arial"/>
            <w:sz w:val="24"/>
            <w:szCs w:val="24"/>
            <w:rPrChange w:id="281" w:author="McKinney, Sean M (DOH)" w:date="2026-01-23T08:24:00Z" w16du:dateUtc="2026-01-23T16:24:00Z">
              <w:rPr>
                <w:rFonts w:ascii="Arial" w:hAnsi="Arial" w:cs="Arial"/>
                <w:i/>
                <w:iCs/>
                <w:sz w:val="24"/>
                <w:szCs w:val="24"/>
              </w:rPr>
            </w:rPrChange>
          </w:rPr>
          <w:delText xml:space="preserve">are </w:delText>
        </w:r>
      </w:del>
      <w:ins w:id="282" w:author="McKinney, Sean M (DOH)" w:date="2026-01-23T08:49:00Z" w16du:dateUtc="2026-01-23T16:49:00Z">
        <w:r w:rsidR="00D04F0D">
          <w:rPr>
            <w:rFonts w:ascii="Arial" w:hAnsi="Arial" w:cs="Arial"/>
            <w:sz w:val="24"/>
            <w:szCs w:val="24"/>
          </w:rPr>
          <w:t>were</w:t>
        </w:r>
        <w:r w:rsidR="00D04F0D" w:rsidRPr="007C31AE">
          <w:rPr>
            <w:rFonts w:ascii="Arial" w:hAnsi="Arial" w:cs="Arial"/>
            <w:sz w:val="24"/>
            <w:szCs w:val="24"/>
            <w:rPrChange w:id="283" w:author="McKinney, Sean M (DOH)" w:date="2026-01-23T08:24:00Z" w16du:dateUtc="2026-01-23T16:24:00Z">
              <w:rPr>
                <w:rFonts w:ascii="Arial" w:hAnsi="Arial" w:cs="Arial"/>
                <w:i/>
                <w:iCs/>
                <w:sz w:val="24"/>
                <w:szCs w:val="24"/>
              </w:rPr>
            </w:rPrChange>
          </w:rPr>
          <w:t xml:space="preserve"> </w:t>
        </w:r>
      </w:ins>
      <w:r w:rsidR="07ADB83F" w:rsidRPr="007C31AE">
        <w:rPr>
          <w:rFonts w:ascii="Arial" w:hAnsi="Arial" w:cs="Arial"/>
          <w:sz w:val="24"/>
          <w:szCs w:val="24"/>
          <w:rPrChange w:id="284" w:author="McKinney, Sean M (DOH)" w:date="2026-01-23T08:24:00Z" w16du:dateUtc="2026-01-23T16:24:00Z">
            <w:rPr>
              <w:rFonts w:ascii="Arial" w:hAnsi="Arial" w:cs="Arial"/>
              <w:i/>
              <w:iCs/>
              <w:sz w:val="24"/>
              <w:szCs w:val="24"/>
            </w:rPr>
          </w:rPrChange>
        </w:rPr>
        <w:t xml:space="preserve">appropriately credentialed and </w:t>
      </w:r>
      <w:del w:id="285" w:author="McKinney, Sean M (DOH)" w:date="2026-01-23T08:49:00Z" w16du:dateUtc="2026-01-23T16:49:00Z">
        <w:r w:rsidR="07ADB83F" w:rsidRPr="007C31AE" w:rsidDel="00D04F0D">
          <w:rPr>
            <w:rFonts w:ascii="Arial" w:hAnsi="Arial" w:cs="Arial"/>
            <w:sz w:val="24"/>
            <w:szCs w:val="24"/>
            <w:rPrChange w:id="286" w:author="McKinney, Sean M (DOH)" w:date="2026-01-23T08:24:00Z" w16du:dateUtc="2026-01-23T16:24:00Z">
              <w:rPr>
                <w:rFonts w:ascii="Arial" w:hAnsi="Arial" w:cs="Arial"/>
                <w:i/>
                <w:iCs/>
                <w:sz w:val="24"/>
                <w:szCs w:val="24"/>
              </w:rPr>
            </w:rPrChange>
          </w:rPr>
          <w:delText xml:space="preserve">have </w:delText>
        </w:r>
      </w:del>
      <w:ins w:id="287" w:author="McKinney, Sean M (DOH)" w:date="2026-01-23T08:49:00Z" w16du:dateUtc="2026-01-23T16:49:00Z">
        <w:r w:rsidR="00D04F0D">
          <w:rPr>
            <w:rFonts w:ascii="Arial" w:hAnsi="Arial" w:cs="Arial"/>
            <w:sz w:val="24"/>
            <w:szCs w:val="24"/>
          </w:rPr>
          <w:t>had</w:t>
        </w:r>
        <w:r w:rsidR="00D04F0D" w:rsidRPr="007C31AE">
          <w:rPr>
            <w:rFonts w:ascii="Arial" w:hAnsi="Arial" w:cs="Arial"/>
            <w:sz w:val="24"/>
            <w:szCs w:val="24"/>
            <w:rPrChange w:id="288" w:author="McKinney, Sean M (DOH)" w:date="2026-01-23T08:24:00Z" w16du:dateUtc="2026-01-23T16:24:00Z">
              <w:rPr>
                <w:rFonts w:ascii="Arial" w:hAnsi="Arial" w:cs="Arial"/>
                <w:i/>
                <w:iCs/>
                <w:sz w:val="24"/>
                <w:szCs w:val="24"/>
              </w:rPr>
            </w:rPrChange>
          </w:rPr>
          <w:t xml:space="preserve"> </w:t>
        </w:r>
      </w:ins>
      <w:r w:rsidR="07ADB83F" w:rsidRPr="007C31AE">
        <w:rPr>
          <w:rFonts w:ascii="Arial" w:hAnsi="Arial" w:cs="Arial"/>
          <w:sz w:val="24"/>
          <w:szCs w:val="24"/>
          <w:rPrChange w:id="289" w:author="McKinney, Sean M (DOH)" w:date="2026-01-23T08:24:00Z" w16du:dateUtc="2026-01-23T16:24:00Z">
            <w:rPr>
              <w:rFonts w:ascii="Arial" w:hAnsi="Arial" w:cs="Arial"/>
              <w:i/>
              <w:iCs/>
              <w:sz w:val="24"/>
              <w:szCs w:val="24"/>
            </w:rPr>
          </w:rPrChange>
        </w:rPr>
        <w:t>undergone required background checks. The investigation found that the facility maintain</w:t>
      </w:r>
      <w:del w:id="290" w:author="McKinney, Sean M (DOH)" w:date="2026-01-23T08:49:00Z" w16du:dateUtc="2026-01-23T16:49:00Z">
        <w:r w:rsidR="07ADB83F" w:rsidRPr="007C31AE" w:rsidDel="00D04F0D">
          <w:rPr>
            <w:rFonts w:ascii="Arial" w:hAnsi="Arial" w:cs="Arial"/>
            <w:sz w:val="24"/>
            <w:szCs w:val="24"/>
            <w:rPrChange w:id="291" w:author="McKinney, Sean M (DOH)" w:date="2026-01-23T08:24:00Z" w16du:dateUtc="2026-01-23T16:24:00Z">
              <w:rPr>
                <w:rFonts w:ascii="Arial" w:hAnsi="Arial" w:cs="Arial"/>
                <w:i/>
                <w:iCs/>
                <w:sz w:val="24"/>
                <w:szCs w:val="24"/>
              </w:rPr>
            </w:rPrChange>
          </w:rPr>
          <w:delText>s</w:delText>
        </w:r>
      </w:del>
      <w:ins w:id="292" w:author="McKinney, Sean M (DOH)" w:date="2026-01-23T08:49:00Z" w16du:dateUtc="2026-01-23T16:49:00Z">
        <w:r w:rsidR="00D04F0D">
          <w:rPr>
            <w:rFonts w:ascii="Arial" w:hAnsi="Arial" w:cs="Arial"/>
            <w:sz w:val="24"/>
            <w:szCs w:val="24"/>
          </w:rPr>
          <w:t>ed</w:t>
        </w:r>
      </w:ins>
      <w:r w:rsidR="07ADB83F" w:rsidRPr="007C31AE">
        <w:rPr>
          <w:rFonts w:ascii="Arial" w:hAnsi="Arial" w:cs="Arial"/>
          <w:sz w:val="24"/>
          <w:szCs w:val="24"/>
          <w:rPrChange w:id="293" w:author="McKinney, Sean M (DOH)" w:date="2026-01-23T08:24:00Z" w16du:dateUtc="2026-01-23T16:24:00Z">
            <w:rPr>
              <w:rFonts w:ascii="Arial" w:hAnsi="Arial" w:cs="Arial"/>
              <w:i/>
              <w:iCs/>
              <w:sz w:val="24"/>
              <w:szCs w:val="24"/>
            </w:rPr>
          </w:rPrChange>
        </w:rPr>
        <w:t xml:space="preserve"> documentation of staff qualifications and </w:t>
      </w:r>
      <w:del w:id="294" w:author="McKinney, Sean M (DOH)" w:date="2026-01-23T08:49:00Z" w16du:dateUtc="2026-01-23T16:49:00Z">
        <w:r w:rsidR="07ADB83F" w:rsidRPr="007C31AE" w:rsidDel="00D04F0D">
          <w:rPr>
            <w:rFonts w:ascii="Arial" w:hAnsi="Arial" w:cs="Arial"/>
            <w:sz w:val="24"/>
            <w:szCs w:val="24"/>
            <w:rPrChange w:id="295" w:author="McKinney, Sean M (DOH)" w:date="2026-01-23T08:24:00Z" w16du:dateUtc="2026-01-23T16:24:00Z">
              <w:rPr>
                <w:rFonts w:ascii="Arial" w:hAnsi="Arial" w:cs="Arial"/>
                <w:i/>
                <w:iCs/>
                <w:sz w:val="24"/>
                <w:szCs w:val="24"/>
              </w:rPr>
            </w:rPrChange>
          </w:rPr>
          <w:delText xml:space="preserve">ensures </w:delText>
        </w:r>
      </w:del>
      <w:ins w:id="296" w:author="McKinney, Sean M (DOH)" w:date="2026-01-23T08:49:00Z" w16du:dateUtc="2026-01-23T16:49:00Z">
        <w:r w:rsidR="00D04F0D">
          <w:rPr>
            <w:rFonts w:ascii="Arial" w:hAnsi="Arial" w:cs="Arial"/>
            <w:sz w:val="24"/>
            <w:szCs w:val="24"/>
          </w:rPr>
          <w:t>ensured</w:t>
        </w:r>
        <w:r w:rsidR="00D04F0D" w:rsidRPr="007C31AE">
          <w:rPr>
            <w:rFonts w:ascii="Arial" w:hAnsi="Arial" w:cs="Arial"/>
            <w:sz w:val="24"/>
            <w:szCs w:val="24"/>
            <w:rPrChange w:id="297" w:author="McKinney, Sean M (DOH)" w:date="2026-01-23T08:24:00Z" w16du:dateUtc="2026-01-23T16:24:00Z">
              <w:rPr>
                <w:rFonts w:ascii="Arial" w:hAnsi="Arial" w:cs="Arial"/>
                <w:i/>
                <w:iCs/>
                <w:sz w:val="24"/>
                <w:szCs w:val="24"/>
              </w:rPr>
            </w:rPrChange>
          </w:rPr>
          <w:t xml:space="preserve"> </w:t>
        </w:r>
      </w:ins>
      <w:r w:rsidR="07ADB83F" w:rsidRPr="007C31AE">
        <w:rPr>
          <w:rFonts w:ascii="Arial" w:hAnsi="Arial" w:cs="Arial"/>
          <w:sz w:val="24"/>
          <w:szCs w:val="24"/>
          <w:rPrChange w:id="298" w:author="McKinney, Sean M (DOH)" w:date="2026-01-23T08:24:00Z" w16du:dateUtc="2026-01-23T16:24:00Z">
            <w:rPr>
              <w:rFonts w:ascii="Arial" w:hAnsi="Arial" w:cs="Arial"/>
              <w:i/>
              <w:iCs/>
              <w:sz w:val="24"/>
              <w:szCs w:val="24"/>
            </w:rPr>
          </w:rPrChange>
        </w:rPr>
        <w:t xml:space="preserve">that clinicians </w:t>
      </w:r>
      <w:del w:id="299" w:author="McKinney, Sean M (DOH)" w:date="2026-01-23T08:49:00Z" w16du:dateUtc="2026-01-23T16:49:00Z">
        <w:r w:rsidR="07ADB83F" w:rsidRPr="007C31AE" w:rsidDel="00D04F0D">
          <w:rPr>
            <w:rFonts w:ascii="Arial" w:hAnsi="Arial" w:cs="Arial"/>
            <w:sz w:val="24"/>
            <w:szCs w:val="24"/>
            <w:rPrChange w:id="300" w:author="McKinney, Sean M (DOH)" w:date="2026-01-23T08:24:00Z" w16du:dateUtc="2026-01-23T16:24:00Z">
              <w:rPr>
                <w:rFonts w:ascii="Arial" w:hAnsi="Arial" w:cs="Arial"/>
                <w:i/>
                <w:iCs/>
                <w:sz w:val="24"/>
                <w:szCs w:val="24"/>
              </w:rPr>
            </w:rPrChange>
          </w:rPr>
          <w:delText xml:space="preserve">meet </w:delText>
        </w:r>
      </w:del>
      <w:ins w:id="301" w:author="McKinney, Sean M (DOH)" w:date="2026-01-23T08:49:00Z" w16du:dateUtc="2026-01-23T16:49:00Z">
        <w:r w:rsidR="00D04F0D">
          <w:rPr>
            <w:rFonts w:ascii="Arial" w:hAnsi="Arial" w:cs="Arial"/>
            <w:sz w:val="24"/>
            <w:szCs w:val="24"/>
          </w:rPr>
          <w:t>met</w:t>
        </w:r>
        <w:r w:rsidR="00D04F0D" w:rsidRPr="007C31AE">
          <w:rPr>
            <w:rFonts w:ascii="Arial" w:hAnsi="Arial" w:cs="Arial"/>
            <w:sz w:val="24"/>
            <w:szCs w:val="24"/>
            <w:rPrChange w:id="302" w:author="McKinney, Sean M (DOH)" w:date="2026-01-23T08:24:00Z" w16du:dateUtc="2026-01-23T16:24:00Z">
              <w:rPr>
                <w:rFonts w:ascii="Arial" w:hAnsi="Arial" w:cs="Arial"/>
                <w:i/>
                <w:iCs/>
                <w:sz w:val="24"/>
                <w:szCs w:val="24"/>
              </w:rPr>
            </w:rPrChange>
          </w:rPr>
          <w:t xml:space="preserve"> </w:t>
        </w:r>
      </w:ins>
      <w:r w:rsidR="07ADB83F" w:rsidRPr="007C31AE">
        <w:rPr>
          <w:rFonts w:ascii="Arial" w:hAnsi="Arial" w:cs="Arial"/>
          <w:sz w:val="24"/>
          <w:szCs w:val="24"/>
          <w:rPrChange w:id="303" w:author="McKinney, Sean M (DOH)" w:date="2026-01-23T08:24:00Z" w16du:dateUtc="2026-01-23T16:24:00Z">
            <w:rPr>
              <w:rFonts w:ascii="Arial" w:hAnsi="Arial" w:cs="Arial"/>
              <w:i/>
              <w:iCs/>
              <w:sz w:val="24"/>
              <w:szCs w:val="24"/>
            </w:rPr>
          </w:rPrChange>
        </w:rPr>
        <w:t>professional standards prior to providing care.</w:t>
      </w:r>
    </w:p>
    <w:p w14:paraId="373FC04A" w14:textId="77777777" w:rsidR="003D7A46" w:rsidRPr="007C31AE" w:rsidRDefault="003D7A46" w:rsidP="57247BFD">
      <w:pPr>
        <w:pStyle w:val="NoSpacing"/>
        <w:ind w:right="288"/>
        <w:rPr>
          <w:rFonts w:ascii="Arial" w:hAnsi="Arial" w:cs="Arial"/>
          <w:sz w:val="24"/>
          <w:szCs w:val="24"/>
          <w:rPrChange w:id="304" w:author="McKinney, Sean M (DOH)" w:date="2026-01-23T08:24:00Z" w16du:dateUtc="2026-01-23T16:24:00Z">
            <w:rPr>
              <w:rFonts w:ascii="Arial" w:hAnsi="Arial" w:cs="Arial"/>
              <w:i/>
              <w:iCs/>
              <w:sz w:val="24"/>
              <w:szCs w:val="24"/>
            </w:rPr>
          </w:rPrChange>
        </w:rPr>
      </w:pPr>
    </w:p>
    <w:p w14:paraId="5A8575D6" w14:textId="475B32C6" w:rsidR="0481D787" w:rsidRPr="007C31AE" w:rsidRDefault="003D7A46" w:rsidP="57247BFD">
      <w:pPr>
        <w:pStyle w:val="NoSpacing"/>
        <w:ind w:right="288"/>
        <w:rPr>
          <w:rFonts w:ascii="Arial" w:hAnsi="Arial" w:cs="Arial"/>
          <w:sz w:val="24"/>
          <w:szCs w:val="24"/>
          <w:rPrChange w:id="305"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306" w:author="McKinney, Sean M (DOH)" w:date="2026-01-23T08:24:00Z" w16du:dateUtc="2026-01-23T16:24:00Z">
            <w:rPr>
              <w:rFonts w:ascii="Arial" w:hAnsi="Arial" w:cs="Arial"/>
              <w:i/>
              <w:iCs/>
              <w:sz w:val="24"/>
              <w:szCs w:val="24"/>
            </w:rPr>
          </w:rPrChange>
        </w:rPr>
        <w:t xml:space="preserve">In an interview conducted </w:t>
      </w:r>
      <w:r w:rsidR="00165765" w:rsidRPr="007C31AE">
        <w:rPr>
          <w:rFonts w:ascii="Arial" w:hAnsi="Arial" w:cs="Arial"/>
          <w:sz w:val="24"/>
          <w:szCs w:val="24"/>
          <w:rPrChange w:id="307" w:author="McKinney, Sean M (DOH)" w:date="2026-01-23T08:24:00Z" w16du:dateUtc="2026-01-23T16:24:00Z">
            <w:rPr>
              <w:rFonts w:ascii="Arial" w:hAnsi="Arial" w:cs="Arial"/>
              <w:i/>
              <w:iCs/>
              <w:sz w:val="24"/>
              <w:szCs w:val="24"/>
            </w:rPr>
          </w:rPrChange>
        </w:rPr>
        <w:t>by Investigator #1 on 01/20/</w:t>
      </w:r>
      <w:del w:id="308" w:author="McKinney, Sean M (DOH)" w:date="2026-01-23T08:49:00Z" w16du:dateUtc="2026-01-23T16:49:00Z">
        <w:r w:rsidR="00165765" w:rsidRPr="007C31AE" w:rsidDel="00AA5606">
          <w:rPr>
            <w:rFonts w:ascii="Arial" w:hAnsi="Arial" w:cs="Arial"/>
            <w:sz w:val="24"/>
            <w:szCs w:val="24"/>
            <w:rPrChange w:id="309" w:author="McKinney, Sean M (DOH)" w:date="2026-01-23T08:24:00Z" w16du:dateUtc="2026-01-23T16:24:00Z">
              <w:rPr>
                <w:rFonts w:ascii="Arial" w:hAnsi="Arial" w:cs="Arial"/>
                <w:i/>
                <w:iCs/>
                <w:sz w:val="24"/>
                <w:szCs w:val="24"/>
              </w:rPr>
            </w:rPrChange>
          </w:rPr>
          <w:delText>2</w:delText>
        </w:r>
        <w:r w:rsidR="00165765" w:rsidRPr="007C31AE" w:rsidDel="00D04F0D">
          <w:rPr>
            <w:rFonts w:ascii="Arial" w:hAnsi="Arial" w:cs="Arial"/>
            <w:sz w:val="24"/>
            <w:szCs w:val="24"/>
            <w:rPrChange w:id="310" w:author="McKinney, Sean M (DOH)" w:date="2026-01-23T08:24:00Z" w16du:dateUtc="2026-01-23T16:24:00Z">
              <w:rPr>
                <w:rFonts w:ascii="Arial" w:hAnsi="Arial" w:cs="Arial"/>
                <w:i/>
                <w:iCs/>
                <w:sz w:val="24"/>
                <w:szCs w:val="24"/>
              </w:rPr>
            </w:rPrChange>
          </w:rPr>
          <w:delText>0</w:delText>
        </w:r>
      </w:del>
      <w:r w:rsidR="00165765" w:rsidRPr="007C31AE">
        <w:rPr>
          <w:rFonts w:ascii="Arial" w:hAnsi="Arial" w:cs="Arial"/>
          <w:sz w:val="24"/>
          <w:szCs w:val="24"/>
          <w:rPrChange w:id="311" w:author="McKinney, Sean M (DOH)" w:date="2026-01-23T08:24:00Z" w16du:dateUtc="2026-01-23T16:24:00Z">
            <w:rPr>
              <w:rFonts w:ascii="Arial" w:hAnsi="Arial" w:cs="Arial"/>
              <w:i/>
              <w:iCs/>
              <w:sz w:val="24"/>
              <w:szCs w:val="24"/>
            </w:rPr>
          </w:rPrChange>
        </w:rPr>
        <w:t>26 at approximately 10:00 AM</w:t>
      </w:r>
      <w:r w:rsidR="00BA460B" w:rsidRPr="007C31AE">
        <w:rPr>
          <w:rFonts w:ascii="Arial" w:hAnsi="Arial" w:cs="Arial"/>
          <w:sz w:val="24"/>
          <w:szCs w:val="24"/>
          <w:rPrChange w:id="312" w:author="McKinney, Sean M (DOH)" w:date="2026-01-23T08:24:00Z" w16du:dateUtc="2026-01-23T16:24:00Z">
            <w:rPr>
              <w:rFonts w:ascii="Arial" w:hAnsi="Arial" w:cs="Arial"/>
              <w:i/>
              <w:iCs/>
              <w:sz w:val="24"/>
              <w:szCs w:val="24"/>
            </w:rPr>
          </w:rPrChange>
        </w:rPr>
        <w:t xml:space="preserve"> with </w:t>
      </w:r>
      <w:r w:rsidR="007B100B" w:rsidRPr="007C31AE">
        <w:rPr>
          <w:rFonts w:ascii="Arial" w:hAnsi="Arial" w:cs="Arial"/>
          <w:sz w:val="24"/>
          <w:szCs w:val="24"/>
          <w:rPrChange w:id="313" w:author="McKinney, Sean M (DOH)" w:date="2026-01-23T08:24:00Z" w16du:dateUtc="2026-01-23T16:24:00Z">
            <w:rPr>
              <w:rFonts w:ascii="Arial" w:hAnsi="Arial" w:cs="Arial"/>
              <w:i/>
              <w:iCs/>
              <w:sz w:val="24"/>
              <w:szCs w:val="24"/>
            </w:rPr>
          </w:rPrChange>
        </w:rPr>
        <w:t>Staff A and Staff B</w:t>
      </w:r>
      <w:r w:rsidR="00764E15" w:rsidRPr="007C31AE">
        <w:rPr>
          <w:rFonts w:ascii="Arial" w:hAnsi="Arial" w:cs="Arial"/>
          <w:sz w:val="24"/>
          <w:szCs w:val="24"/>
          <w:rPrChange w:id="314" w:author="McKinney, Sean M (DOH)" w:date="2026-01-23T08:24:00Z" w16du:dateUtc="2026-01-23T16:24:00Z">
            <w:rPr>
              <w:rFonts w:ascii="Arial" w:hAnsi="Arial" w:cs="Arial"/>
              <w:i/>
              <w:iCs/>
              <w:sz w:val="24"/>
              <w:szCs w:val="24"/>
            </w:rPr>
          </w:rPrChange>
        </w:rPr>
        <w:t xml:space="preserve">, the </w:t>
      </w:r>
      <w:ins w:id="315" w:author="McKinney, Sean M (DOH)" w:date="2026-01-23T08:52:00Z" w16du:dateUtc="2026-01-23T16:52:00Z">
        <w:r w:rsidR="00F50C87">
          <w:rPr>
            <w:rFonts w:ascii="Arial" w:hAnsi="Arial" w:cs="Arial"/>
            <w:sz w:val="24"/>
            <w:szCs w:val="24"/>
          </w:rPr>
          <w:t>I</w:t>
        </w:r>
      </w:ins>
      <w:del w:id="316" w:author="McKinney, Sean M (DOH)" w:date="2026-01-23T08:52:00Z" w16du:dateUtc="2026-01-23T16:52:00Z">
        <w:r w:rsidR="00764E15" w:rsidRPr="007C31AE" w:rsidDel="00F50C87">
          <w:rPr>
            <w:rFonts w:ascii="Arial" w:hAnsi="Arial" w:cs="Arial"/>
            <w:sz w:val="24"/>
            <w:szCs w:val="24"/>
            <w:rPrChange w:id="317" w:author="McKinney, Sean M (DOH)" w:date="2026-01-23T08:24:00Z" w16du:dateUtc="2026-01-23T16:24:00Z">
              <w:rPr>
                <w:rFonts w:ascii="Arial" w:hAnsi="Arial" w:cs="Arial"/>
                <w:i/>
                <w:iCs/>
                <w:sz w:val="24"/>
                <w:szCs w:val="24"/>
              </w:rPr>
            </w:rPrChange>
          </w:rPr>
          <w:delText>i</w:delText>
        </w:r>
      </w:del>
      <w:r w:rsidR="00764E15" w:rsidRPr="007C31AE">
        <w:rPr>
          <w:rFonts w:ascii="Arial" w:hAnsi="Arial" w:cs="Arial"/>
          <w:sz w:val="24"/>
          <w:szCs w:val="24"/>
          <w:rPrChange w:id="318" w:author="McKinney, Sean M (DOH)" w:date="2026-01-23T08:24:00Z" w16du:dateUtc="2026-01-23T16:24:00Z">
            <w:rPr>
              <w:rFonts w:ascii="Arial" w:hAnsi="Arial" w:cs="Arial"/>
              <w:i/>
              <w:iCs/>
              <w:sz w:val="24"/>
              <w:szCs w:val="24"/>
            </w:rPr>
          </w:rPrChange>
        </w:rPr>
        <w:t>nvestigator inquired if the staff were aware of the 20 day r</w:t>
      </w:r>
      <w:commentRangeStart w:id="319"/>
      <w:r w:rsidR="00764E15" w:rsidRPr="007C31AE">
        <w:rPr>
          <w:rFonts w:ascii="Arial" w:hAnsi="Arial" w:cs="Arial"/>
          <w:sz w:val="24"/>
          <w:szCs w:val="24"/>
          <w:rPrChange w:id="320" w:author="McKinney, Sean M (DOH)" w:date="2026-01-23T08:24:00Z" w16du:dateUtc="2026-01-23T16:24:00Z">
            <w:rPr>
              <w:rFonts w:ascii="Arial" w:hAnsi="Arial" w:cs="Arial"/>
              <w:i/>
              <w:iCs/>
              <w:sz w:val="24"/>
              <w:szCs w:val="24"/>
            </w:rPr>
          </w:rPrChange>
        </w:rPr>
        <w:t>equirement</w:t>
      </w:r>
      <w:commentRangeEnd w:id="319"/>
      <w:r w:rsidR="001A4995" w:rsidRPr="007C31AE">
        <w:rPr>
          <w:rStyle w:val="CommentReference"/>
          <w:rFonts w:ascii="Arial" w:hAnsi="Arial" w:cs="Arial"/>
          <w:sz w:val="24"/>
          <w:szCs w:val="24"/>
          <w:rPrChange w:id="321" w:author="McKinney, Sean M (DOH)" w:date="2026-01-23T08:24:00Z" w16du:dateUtc="2026-01-23T16:24:00Z">
            <w:rPr>
              <w:rStyle w:val="CommentReference"/>
              <w:rFonts w:ascii="Arial" w:hAnsi="Arial" w:cs="Arial"/>
              <w:i/>
              <w:iCs/>
              <w:sz w:val="24"/>
              <w:szCs w:val="24"/>
            </w:rPr>
          </w:rPrChange>
        </w:rPr>
        <w:commentReference w:id="319"/>
      </w:r>
      <w:r w:rsidR="00764E15" w:rsidRPr="007C31AE">
        <w:rPr>
          <w:rFonts w:ascii="Arial" w:hAnsi="Arial" w:cs="Arial"/>
          <w:sz w:val="24"/>
          <w:szCs w:val="24"/>
          <w:rPrChange w:id="322" w:author="McKinney, Sean M (DOH)" w:date="2026-01-23T08:24:00Z" w16du:dateUtc="2026-01-23T16:24:00Z">
            <w:rPr>
              <w:rFonts w:ascii="Arial" w:hAnsi="Arial" w:cs="Arial"/>
              <w:i/>
              <w:iCs/>
              <w:sz w:val="24"/>
              <w:szCs w:val="24"/>
            </w:rPr>
          </w:rPrChange>
        </w:rPr>
        <w:t xml:space="preserve"> indicated by WAC 246-341-0410</w:t>
      </w:r>
      <w:r w:rsidR="00E8611C" w:rsidRPr="007C31AE">
        <w:rPr>
          <w:rFonts w:ascii="Arial" w:hAnsi="Arial" w:cs="Arial"/>
          <w:sz w:val="24"/>
          <w:szCs w:val="24"/>
          <w:rPrChange w:id="323" w:author="McKinney, Sean M (DOH)" w:date="2026-01-23T08:24:00Z" w16du:dateUtc="2026-01-23T16:24:00Z">
            <w:rPr>
              <w:rFonts w:ascii="Arial" w:hAnsi="Arial" w:cs="Arial"/>
              <w:i/>
              <w:iCs/>
              <w:sz w:val="24"/>
              <w:szCs w:val="24"/>
            </w:rPr>
          </w:rPrChange>
        </w:rPr>
        <w:t>, Staff A stated that it would</w:t>
      </w:r>
      <w:ins w:id="324" w:author="McKinney, Sean M (DOH)" w:date="2026-01-23T08:53:00Z" w16du:dateUtc="2026-01-23T16:53:00Z">
        <w:r w:rsidR="001A4995">
          <w:rPr>
            <w:rFonts w:ascii="Arial" w:hAnsi="Arial" w:cs="Arial"/>
            <w:sz w:val="24"/>
            <w:szCs w:val="24"/>
          </w:rPr>
          <w:t xml:space="preserve"> </w:t>
        </w:r>
      </w:ins>
      <w:r w:rsidR="002E66DE" w:rsidRPr="007C31AE">
        <w:rPr>
          <w:rFonts w:ascii="Arial" w:hAnsi="Arial" w:cs="Arial"/>
          <w:sz w:val="24"/>
          <w:szCs w:val="24"/>
          <w:rPrChange w:id="325" w:author="McKinney, Sean M (DOH)" w:date="2026-01-23T08:24:00Z" w16du:dateUtc="2026-01-23T16:24:00Z">
            <w:rPr>
              <w:rFonts w:ascii="Arial" w:hAnsi="Arial" w:cs="Arial"/>
              <w:i/>
              <w:iCs/>
              <w:sz w:val="24"/>
              <w:szCs w:val="24"/>
            </w:rPr>
          </w:rPrChange>
        </w:rPr>
        <w:t>n</w:t>
      </w:r>
      <w:ins w:id="326" w:author="McKinney, Sean M (DOH)" w:date="2026-01-23T08:53:00Z" w16du:dateUtc="2026-01-23T16:53:00Z">
        <w:r w:rsidR="001A4995">
          <w:rPr>
            <w:rFonts w:ascii="Arial" w:hAnsi="Arial" w:cs="Arial"/>
            <w:sz w:val="24"/>
            <w:szCs w:val="24"/>
          </w:rPr>
          <w:t>o</w:t>
        </w:r>
      </w:ins>
      <w:del w:id="327" w:author="McKinney, Sean M (DOH)" w:date="2026-01-23T08:53:00Z" w16du:dateUtc="2026-01-23T16:53:00Z">
        <w:r w:rsidR="002E66DE" w:rsidRPr="007C31AE" w:rsidDel="001A4995">
          <w:rPr>
            <w:rFonts w:ascii="Arial" w:hAnsi="Arial" w:cs="Arial"/>
            <w:sz w:val="24"/>
            <w:szCs w:val="24"/>
            <w:rPrChange w:id="328" w:author="McKinney, Sean M (DOH)" w:date="2026-01-23T08:24:00Z" w16du:dateUtc="2026-01-23T16:24:00Z">
              <w:rPr>
                <w:rFonts w:ascii="Arial" w:hAnsi="Arial" w:cs="Arial"/>
                <w:i/>
                <w:iCs/>
                <w:sz w:val="24"/>
                <w:szCs w:val="24"/>
              </w:rPr>
            </w:rPrChange>
          </w:rPr>
          <w:delText>’</w:delText>
        </w:r>
      </w:del>
      <w:r w:rsidR="002E66DE" w:rsidRPr="007C31AE">
        <w:rPr>
          <w:rFonts w:ascii="Arial" w:hAnsi="Arial" w:cs="Arial"/>
          <w:sz w:val="24"/>
          <w:szCs w:val="24"/>
          <w:rPrChange w:id="329" w:author="McKinney, Sean M (DOH)" w:date="2026-01-23T08:24:00Z" w16du:dateUtc="2026-01-23T16:24:00Z">
            <w:rPr>
              <w:rFonts w:ascii="Arial" w:hAnsi="Arial" w:cs="Arial"/>
              <w:i/>
              <w:iCs/>
              <w:sz w:val="24"/>
              <w:szCs w:val="24"/>
            </w:rPr>
          </w:rPrChange>
        </w:rPr>
        <w:t>t</w:t>
      </w:r>
      <w:r w:rsidR="00E8611C" w:rsidRPr="007C31AE">
        <w:rPr>
          <w:rFonts w:ascii="Arial" w:hAnsi="Arial" w:cs="Arial"/>
          <w:sz w:val="24"/>
          <w:szCs w:val="24"/>
          <w:rPrChange w:id="330" w:author="McKinney, Sean M (DOH)" w:date="2026-01-23T08:24:00Z" w16du:dateUtc="2026-01-23T16:24:00Z">
            <w:rPr>
              <w:rFonts w:ascii="Arial" w:hAnsi="Arial" w:cs="Arial"/>
              <w:i/>
              <w:iCs/>
              <w:sz w:val="24"/>
              <w:szCs w:val="24"/>
            </w:rPr>
          </w:rPrChange>
        </w:rPr>
        <w:t xml:space="preserve"> be news to them if there was a requirement to report unprofessional conduct</w:t>
      </w:r>
      <w:r w:rsidR="00F4733E" w:rsidRPr="007C31AE">
        <w:rPr>
          <w:rFonts w:ascii="Arial" w:hAnsi="Arial" w:cs="Arial"/>
          <w:sz w:val="24"/>
          <w:szCs w:val="24"/>
          <w:rPrChange w:id="331" w:author="McKinney, Sean M (DOH)" w:date="2026-01-23T08:24:00Z" w16du:dateUtc="2026-01-23T16:24:00Z">
            <w:rPr>
              <w:rFonts w:ascii="Arial" w:hAnsi="Arial" w:cs="Arial"/>
              <w:i/>
              <w:iCs/>
              <w:sz w:val="24"/>
              <w:szCs w:val="24"/>
            </w:rPr>
          </w:rPrChange>
        </w:rPr>
        <w:t xml:space="preserve">, but they were unaware of the 20 day requirement stated in the WAC. Staff B </w:t>
      </w:r>
      <w:r w:rsidR="00DE0FD2" w:rsidRPr="007C31AE">
        <w:rPr>
          <w:rFonts w:ascii="Arial" w:hAnsi="Arial" w:cs="Arial"/>
          <w:sz w:val="24"/>
          <w:szCs w:val="24"/>
          <w:rPrChange w:id="332" w:author="McKinney, Sean M (DOH)" w:date="2026-01-23T08:24:00Z" w16du:dateUtc="2026-01-23T16:24:00Z">
            <w:rPr>
              <w:rFonts w:ascii="Arial" w:hAnsi="Arial" w:cs="Arial"/>
              <w:i/>
              <w:iCs/>
              <w:sz w:val="24"/>
              <w:szCs w:val="24"/>
            </w:rPr>
          </w:rPrChange>
        </w:rPr>
        <w:t>requested to know where the requirement was listed, and noted this was not something they were aware of.</w:t>
      </w:r>
      <w:r w:rsidR="00805882" w:rsidRPr="007C31AE">
        <w:rPr>
          <w:rFonts w:ascii="Arial" w:hAnsi="Arial" w:cs="Arial"/>
          <w:sz w:val="24"/>
          <w:szCs w:val="24"/>
          <w:rPrChange w:id="333" w:author="McKinney, Sean M (DOH)" w:date="2026-01-23T08:24:00Z" w16du:dateUtc="2026-01-23T16:24:00Z">
            <w:rPr>
              <w:rFonts w:ascii="Arial" w:hAnsi="Arial" w:cs="Arial"/>
              <w:i/>
              <w:iCs/>
              <w:sz w:val="24"/>
              <w:szCs w:val="24"/>
            </w:rPr>
          </w:rPrChange>
        </w:rPr>
        <w:t xml:space="preserve"> Staff B continued to </w:t>
      </w:r>
      <w:del w:id="334" w:author="McKinney, Sean M (DOH)" w:date="2026-01-23T08:54:00Z" w16du:dateUtc="2026-01-23T16:54:00Z">
        <w:r w:rsidR="006647BF" w:rsidRPr="007C31AE" w:rsidDel="007C2A6E">
          <w:rPr>
            <w:rFonts w:ascii="Arial" w:hAnsi="Arial" w:cs="Arial"/>
            <w:sz w:val="24"/>
            <w:szCs w:val="24"/>
            <w:rPrChange w:id="335" w:author="McKinney, Sean M (DOH)" w:date="2026-01-23T08:24:00Z" w16du:dateUtc="2026-01-23T16:24:00Z">
              <w:rPr>
                <w:rFonts w:ascii="Arial" w:hAnsi="Arial" w:cs="Arial"/>
                <w:i/>
                <w:iCs/>
                <w:sz w:val="24"/>
                <w:szCs w:val="24"/>
              </w:rPr>
            </w:rPrChange>
          </w:rPr>
          <w:delText>noted</w:delText>
        </w:r>
        <w:r w:rsidR="00805882" w:rsidRPr="007C31AE" w:rsidDel="007C2A6E">
          <w:rPr>
            <w:rFonts w:ascii="Arial" w:hAnsi="Arial" w:cs="Arial"/>
            <w:sz w:val="24"/>
            <w:szCs w:val="24"/>
            <w:rPrChange w:id="336" w:author="McKinney, Sean M (DOH)" w:date="2026-01-23T08:24:00Z" w16du:dateUtc="2026-01-23T16:24:00Z">
              <w:rPr>
                <w:rFonts w:ascii="Arial" w:hAnsi="Arial" w:cs="Arial"/>
                <w:i/>
                <w:iCs/>
                <w:sz w:val="24"/>
                <w:szCs w:val="24"/>
              </w:rPr>
            </w:rPrChange>
          </w:rPr>
          <w:delText xml:space="preserve"> </w:delText>
        </w:r>
      </w:del>
      <w:ins w:id="337" w:author="McKinney, Sean M (DOH)" w:date="2026-01-23T08:54:00Z" w16du:dateUtc="2026-01-23T16:54:00Z">
        <w:r w:rsidR="007C2A6E">
          <w:rPr>
            <w:rFonts w:ascii="Arial" w:hAnsi="Arial" w:cs="Arial"/>
            <w:sz w:val="24"/>
            <w:szCs w:val="24"/>
          </w:rPr>
          <w:t>note</w:t>
        </w:r>
        <w:r w:rsidR="007C2A6E" w:rsidRPr="007C31AE">
          <w:rPr>
            <w:rFonts w:ascii="Arial" w:hAnsi="Arial" w:cs="Arial"/>
            <w:sz w:val="24"/>
            <w:szCs w:val="24"/>
            <w:rPrChange w:id="338" w:author="McKinney, Sean M (DOH)" w:date="2026-01-23T08:24:00Z" w16du:dateUtc="2026-01-23T16:24:00Z">
              <w:rPr>
                <w:rFonts w:ascii="Arial" w:hAnsi="Arial" w:cs="Arial"/>
                <w:i/>
                <w:iCs/>
                <w:sz w:val="24"/>
                <w:szCs w:val="24"/>
              </w:rPr>
            </w:rPrChange>
          </w:rPr>
          <w:t xml:space="preserve"> </w:t>
        </w:r>
      </w:ins>
      <w:r w:rsidR="00805882" w:rsidRPr="007C31AE">
        <w:rPr>
          <w:rFonts w:ascii="Arial" w:hAnsi="Arial" w:cs="Arial"/>
          <w:sz w:val="24"/>
          <w:szCs w:val="24"/>
          <w:rPrChange w:id="339" w:author="McKinney, Sean M (DOH)" w:date="2026-01-23T08:24:00Z" w16du:dateUtc="2026-01-23T16:24:00Z">
            <w:rPr>
              <w:rFonts w:ascii="Arial" w:hAnsi="Arial" w:cs="Arial"/>
              <w:i/>
              <w:iCs/>
              <w:sz w:val="24"/>
              <w:szCs w:val="24"/>
            </w:rPr>
          </w:rPrChange>
        </w:rPr>
        <w:t>their facility had reported previous employees for termination</w:t>
      </w:r>
      <w:r w:rsidR="00843D6F" w:rsidRPr="007C31AE">
        <w:rPr>
          <w:rFonts w:ascii="Arial" w:hAnsi="Arial" w:cs="Arial"/>
          <w:sz w:val="24"/>
          <w:szCs w:val="24"/>
          <w:rPrChange w:id="340" w:author="McKinney, Sean M (DOH)" w:date="2026-01-23T08:24:00Z" w16du:dateUtc="2026-01-23T16:24:00Z">
            <w:rPr>
              <w:rFonts w:ascii="Arial" w:hAnsi="Arial" w:cs="Arial"/>
              <w:i/>
              <w:iCs/>
              <w:sz w:val="24"/>
              <w:szCs w:val="24"/>
            </w:rPr>
          </w:rPrChange>
        </w:rPr>
        <w:t>, and they were unaware why the Human Resources team (HR) was unaware of the reporting requirement.</w:t>
      </w:r>
      <w:r w:rsidR="00361A4E" w:rsidRPr="007C31AE">
        <w:rPr>
          <w:rFonts w:ascii="Arial" w:hAnsi="Arial" w:cs="Arial"/>
          <w:sz w:val="24"/>
          <w:szCs w:val="24"/>
          <w:rPrChange w:id="341" w:author="McKinney, Sean M (DOH)" w:date="2026-01-23T08:24:00Z" w16du:dateUtc="2026-01-23T16:24:00Z">
            <w:rPr>
              <w:rFonts w:ascii="Arial" w:hAnsi="Arial" w:cs="Arial"/>
              <w:i/>
              <w:iCs/>
              <w:sz w:val="24"/>
              <w:szCs w:val="24"/>
            </w:rPr>
          </w:rPrChange>
        </w:rPr>
        <w:t xml:space="preserve"> The </w:t>
      </w:r>
      <w:ins w:id="342" w:author="McKinney, Sean M (DOH)" w:date="2026-01-23T08:54:00Z" w16du:dateUtc="2026-01-23T16:54:00Z">
        <w:r w:rsidR="007C2A6E">
          <w:rPr>
            <w:rFonts w:ascii="Arial" w:hAnsi="Arial" w:cs="Arial"/>
            <w:sz w:val="24"/>
            <w:szCs w:val="24"/>
          </w:rPr>
          <w:t>I</w:t>
        </w:r>
      </w:ins>
      <w:del w:id="343" w:author="McKinney, Sean M (DOH)" w:date="2026-01-23T08:54:00Z" w16du:dateUtc="2026-01-23T16:54:00Z">
        <w:r w:rsidR="00361A4E" w:rsidRPr="007C31AE" w:rsidDel="007C2A6E">
          <w:rPr>
            <w:rFonts w:ascii="Arial" w:hAnsi="Arial" w:cs="Arial"/>
            <w:sz w:val="24"/>
            <w:szCs w:val="24"/>
            <w:rPrChange w:id="344" w:author="McKinney, Sean M (DOH)" w:date="2026-01-23T08:24:00Z" w16du:dateUtc="2026-01-23T16:24:00Z">
              <w:rPr>
                <w:rFonts w:ascii="Arial" w:hAnsi="Arial" w:cs="Arial"/>
                <w:i/>
                <w:iCs/>
                <w:sz w:val="24"/>
                <w:szCs w:val="24"/>
              </w:rPr>
            </w:rPrChange>
          </w:rPr>
          <w:delText>i</w:delText>
        </w:r>
      </w:del>
      <w:r w:rsidR="00361A4E" w:rsidRPr="007C31AE">
        <w:rPr>
          <w:rFonts w:ascii="Arial" w:hAnsi="Arial" w:cs="Arial"/>
          <w:sz w:val="24"/>
          <w:szCs w:val="24"/>
          <w:rPrChange w:id="345" w:author="McKinney, Sean M (DOH)" w:date="2026-01-23T08:24:00Z" w16du:dateUtc="2026-01-23T16:24:00Z">
            <w:rPr>
              <w:rFonts w:ascii="Arial" w:hAnsi="Arial" w:cs="Arial"/>
              <w:i/>
              <w:iCs/>
              <w:sz w:val="24"/>
              <w:szCs w:val="24"/>
            </w:rPr>
          </w:rPrChange>
        </w:rPr>
        <w:t xml:space="preserve">nvestigator </w:t>
      </w:r>
      <w:r w:rsidR="00B75B2A" w:rsidRPr="007C31AE">
        <w:rPr>
          <w:rFonts w:ascii="Arial" w:hAnsi="Arial" w:cs="Arial"/>
          <w:sz w:val="24"/>
          <w:szCs w:val="24"/>
          <w:rPrChange w:id="346" w:author="McKinney, Sean M (DOH)" w:date="2026-01-23T08:24:00Z" w16du:dateUtc="2026-01-23T16:24:00Z">
            <w:rPr>
              <w:rFonts w:ascii="Arial" w:hAnsi="Arial" w:cs="Arial"/>
              <w:i/>
              <w:iCs/>
              <w:sz w:val="24"/>
              <w:szCs w:val="24"/>
            </w:rPr>
          </w:rPrChange>
        </w:rPr>
        <w:t xml:space="preserve">inquired if the prior investigation </w:t>
      </w:r>
      <w:r w:rsidR="00D368A0" w:rsidRPr="007C31AE">
        <w:rPr>
          <w:rFonts w:ascii="Arial" w:hAnsi="Arial" w:cs="Arial"/>
          <w:sz w:val="24"/>
          <w:szCs w:val="24"/>
          <w:rPrChange w:id="347" w:author="McKinney, Sean M (DOH)" w:date="2026-01-23T08:24:00Z" w16du:dateUtc="2026-01-23T16:24:00Z">
            <w:rPr>
              <w:rFonts w:ascii="Arial" w:hAnsi="Arial" w:cs="Arial"/>
              <w:i/>
              <w:iCs/>
              <w:sz w:val="24"/>
              <w:szCs w:val="24"/>
            </w:rPr>
          </w:rPrChange>
        </w:rPr>
        <w:t xml:space="preserve">had any impact on the </w:t>
      </w:r>
      <w:del w:id="348" w:author="McKinney, Sean M (DOH)" w:date="2026-01-23T08:54:00Z" w16du:dateUtc="2026-01-23T16:54:00Z">
        <w:r w:rsidR="00D368A0" w:rsidRPr="007C31AE" w:rsidDel="007C2A6E">
          <w:rPr>
            <w:rFonts w:ascii="Arial" w:hAnsi="Arial" w:cs="Arial"/>
            <w:sz w:val="24"/>
            <w:szCs w:val="24"/>
            <w:rPrChange w:id="349" w:author="McKinney, Sean M (DOH)" w:date="2026-01-23T08:24:00Z" w16du:dateUtc="2026-01-23T16:24:00Z">
              <w:rPr>
                <w:rFonts w:ascii="Arial" w:hAnsi="Arial" w:cs="Arial"/>
                <w:i/>
                <w:iCs/>
                <w:sz w:val="24"/>
                <w:szCs w:val="24"/>
              </w:rPr>
            </w:rPrChange>
          </w:rPr>
          <w:delText xml:space="preserve">facilities </w:delText>
        </w:r>
      </w:del>
      <w:ins w:id="350" w:author="McKinney, Sean M (DOH)" w:date="2026-01-23T08:54:00Z" w16du:dateUtc="2026-01-23T16:54:00Z">
        <w:r w:rsidR="007C2A6E">
          <w:rPr>
            <w:rFonts w:ascii="Arial" w:hAnsi="Arial" w:cs="Arial"/>
            <w:sz w:val="24"/>
            <w:szCs w:val="24"/>
          </w:rPr>
          <w:t>facility's</w:t>
        </w:r>
        <w:r w:rsidR="007C2A6E" w:rsidRPr="007C31AE">
          <w:rPr>
            <w:rFonts w:ascii="Arial" w:hAnsi="Arial" w:cs="Arial"/>
            <w:sz w:val="24"/>
            <w:szCs w:val="24"/>
            <w:rPrChange w:id="351" w:author="McKinney, Sean M (DOH)" w:date="2026-01-23T08:24:00Z" w16du:dateUtc="2026-01-23T16:24:00Z">
              <w:rPr>
                <w:rFonts w:ascii="Arial" w:hAnsi="Arial" w:cs="Arial"/>
                <w:i/>
                <w:iCs/>
                <w:sz w:val="24"/>
                <w:szCs w:val="24"/>
              </w:rPr>
            </w:rPrChange>
          </w:rPr>
          <w:t xml:space="preserve"> </w:t>
        </w:r>
      </w:ins>
      <w:r w:rsidR="00D368A0" w:rsidRPr="007C31AE">
        <w:rPr>
          <w:rFonts w:ascii="Arial" w:hAnsi="Arial" w:cs="Arial"/>
          <w:sz w:val="24"/>
          <w:szCs w:val="24"/>
          <w:rPrChange w:id="352" w:author="McKinney, Sean M (DOH)" w:date="2026-01-23T08:24:00Z" w16du:dateUtc="2026-01-23T16:24:00Z">
            <w:rPr>
              <w:rFonts w:ascii="Arial" w:hAnsi="Arial" w:cs="Arial"/>
              <w:i/>
              <w:iCs/>
              <w:sz w:val="24"/>
              <w:szCs w:val="24"/>
            </w:rPr>
          </w:rPrChange>
        </w:rPr>
        <w:t>understanding of the reporting requirements</w:t>
      </w:r>
      <w:del w:id="353" w:author="McKinney, Sean M (DOH)" w:date="2026-01-23T08:54:00Z" w16du:dateUtc="2026-01-23T16:54:00Z">
        <w:r w:rsidR="00D368A0" w:rsidRPr="007C31AE" w:rsidDel="007C2A6E">
          <w:rPr>
            <w:rFonts w:ascii="Arial" w:hAnsi="Arial" w:cs="Arial"/>
            <w:sz w:val="24"/>
            <w:szCs w:val="24"/>
            <w:rPrChange w:id="354" w:author="McKinney, Sean M (DOH)" w:date="2026-01-23T08:24:00Z" w16du:dateUtc="2026-01-23T16:24:00Z">
              <w:rPr>
                <w:rFonts w:ascii="Arial" w:hAnsi="Arial" w:cs="Arial"/>
                <w:i/>
                <w:iCs/>
                <w:sz w:val="24"/>
                <w:szCs w:val="24"/>
              </w:rPr>
            </w:rPrChange>
          </w:rPr>
          <w:delText xml:space="preserve">, </w:delText>
        </w:r>
      </w:del>
      <w:ins w:id="355" w:author="McKinney, Sean M (DOH)" w:date="2026-01-23T08:54:00Z" w16du:dateUtc="2026-01-23T16:54:00Z">
        <w:r w:rsidR="007C2A6E">
          <w:rPr>
            <w:rFonts w:ascii="Arial" w:hAnsi="Arial" w:cs="Arial"/>
            <w:sz w:val="24"/>
            <w:szCs w:val="24"/>
          </w:rPr>
          <w:t>.</w:t>
        </w:r>
        <w:r w:rsidR="007C2A6E" w:rsidRPr="007C31AE">
          <w:rPr>
            <w:rFonts w:ascii="Arial" w:hAnsi="Arial" w:cs="Arial"/>
            <w:sz w:val="24"/>
            <w:szCs w:val="24"/>
            <w:rPrChange w:id="356" w:author="McKinney, Sean M (DOH)" w:date="2026-01-23T08:24:00Z" w16du:dateUtc="2026-01-23T16:24:00Z">
              <w:rPr>
                <w:rFonts w:ascii="Arial" w:hAnsi="Arial" w:cs="Arial"/>
                <w:i/>
                <w:iCs/>
                <w:sz w:val="24"/>
                <w:szCs w:val="24"/>
              </w:rPr>
            </w:rPrChange>
          </w:rPr>
          <w:t xml:space="preserve"> </w:t>
        </w:r>
      </w:ins>
      <w:r w:rsidR="00D368A0" w:rsidRPr="007C31AE">
        <w:rPr>
          <w:rFonts w:ascii="Arial" w:hAnsi="Arial" w:cs="Arial"/>
          <w:sz w:val="24"/>
          <w:szCs w:val="24"/>
          <w:rPrChange w:id="357" w:author="McKinney, Sean M (DOH)" w:date="2026-01-23T08:24:00Z" w16du:dateUtc="2026-01-23T16:24:00Z">
            <w:rPr>
              <w:rFonts w:ascii="Arial" w:hAnsi="Arial" w:cs="Arial"/>
              <w:i/>
              <w:iCs/>
              <w:sz w:val="24"/>
              <w:szCs w:val="24"/>
            </w:rPr>
          </w:rPrChange>
        </w:rPr>
        <w:t>Staff B stated</w:t>
      </w:r>
      <w:ins w:id="358" w:author="McKinney, Sean M (DOH)" w:date="2026-01-23T08:54:00Z" w16du:dateUtc="2026-01-23T16:54:00Z">
        <w:r w:rsidR="007C2A6E">
          <w:rPr>
            <w:rFonts w:ascii="Arial" w:hAnsi="Arial" w:cs="Arial"/>
            <w:sz w:val="24"/>
            <w:szCs w:val="24"/>
          </w:rPr>
          <w:t>,</w:t>
        </w:r>
      </w:ins>
      <w:r w:rsidR="00D368A0" w:rsidRPr="007C31AE">
        <w:rPr>
          <w:rFonts w:ascii="Arial" w:hAnsi="Arial" w:cs="Arial"/>
          <w:sz w:val="24"/>
          <w:szCs w:val="24"/>
          <w:rPrChange w:id="359" w:author="McKinney, Sean M (DOH)" w:date="2026-01-23T08:24:00Z" w16du:dateUtc="2026-01-23T16:24:00Z">
            <w:rPr>
              <w:rFonts w:ascii="Arial" w:hAnsi="Arial" w:cs="Arial"/>
              <w:i/>
              <w:iCs/>
              <w:sz w:val="24"/>
              <w:szCs w:val="24"/>
            </w:rPr>
          </w:rPrChange>
        </w:rPr>
        <w:t xml:space="preserve"> “I think that would be the reason or explanation of why that didn’t take place.”</w:t>
      </w:r>
      <w:r w:rsidR="00657971" w:rsidRPr="007C31AE">
        <w:rPr>
          <w:rFonts w:ascii="Arial" w:hAnsi="Arial" w:cs="Arial"/>
          <w:sz w:val="24"/>
          <w:szCs w:val="24"/>
          <w:rPrChange w:id="360" w:author="McKinney, Sean M (DOH)" w:date="2026-01-23T08:24:00Z" w16du:dateUtc="2026-01-23T16:24:00Z">
            <w:rPr>
              <w:rFonts w:ascii="Arial" w:hAnsi="Arial" w:cs="Arial"/>
              <w:i/>
              <w:iCs/>
              <w:sz w:val="24"/>
              <w:szCs w:val="24"/>
            </w:rPr>
          </w:rPrChange>
        </w:rPr>
        <w:t xml:space="preserve"> </w:t>
      </w:r>
      <w:r w:rsidR="00F17233" w:rsidRPr="007C31AE">
        <w:rPr>
          <w:rFonts w:ascii="Arial" w:hAnsi="Arial" w:cs="Arial"/>
          <w:sz w:val="24"/>
          <w:szCs w:val="24"/>
          <w:rPrChange w:id="361" w:author="McKinney, Sean M (DOH)" w:date="2026-01-23T08:24:00Z" w16du:dateUtc="2026-01-23T16:24:00Z">
            <w:rPr>
              <w:rFonts w:ascii="Arial" w:hAnsi="Arial" w:cs="Arial"/>
              <w:i/>
              <w:iCs/>
              <w:sz w:val="24"/>
              <w:szCs w:val="24"/>
            </w:rPr>
          </w:rPrChange>
        </w:rPr>
        <w:t xml:space="preserve">Staff A noted reviewing policy for </w:t>
      </w:r>
      <w:r w:rsidR="00BB2ABA" w:rsidRPr="007C31AE">
        <w:rPr>
          <w:rFonts w:ascii="Arial" w:hAnsi="Arial" w:cs="Arial"/>
          <w:sz w:val="24"/>
          <w:szCs w:val="24"/>
          <w:rPrChange w:id="362" w:author="McKinney, Sean M (DOH)" w:date="2026-01-23T08:24:00Z" w16du:dateUtc="2026-01-23T16:24:00Z">
            <w:rPr>
              <w:rFonts w:ascii="Arial" w:hAnsi="Arial" w:cs="Arial"/>
              <w:i/>
              <w:iCs/>
              <w:sz w:val="24"/>
              <w:szCs w:val="24"/>
            </w:rPr>
          </w:rPrChange>
        </w:rPr>
        <w:t>the requirements indicated by WAC 246-341-0410</w:t>
      </w:r>
      <w:r w:rsidR="002A34D4" w:rsidRPr="007C31AE">
        <w:rPr>
          <w:rFonts w:ascii="Arial" w:hAnsi="Arial" w:cs="Arial"/>
          <w:sz w:val="24"/>
          <w:szCs w:val="24"/>
          <w:rPrChange w:id="363" w:author="McKinney, Sean M (DOH)" w:date="2026-01-23T08:24:00Z" w16du:dateUtc="2026-01-23T16:24:00Z">
            <w:rPr>
              <w:rFonts w:ascii="Arial" w:hAnsi="Arial" w:cs="Arial"/>
              <w:i/>
              <w:iCs/>
              <w:sz w:val="24"/>
              <w:szCs w:val="24"/>
            </w:rPr>
          </w:rPrChange>
        </w:rPr>
        <w:t>, following a few moments</w:t>
      </w:r>
      <w:ins w:id="364" w:author="McKinney, Sean M (DOH)" w:date="2026-01-23T08:55:00Z" w16du:dateUtc="2026-01-23T16:55:00Z">
        <w:r w:rsidR="00900275">
          <w:rPr>
            <w:rFonts w:ascii="Arial" w:hAnsi="Arial" w:cs="Arial"/>
            <w:sz w:val="24"/>
            <w:szCs w:val="24"/>
          </w:rPr>
          <w:t>,</w:t>
        </w:r>
      </w:ins>
      <w:r w:rsidR="002A34D4" w:rsidRPr="007C31AE">
        <w:rPr>
          <w:rFonts w:ascii="Arial" w:hAnsi="Arial" w:cs="Arial"/>
          <w:sz w:val="24"/>
          <w:szCs w:val="24"/>
          <w:rPrChange w:id="365" w:author="McKinney, Sean M (DOH)" w:date="2026-01-23T08:24:00Z" w16du:dateUtc="2026-01-23T16:24:00Z">
            <w:rPr>
              <w:rFonts w:ascii="Arial" w:hAnsi="Arial" w:cs="Arial"/>
              <w:i/>
              <w:iCs/>
              <w:sz w:val="24"/>
              <w:szCs w:val="24"/>
            </w:rPr>
          </w:rPrChange>
        </w:rPr>
        <w:t xml:space="preserve"> Staff A and Staff B agreed that </w:t>
      </w:r>
      <w:r w:rsidR="00C76AE6" w:rsidRPr="007C31AE">
        <w:rPr>
          <w:rFonts w:ascii="Arial" w:hAnsi="Arial" w:cs="Arial"/>
          <w:sz w:val="24"/>
          <w:szCs w:val="24"/>
          <w:rPrChange w:id="366" w:author="McKinney, Sean M (DOH)" w:date="2026-01-23T08:24:00Z" w16du:dateUtc="2026-01-23T16:24:00Z">
            <w:rPr>
              <w:rFonts w:ascii="Arial" w:hAnsi="Arial" w:cs="Arial"/>
              <w:i/>
              <w:iCs/>
              <w:sz w:val="24"/>
              <w:szCs w:val="24"/>
            </w:rPr>
          </w:rPrChange>
        </w:rPr>
        <w:t xml:space="preserve">“we don’t see this in black and white in our policy and that is something we should change.” Staff A and Staff B agreed that </w:t>
      </w:r>
      <w:r w:rsidR="00E4451E" w:rsidRPr="007C31AE">
        <w:rPr>
          <w:rFonts w:ascii="Arial" w:hAnsi="Arial" w:cs="Arial"/>
          <w:sz w:val="24"/>
          <w:szCs w:val="24"/>
          <w:rPrChange w:id="367" w:author="McKinney, Sean M (DOH)" w:date="2026-01-23T08:24:00Z" w16du:dateUtc="2026-01-23T16:24:00Z">
            <w:rPr>
              <w:rFonts w:ascii="Arial" w:hAnsi="Arial" w:cs="Arial"/>
              <w:i/>
              <w:iCs/>
              <w:sz w:val="24"/>
              <w:szCs w:val="24"/>
            </w:rPr>
          </w:rPrChange>
        </w:rPr>
        <w:t>a</w:t>
      </w:r>
      <w:r w:rsidR="000710AA" w:rsidRPr="007C31AE">
        <w:rPr>
          <w:rFonts w:ascii="Arial" w:hAnsi="Arial" w:cs="Arial"/>
          <w:sz w:val="24"/>
          <w:szCs w:val="24"/>
          <w:rPrChange w:id="368" w:author="McKinney, Sean M (DOH)" w:date="2026-01-23T08:24:00Z" w16du:dateUtc="2026-01-23T16:24:00Z">
            <w:rPr>
              <w:rFonts w:ascii="Arial" w:hAnsi="Arial" w:cs="Arial"/>
              <w:i/>
              <w:iCs/>
              <w:sz w:val="24"/>
              <w:szCs w:val="24"/>
            </w:rPr>
          </w:rPrChange>
        </w:rPr>
        <w:t xml:space="preserve"> training </w:t>
      </w:r>
      <w:r w:rsidR="00A62D7E" w:rsidRPr="007C31AE">
        <w:rPr>
          <w:rFonts w:ascii="Arial" w:hAnsi="Arial" w:cs="Arial"/>
          <w:sz w:val="24"/>
          <w:szCs w:val="24"/>
          <w:rPrChange w:id="369" w:author="McKinney, Sean M (DOH)" w:date="2026-01-23T08:24:00Z" w16du:dateUtc="2026-01-23T16:24:00Z">
            <w:rPr>
              <w:rFonts w:ascii="Arial" w:hAnsi="Arial" w:cs="Arial"/>
              <w:i/>
              <w:iCs/>
              <w:sz w:val="24"/>
              <w:szCs w:val="24"/>
            </w:rPr>
          </w:rPrChange>
        </w:rPr>
        <w:t xml:space="preserve">should be </w:t>
      </w:r>
      <w:del w:id="370" w:author="McKinney, Sean M (DOH)" w:date="2026-01-23T08:55:00Z" w16du:dateUtc="2026-01-23T16:55:00Z">
        <w:r w:rsidR="00A62D7E" w:rsidRPr="007C31AE" w:rsidDel="00900275">
          <w:rPr>
            <w:rFonts w:ascii="Arial" w:hAnsi="Arial" w:cs="Arial"/>
            <w:sz w:val="24"/>
            <w:szCs w:val="24"/>
            <w:rPrChange w:id="371" w:author="McKinney, Sean M (DOH)" w:date="2026-01-23T08:24:00Z" w16du:dateUtc="2026-01-23T16:24:00Z">
              <w:rPr>
                <w:rFonts w:ascii="Arial" w:hAnsi="Arial" w:cs="Arial"/>
                <w:i/>
                <w:iCs/>
                <w:sz w:val="24"/>
                <w:szCs w:val="24"/>
              </w:rPr>
            </w:rPrChange>
          </w:rPr>
          <w:delText xml:space="preserve">had </w:delText>
        </w:r>
      </w:del>
      <w:ins w:id="372" w:author="McKinney, Sean M (DOH)" w:date="2026-01-23T08:55:00Z" w16du:dateUtc="2026-01-23T16:55:00Z">
        <w:r w:rsidR="00900275">
          <w:rPr>
            <w:rFonts w:ascii="Arial" w:hAnsi="Arial" w:cs="Arial"/>
            <w:sz w:val="24"/>
            <w:szCs w:val="24"/>
          </w:rPr>
          <w:t>provided</w:t>
        </w:r>
        <w:r w:rsidR="00900275" w:rsidRPr="007C31AE">
          <w:rPr>
            <w:rFonts w:ascii="Arial" w:hAnsi="Arial" w:cs="Arial"/>
            <w:sz w:val="24"/>
            <w:szCs w:val="24"/>
            <w:rPrChange w:id="373" w:author="McKinney, Sean M (DOH)" w:date="2026-01-23T08:24:00Z" w16du:dateUtc="2026-01-23T16:24:00Z">
              <w:rPr>
                <w:rFonts w:ascii="Arial" w:hAnsi="Arial" w:cs="Arial"/>
                <w:i/>
                <w:iCs/>
                <w:sz w:val="24"/>
                <w:szCs w:val="24"/>
              </w:rPr>
            </w:rPrChange>
          </w:rPr>
          <w:t xml:space="preserve"> </w:t>
        </w:r>
      </w:ins>
      <w:r w:rsidR="000710AA" w:rsidRPr="007C31AE">
        <w:rPr>
          <w:rFonts w:ascii="Arial" w:hAnsi="Arial" w:cs="Arial"/>
          <w:sz w:val="24"/>
          <w:szCs w:val="24"/>
          <w:rPrChange w:id="374" w:author="McKinney, Sean M (DOH)" w:date="2026-01-23T08:24:00Z" w16du:dateUtc="2026-01-23T16:24:00Z">
            <w:rPr>
              <w:rFonts w:ascii="Arial" w:hAnsi="Arial" w:cs="Arial"/>
              <w:i/>
              <w:iCs/>
              <w:sz w:val="24"/>
              <w:szCs w:val="24"/>
            </w:rPr>
          </w:rPrChange>
        </w:rPr>
        <w:t>on the requirement</w:t>
      </w:r>
      <w:r w:rsidR="00A62D7E" w:rsidRPr="007C31AE">
        <w:rPr>
          <w:rFonts w:ascii="Arial" w:hAnsi="Arial" w:cs="Arial"/>
          <w:sz w:val="24"/>
          <w:szCs w:val="24"/>
          <w:rPrChange w:id="375" w:author="McKinney, Sean M (DOH)" w:date="2026-01-23T08:24:00Z" w16du:dateUtc="2026-01-23T16:24:00Z">
            <w:rPr>
              <w:rFonts w:ascii="Arial" w:hAnsi="Arial" w:cs="Arial"/>
              <w:i/>
              <w:iCs/>
              <w:sz w:val="24"/>
              <w:szCs w:val="24"/>
            </w:rPr>
          </w:rPrChange>
        </w:rPr>
        <w:t>, and that the internal policies should be updated with stopgaps in place.</w:t>
      </w:r>
    </w:p>
    <w:p w14:paraId="6DC57A6B" w14:textId="4545BBF7" w:rsidR="57247BFD" w:rsidRPr="007C31AE" w:rsidRDefault="57247BFD" w:rsidP="57247BFD">
      <w:pPr>
        <w:pStyle w:val="NoSpacing"/>
        <w:ind w:right="288"/>
        <w:rPr>
          <w:rFonts w:ascii="Arial" w:hAnsi="Arial" w:cs="Arial"/>
          <w:sz w:val="24"/>
          <w:szCs w:val="24"/>
          <w:rPrChange w:id="376" w:author="McKinney, Sean M (DOH)" w:date="2026-01-23T08:24:00Z" w16du:dateUtc="2026-01-23T16:24:00Z">
            <w:rPr>
              <w:rFonts w:ascii="Arial" w:hAnsi="Arial" w:cs="Arial"/>
              <w:i/>
              <w:iCs/>
              <w:sz w:val="24"/>
              <w:szCs w:val="24"/>
            </w:rPr>
          </w:rPrChange>
        </w:rPr>
      </w:pPr>
    </w:p>
    <w:p w14:paraId="60E5388C" w14:textId="024B5FE8" w:rsidR="66A4371D" w:rsidRPr="007C31AE" w:rsidRDefault="66A4371D" w:rsidP="57247BFD">
      <w:pPr>
        <w:pStyle w:val="NoSpacing"/>
        <w:ind w:right="288"/>
        <w:rPr>
          <w:rFonts w:ascii="Arial" w:hAnsi="Arial" w:cs="Arial"/>
          <w:sz w:val="24"/>
          <w:szCs w:val="24"/>
          <w:rPrChange w:id="377" w:author="McKinney, Sean M (DOH)" w:date="2026-01-23T08:24:00Z" w16du:dateUtc="2026-01-23T16:24:00Z">
            <w:rPr>
              <w:rFonts w:ascii="Arial" w:hAnsi="Arial" w:cs="Arial"/>
              <w:i/>
              <w:iCs/>
              <w:sz w:val="24"/>
              <w:szCs w:val="24"/>
            </w:rPr>
          </w:rPrChange>
        </w:rPr>
      </w:pPr>
      <w:r w:rsidRPr="007C31AE">
        <w:rPr>
          <w:rFonts w:ascii="Arial" w:hAnsi="Arial" w:cs="Arial"/>
          <w:sz w:val="24"/>
          <w:szCs w:val="24"/>
          <w:rPrChange w:id="378" w:author="McKinney, Sean M (DOH)" w:date="2026-01-23T08:24:00Z" w16du:dateUtc="2026-01-23T16:24:00Z">
            <w:rPr>
              <w:rFonts w:ascii="Arial" w:hAnsi="Arial" w:cs="Arial"/>
              <w:i/>
              <w:iCs/>
              <w:sz w:val="24"/>
              <w:szCs w:val="24"/>
            </w:rPr>
          </w:rPrChange>
        </w:rPr>
        <w:t xml:space="preserve">Based on interview, policy and procedure review, </w:t>
      </w:r>
      <w:ins w:id="379" w:author="McKinney, Sean M (DOH)" w:date="2026-01-23T08:56:00Z" w16du:dateUtc="2026-01-23T16:56:00Z">
        <w:r w:rsidR="00FA1DFB">
          <w:rPr>
            <w:rFonts w:ascii="Arial" w:hAnsi="Arial" w:cs="Arial"/>
            <w:sz w:val="24"/>
            <w:szCs w:val="24"/>
          </w:rPr>
          <w:t xml:space="preserve">and </w:t>
        </w:r>
      </w:ins>
      <w:del w:id="380" w:author="McKinney, Sean M (DOH)" w:date="2026-01-23T08:56:00Z" w16du:dateUtc="2026-01-23T16:56:00Z">
        <w:r w:rsidRPr="007C31AE" w:rsidDel="00FA1DFB">
          <w:rPr>
            <w:rFonts w:ascii="Arial" w:hAnsi="Arial" w:cs="Arial"/>
            <w:sz w:val="24"/>
            <w:szCs w:val="24"/>
            <w:rPrChange w:id="381" w:author="McKinney, Sean M (DOH)" w:date="2026-01-23T08:24:00Z" w16du:dateUtc="2026-01-23T16:24:00Z">
              <w:rPr>
                <w:rFonts w:ascii="Arial" w:hAnsi="Arial" w:cs="Arial"/>
                <w:i/>
                <w:iCs/>
                <w:sz w:val="24"/>
                <w:szCs w:val="24"/>
              </w:rPr>
            </w:rPrChange>
          </w:rPr>
          <w:delText>companion record</w:delText>
        </w:r>
      </w:del>
      <w:ins w:id="382" w:author="McKinney, Sean M (DOH)" w:date="2026-01-23T08:56:00Z" w16du:dateUtc="2026-01-23T16:56:00Z">
        <w:r w:rsidR="00FA1DFB">
          <w:rPr>
            <w:rFonts w:ascii="Arial" w:hAnsi="Arial" w:cs="Arial"/>
            <w:sz w:val="24"/>
            <w:szCs w:val="24"/>
          </w:rPr>
          <w:t>document</w:t>
        </w:r>
      </w:ins>
      <w:r w:rsidRPr="007C31AE">
        <w:rPr>
          <w:rFonts w:ascii="Arial" w:hAnsi="Arial" w:cs="Arial"/>
          <w:sz w:val="24"/>
          <w:szCs w:val="24"/>
          <w:rPrChange w:id="383" w:author="McKinney, Sean M (DOH)" w:date="2026-01-23T08:24:00Z" w16du:dateUtc="2026-01-23T16:24:00Z">
            <w:rPr>
              <w:rFonts w:ascii="Arial" w:hAnsi="Arial" w:cs="Arial"/>
              <w:i/>
              <w:iCs/>
              <w:sz w:val="24"/>
              <w:szCs w:val="24"/>
            </w:rPr>
          </w:rPrChange>
        </w:rPr>
        <w:t xml:space="preserve"> review</w:t>
      </w:r>
      <w:del w:id="384" w:author="McKinney, Sean M (DOH)" w:date="2026-01-23T08:56:00Z" w16du:dateUtc="2026-01-23T16:56:00Z">
        <w:r w:rsidRPr="007C31AE" w:rsidDel="00FA1DFB">
          <w:rPr>
            <w:rFonts w:ascii="Arial" w:hAnsi="Arial" w:cs="Arial"/>
            <w:sz w:val="24"/>
            <w:szCs w:val="24"/>
            <w:rPrChange w:id="385" w:author="McKinney, Sean M (DOH)" w:date="2026-01-23T08:24:00Z" w16du:dateUtc="2026-01-23T16:24:00Z">
              <w:rPr>
                <w:rFonts w:ascii="Arial" w:hAnsi="Arial" w:cs="Arial"/>
                <w:i/>
                <w:iCs/>
                <w:sz w:val="24"/>
                <w:szCs w:val="24"/>
              </w:rPr>
            </w:rPrChange>
          </w:rPr>
          <w:delText>,</w:delText>
        </w:r>
        <w:r w:rsidR="003D7A46" w:rsidRPr="007C31AE" w:rsidDel="00FA1DFB">
          <w:rPr>
            <w:rFonts w:ascii="Arial" w:hAnsi="Arial" w:cs="Arial"/>
            <w:sz w:val="24"/>
            <w:szCs w:val="24"/>
            <w:rPrChange w:id="386" w:author="McKinney, Sean M (DOH)" w:date="2026-01-23T08:24:00Z" w16du:dateUtc="2026-01-23T16:24:00Z">
              <w:rPr>
                <w:rFonts w:ascii="Arial" w:hAnsi="Arial" w:cs="Arial"/>
                <w:i/>
                <w:iCs/>
                <w:sz w:val="24"/>
                <w:szCs w:val="24"/>
              </w:rPr>
            </w:rPrChange>
          </w:rPr>
          <w:delText xml:space="preserve"> and interview</w:delText>
        </w:r>
      </w:del>
      <w:r w:rsidR="003D7A46" w:rsidRPr="007C31AE">
        <w:rPr>
          <w:rFonts w:ascii="Arial" w:hAnsi="Arial" w:cs="Arial"/>
          <w:sz w:val="24"/>
          <w:szCs w:val="24"/>
          <w:rPrChange w:id="387"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388" w:author="McKinney, Sean M (DOH)" w:date="2026-01-23T08:24:00Z" w16du:dateUtc="2026-01-23T16:24:00Z">
            <w:rPr>
              <w:rFonts w:ascii="Arial" w:hAnsi="Arial" w:cs="Arial"/>
              <w:i/>
              <w:iCs/>
              <w:sz w:val="24"/>
              <w:szCs w:val="24"/>
            </w:rPr>
          </w:rPrChange>
        </w:rPr>
        <w:t xml:space="preserve"> the </w:t>
      </w:r>
      <w:ins w:id="389" w:author="McKinney, Sean M (DOH)" w:date="2026-01-23T08:56:00Z" w16du:dateUtc="2026-01-23T16:56:00Z">
        <w:r w:rsidR="00354834">
          <w:rPr>
            <w:rFonts w:ascii="Arial" w:hAnsi="Arial" w:cs="Arial"/>
            <w:sz w:val="24"/>
            <w:szCs w:val="24"/>
          </w:rPr>
          <w:t>I</w:t>
        </w:r>
      </w:ins>
      <w:del w:id="390" w:author="McKinney, Sean M (DOH)" w:date="2026-01-23T08:56:00Z" w16du:dateUtc="2026-01-23T16:56:00Z">
        <w:r w:rsidRPr="007C31AE" w:rsidDel="00354834">
          <w:rPr>
            <w:rFonts w:ascii="Arial" w:hAnsi="Arial" w:cs="Arial"/>
            <w:sz w:val="24"/>
            <w:szCs w:val="24"/>
            <w:rPrChange w:id="391" w:author="McKinney, Sean M (DOH)" w:date="2026-01-23T08:24:00Z" w16du:dateUtc="2026-01-23T16:24:00Z">
              <w:rPr>
                <w:rFonts w:ascii="Arial" w:hAnsi="Arial" w:cs="Arial"/>
                <w:i/>
                <w:iCs/>
                <w:sz w:val="24"/>
                <w:szCs w:val="24"/>
              </w:rPr>
            </w:rPrChange>
          </w:rPr>
          <w:delText>i</w:delText>
        </w:r>
      </w:del>
      <w:r w:rsidRPr="007C31AE">
        <w:rPr>
          <w:rFonts w:ascii="Arial" w:hAnsi="Arial" w:cs="Arial"/>
          <w:sz w:val="24"/>
          <w:szCs w:val="24"/>
          <w:rPrChange w:id="392" w:author="McKinney, Sean M (DOH)" w:date="2026-01-23T08:24:00Z" w16du:dateUtc="2026-01-23T16:24:00Z">
            <w:rPr>
              <w:rFonts w:ascii="Arial" w:hAnsi="Arial" w:cs="Arial"/>
              <w:i/>
              <w:iCs/>
              <w:sz w:val="24"/>
              <w:szCs w:val="24"/>
            </w:rPr>
          </w:rPrChange>
        </w:rPr>
        <w:t xml:space="preserve">nvestigator found that the facility did not submit a timely notification to the Department regarding the counselor's termination. This administrative oversight occurred during a period (2020–2024) when the Department was already actively investigating the counselor’s </w:t>
      </w:r>
      <w:del w:id="393" w:author="McKinney, Sean M (DOH)" w:date="2026-01-23T08:57:00Z" w16du:dateUtc="2026-01-23T16:57:00Z">
        <w:r w:rsidRPr="007C31AE" w:rsidDel="00354834">
          <w:rPr>
            <w:rFonts w:ascii="Arial" w:hAnsi="Arial" w:cs="Arial"/>
            <w:sz w:val="24"/>
            <w:szCs w:val="24"/>
            <w:rPrChange w:id="394" w:author="McKinney, Sean M (DOH)" w:date="2026-01-23T08:24:00Z" w16du:dateUtc="2026-01-23T16:24:00Z">
              <w:rPr>
                <w:rFonts w:ascii="Arial" w:hAnsi="Arial" w:cs="Arial"/>
                <w:i/>
                <w:iCs/>
                <w:sz w:val="24"/>
                <w:szCs w:val="24"/>
              </w:rPr>
            </w:rPrChange>
          </w:rPr>
          <w:delText xml:space="preserve">underlying </w:delText>
        </w:r>
      </w:del>
      <w:ins w:id="395" w:author="McKinney, Sean M (DOH)" w:date="2026-01-23T08:57:00Z" w16du:dateUtc="2026-01-23T16:57:00Z">
        <w:r w:rsidR="00354834">
          <w:rPr>
            <w:rFonts w:ascii="Arial" w:hAnsi="Arial" w:cs="Arial"/>
            <w:sz w:val="24"/>
            <w:szCs w:val="24"/>
          </w:rPr>
          <w:t>alleged</w:t>
        </w:r>
        <w:r w:rsidR="00354834" w:rsidRPr="007C31AE">
          <w:rPr>
            <w:rFonts w:ascii="Arial" w:hAnsi="Arial" w:cs="Arial"/>
            <w:sz w:val="24"/>
            <w:szCs w:val="24"/>
            <w:rPrChange w:id="396" w:author="McKinney, Sean M (DOH)" w:date="2026-01-23T08:24:00Z" w16du:dateUtc="2026-01-23T16:24:00Z">
              <w:rPr>
                <w:rFonts w:ascii="Arial" w:hAnsi="Arial" w:cs="Arial"/>
                <w:i/>
                <w:iCs/>
                <w:sz w:val="24"/>
                <w:szCs w:val="24"/>
              </w:rPr>
            </w:rPrChange>
          </w:rPr>
          <w:t xml:space="preserve"> </w:t>
        </w:r>
        <w:r w:rsidR="00354834">
          <w:rPr>
            <w:rFonts w:ascii="Arial" w:hAnsi="Arial" w:cs="Arial"/>
            <w:sz w:val="24"/>
            <w:szCs w:val="24"/>
          </w:rPr>
          <w:t>mis</w:t>
        </w:r>
      </w:ins>
      <w:r w:rsidRPr="007C31AE">
        <w:rPr>
          <w:rFonts w:ascii="Arial" w:hAnsi="Arial" w:cs="Arial"/>
          <w:sz w:val="24"/>
          <w:szCs w:val="24"/>
          <w:rPrChange w:id="397" w:author="McKinney, Sean M (DOH)" w:date="2026-01-23T08:24:00Z" w16du:dateUtc="2026-01-23T16:24:00Z">
            <w:rPr>
              <w:rFonts w:ascii="Arial" w:hAnsi="Arial" w:cs="Arial"/>
              <w:i/>
              <w:iCs/>
              <w:sz w:val="24"/>
              <w:szCs w:val="24"/>
            </w:rPr>
          </w:rPrChange>
        </w:rPr>
        <w:t>conduct. Since the initial incident, the facility</w:t>
      </w:r>
      <w:del w:id="398" w:author="McKinney, Sean M (DOH)" w:date="2026-01-23T08:57:00Z" w16du:dateUtc="2026-01-23T16:57:00Z">
        <w:r w:rsidRPr="007C31AE" w:rsidDel="00354834">
          <w:rPr>
            <w:rFonts w:ascii="Arial" w:hAnsi="Arial" w:cs="Arial"/>
            <w:sz w:val="24"/>
            <w:szCs w:val="24"/>
            <w:rPrChange w:id="399" w:author="McKinney, Sean M (DOH)" w:date="2026-01-23T08:24:00Z" w16du:dateUtc="2026-01-23T16:24:00Z">
              <w:rPr>
                <w:rFonts w:ascii="Arial" w:hAnsi="Arial" w:cs="Arial"/>
                <w:i/>
                <w:iCs/>
                <w:sz w:val="24"/>
                <w:szCs w:val="24"/>
              </w:rPr>
            </w:rPrChange>
          </w:rPr>
          <w:delText xml:space="preserve"> has</w:delText>
        </w:r>
      </w:del>
      <w:r w:rsidRPr="007C31AE">
        <w:rPr>
          <w:rFonts w:ascii="Arial" w:hAnsi="Arial" w:cs="Arial"/>
          <w:sz w:val="24"/>
          <w:szCs w:val="24"/>
          <w:rPrChange w:id="400" w:author="McKinney, Sean M (DOH)" w:date="2026-01-23T08:24:00Z" w16du:dateUtc="2026-01-23T16:24:00Z">
            <w:rPr>
              <w:rFonts w:ascii="Arial" w:hAnsi="Arial" w:cs="Arial"/>
              <w:i/>
              <w:iCs/>
              <w:sz w:val="24"/>
              <w:szCs w:val="24"/>
            </w:rPr>
          </w:rPrChange>
        </w:rPr>
        <w:t xml:space="preserve"> </w:t>
      </w:r>
      <w:del w:id="401" w:author="McKinney, Sean M (DOH)" w:date="2026-01-23T08:57:00Z" w16du:dateUtc="2026-01-23T16:57:00Z">
        <w:r w:rsidRPr="007C31AE" w:rsidDel="00354834">
          <w:rPr>
            <w:rFonts w:ascii="Arial" w:hAnsi="Arial" w:cs="Arial"/>
            <w:sz w:val="24"/>
            <w:szCs w:val="24"/>
            <w:rPrChange w:id="402" w:author="McKinney, Sean M (DOH)" w:date="2026-01-23T08:24:00Z" w16du:dateUtc="2026-01-23T16:24:00Z">
              <w:rPr>
                <w:rFonts w:ascii="Arial" w:hAnsi="Arial" w:cs="Arial"/>
                <w:i/>
                <w:iCs/>
                <w:sz w:val="24"/>
                <w:szCs w:val="24"/>
              </w:rPr>
            </w:rPrChange>
          </w:rPr>
          <w:delText xml:space="preserve">matured </w:delText>
        </w:r>
      </w:del>
      <w:ins w:id="403" w:author="McKinney, Sean M (DOH)" w:date="2026-01-23T08:57:00Z" w16du:dateUtc="2026-01-23T16:57:00Z">
        <w:r w:rsidR="00354834">
          <w:rPr>
            <w:rFonts w:ascii="Arial" w:hAnsi="Arial" w:cs="Arial"/>
            <w:sz w:val="24"/>
            <w:szCs w:val="24"/>
          </w:rPr>
          <w:t>updated</w:t>
        </w:r>
        <w:r w:rsidR="00354834" w:rsidRPr="007C31AE">
          <w:rPr>
            <w:rFonts w:ascii="Arial" w:hAnsi="Arial" w:cs="Arial"/>
            <w:sz w:val="24"/>
            <w:szCs w:val="24"/>
            <w:rPrChange w:id="404" w:author="McKinney, Sean M (DOH)" w:date="2026-01-23T08:24:00Z" w16du:dateUtc="2026-01-23T16:24:00Z">
              <w:rPr>
                <w:rFonts w:ascii="Arial" w:hAnsi="Arial" w:cs="Arial"/>
                <w:i/>
                <w:iCs/>
                <w:sz w:val="24"/>
                <w:szCs w:val="24"/>
              </w:rPr>
            </w:rPrChange>
          </w:rPr>
          <w:t xml:space="preserve"> </w:t>
        </w:r>
      </w:ins>
      <w:r w:rsidRPr="007C31AE">
        <w:rPr>
          <w:rFonts w:ascii="Arial" w:hAnsi="Arial" w:cs="Arial"/>
          <w:sz w:val="24"/>
          <w:szCs w:val="24"/>
          <w:rPrChange w:id="405" w:author="McKinney, Sean M (DOH)" w:date="2026-01-23T08:24:00Z" w16du:dateUtc="2026-01-23T16:24:00Z">
            <w:rPr>
              <w:rFonts w:ascii="Arial" w:hAnsi="Arial" w:cs="Arial"/>
              <w:i/>
              <w:iCs/>
              <w:sz w:val="24"/>
              <w:szCs w:val="24"/>
            </w:rPr>
          </w:rPrChange>
        </w:rPr>
        <w:t>its oversight processes to prevent similar reporting gaps.</w:t>
      </w:r>
      <w:r w:rsidR="2751DA7A" w:rsidRPr="007C31AE">
        <w:rPr>
          <w:rFonts w:ascii="Arial" w:hAnsi="Arial" w:cs="Arial"/>
          <w:sz w:val="24"/>
          <w:szCs w:val="24"/>
          <w:rPrChange w:id="406" w:author="McKinney, Sean M (DOH)" w:date="2026-01-23T08:24:00Z" w16du:dateUtc="2026-01-23T16:24:00Z">
            <w:rPr>
              <w:rFonts w:ascii="Arial" w:hAnsi="Arial" w:cs="Arial"/>
              <w:i/>
              <w:iCs/>
              <w:sz w:val="24"/>
              <w:szCs w:val="24"/>
            </w:rPr>
          </w:rPrChange>
        </w:rPr>
        <w:t xml:space="preserve"> At the time of the incident, the facility’s internal policies lacked specific instructions for the mandatory reporting of license-holder terminations to the DOH. This gap in </w:t>
      </w:r>
      <w:del w:id="407" w:author="McKinney, Sean M (DOH)" w:date="2026-01-23T08:58:00Z" w16du:dateUtc="2026-01-23T16:58:00Z">
        <w:r w:rsidR="2751DA7A" w:rsidRPr="007C31AE" w:rsidDel="008A52FC">
          <w:rPr>
            <w:rFonts w:ascii="Arial" w:hAnsi="Arial" w:cs="Arial"/>
            <w:sz w:val="24"/>
            <w:szCs w:val="24"/>
            <w:rPrChange w:id="408" w:author="McKinney, Sean M (DOH)" w:date="2026-01-23T08:24:00Z" w16du:dateUtc="2026-01-23T16:24:00Z">
              <w:rPr>
                <w:rFonts w:ascii="Arial" w:hAnsi="Arial" w:cs="Arial"/>
                <w:i/>
                <w:iCs/>
                <w:sz w:val="24"/>
                <w:szCs w:val="24"/>
              </w:rPr>
            </w:rPrChange>
          </w:rPr>
          <w:delText xml:space="preserve">Agency </w:delText>
        </w:r>
      </w:del>
      <w:ins w:id="409" w:author="McKinney, Sean M (DOH)" w:date="2026-01-23T08:58:00Z" w16du:dateUtc="2026-01-23T16:58:00Z">
        <w:r w:rsidR="008A52FC">
          <w:rPr>
            <w:rFonts w:ascii="Arial" w:hAnsi="Arial" w:cs="Arial"/>
            <w:sz w:val="24"/>
            <w:szCs w:val="24"/>
          </w:rPr>
          <w:t>facility</w:t>
        </w:r>
        <w:r w:rsidR="008A52FC" w:rsidRPr="007C31AE">
          <w:rPr>
            <w:rFonts w:ascii="Arial" w:hAnsi="Arial" w:cs="Arial"/>
            <w:sz w:val="24"/>
            <w:szCs w:val="24"/>
            <w:rPrChange w:id="410" w:author="McKinney, Sean M (DOH)" w:date="2026-01-23T08:24:00Z" w16du:dateUtc="2026-01-23T16:24:00Z">
              <w:rPr>
                <w:rFonts w:ascii="Arial" w:hAnsi="Arial" w:cs="Arial"/>
                <w:i/>
                <w:iCs/>
                <w:sz w:val="24"/>
                <w:szCs w:val="24"/>
              </w:rPr>
            </w:rPrChange>
          </w:rPr>
          <w:t xml:space="preserve"> </w:t>
        </w:r>
      </w:ins>
      <w:r w:rsidR="2751DA7A" w:rsidRPr="007C31AE">
        <w:rPr>
          <w:rFonts w:ascii="Arial" w:hAnsi="Arial" w:cs="Arial"/>
          <w:sz w:val="24"/>
          <w:szCs w:val="24"/>
          <w:rPrChange w:id="411" w:author="McKinney, Sean M (DOH)" w:date="2026-01-23T08:24:00Z" w16du:dateUtc="2026-01-23T16:24:00Z">
            <w:rPr>
              <w:rFonts w:ascii="Arial" w:hAnsi="Arial" w:cs="Arial"/>
              <w:i/>
              <w:iCs/>
              <w:sz w:val="24"/>
              <w:szCs w:val="24"/>
            </w:rPr>
          </w:rPrChange>
        </w:rPr>
        <w:t>policies and procedures resulted in the failure to provide the required notification.</w:t>
      </w:r>
      <w:r w:rsidRPr="007C31AE">
        <w:rPr>
          <w:rFonts w:ascii="Arial" w:hAnsi="Arial" w:cs="Arial"/>
          <w:sz w:val="24"/>
          <w:szCs w:val="24"/>
          <w:rPrChange w:id="412" w:author="McKinney, Sean M (DOH)" w:date="2026-01-23T08:24:00Z" w16du:dateUtc="2026-01-23T16:24:00Z">
            <w:rPr>
              <w:rFonts w:ascii="Arial" w:hAnsi="Arial" w:cs="Arial"/>
              <w:i/>
              <w:iCs/>
              <w:sz w:val="24"/>
              <w:szCs w:val="24"/>
            </w:rPr>
          </w:rPrChange>
        </w:rPr>
        <w:t xml:space="preserve"> Current </w:t>
      </w:r>
      <w:r w:rsidR="1299F883" w:rsidRPr="007C31AE">
        <w:rPr>
          <w:rFonts w:ascii="Arial" w:hAnsi="Arial" w:cs="Arial"/>
          <w:sz w:val="24"/>
          <w:szCs w:val="24"/>
          <w:rPrChange w:id="413" w:author="McKinney, Sean M (DOH)" w:date="2026-01-23T08:24:00Z" w16du:dateUtc="2026-01-23T16:24:00Z">
            <w:rPr>
              <w:rFonts w:ascii="Arial" w:hAnsi="Arial" w:cs="Arial"/>
              <w:i/>
              <w:iCs/>
              <w:sz w:val="24"/>
              <w:szCs w:val="24"/>
            </w:rPr>
          </w:rPrChange>
        </w:rPr>
        <w:t>review</w:t>
      </w:r>
      <w:r w:rsidRPr="007C31AE">
        <w:rPr>
          <w:rFonts w:ascii="Arial" w:hAnsi="Arial" w:cs="Arial"/>
          <w:sz w:val="24"/>
          <w:szCs w:val="24"/>
          <w:rPrChange w:id="414" w:author="McKinney, Sean M (DOH)" w:date="2026-01-23T08:24:00Z" w16du:dateUtc="2026-01-23T16:24:00Z">
            <w:rPr>
              <w:rFonts w:ascii="Arial" w:hAnsi="Arial" w:cs="Arial"/>
              <w:i/>
              <w:iCs/>
              <w:sz w:val="24"/>
              <w:szCs w:val="24"/>
            </w:rPr>
          </w:rPrChange>
        </w:rPr>
        <w:t xml:space="preserve"> of </w:t>
      </w:r>
      <w:r w:rsidR="0BCC3366" w:rsidRPr="007C31AE">
        <w:rPr>
          <w:rFonts w:ascii="Arial" w:hAnsi="Arial" w:cs="Arial"/>
          <w:sz w:val="24"/>
          <w:szCs w:val="24"/>
          <w:rPrChange w:id="415"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416" w:author="McKinney, Sean M (DOH)" w:date="2026-01-23T08:24:00Z" w16du:dateUtc="2026-01-23T16:24:00Z">
            <w:rPr>
              <w:rFonts w:ascii="Arial" w:hAnsi="Arial" w:cs="Arial"/>
              <w:i/>
              <w:iCs/>
              <w:sz w:val="24"/>
              <w:szCs w:val="24"/>
            </w:rPr>
          </w:rPrChange>
        </w:rPr>
        <w:t>Program Standards</w:t>
      </w:r>
      <w:r w:rsidR="1590ACB8" w:rsidRPr="007C31AE">
        <w:rPr>
          <w:rFonts w:ascii="Arial" w:hAnsi="Arial" w:cs="Arial"/>
          <w:sz w:val="24"/>
          <w:szCs w:val="24"/>
          <w:rPrChange w:id="417"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418" w:author="McKinney, Sean M (DOH)" w:date="2026-01-23T08:24:00Z" w16du:dateUtc="2026-01-23T16:24:00Z">
            <w:rPr>
              <w:rFonts w:ascii="Arial" w:hAnsi="Arial" w:cs="Arial"/>
              <w:i/>
              <w:iCs/>
              <w:sz w:val="24"/>
              <w:szCs w:val="24"/>
            </w:rPr>
          </w:rPrChange>
        </w:rPr>
        <w:t xml:space="preserve"> and </w:t>
      </w:r>
      <w:r w:rsidR="0BE0F931" w:rsidRPr="007C31AE">
        <w:rPr>
          <w:rFonts w:ascii="Arial" w:hAnsi="Arial" w:cs="Arial"/>
          <w:sz w:val="24"/>
          <w:szCs w:val="24"/>
          <w:rPrChange w:id="419"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420" w:author="McKinney, Sean M (DOH)" w:date="2026-01-23T08:24:00Z" w16du:dateUtc="2026-01-23T16:24:00Z">
            <w:rPr>
              <w:rFonts w:ascii="Arial" w:hAnsi="Arial" w:cs="Arial"/>
              <w:i/>
              <w:iCs/>
              <w:sz w:val="24"/>
              <w:szCs w:val="24"/>
            </w:rPr>
          </w:rPrChange>
        </w:rPr>
        <w:t>Personnel Records'</w:t>
      </w:r>
      <w:r w:rsidR="5CAEE49B" w:rsidRPr="007C31AE">
        <w:rPr>
          <w:rFonts w:ascii="Arial" w:hAnsi="Arial" w:cs="Arial"/>
          <w:sz w:val="24"/>
          <w:szCs w:val="24"/>
          <w:rPrChange w:id="421"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422" w:author="McKinney, Sean M (DOH)" w:date="2026-01-23T08:24:00Z" w16du:dateUtc="2026-01-23T16:24:00Z">
            <w:rPr>
              <w:rFonts w:ascii="Arial" w:hAnsi="Arial" w:cs="Arial"/>
              <w:i/>
              <w:iCs/>
              <w:sz w:val="24"/>
              <w:szCs w:val="24"/>
            </w:rPr>
          </w:rPrChange>
        </w:rPr>
        <w:t xml:space="preserve"> policies, </w:t>
      </w:r>
      <w:del w:id="423" w:author="McKinney, Sean M (DOH)" w:date="2026-01-23T08:59:00Z" w16du:dateUtc="2026-01-23T16:59:00Z">
        <w:r w:rsidRPr="007C31AE" w:rsidDel="0017664B">
          <w:rPr>
            <w:rFonts w:ascii="Arial" w:hAnsi="Arial" w:cs="Arial"/>
            <w:sz w:val="24"/>
            <w:szCs w:val="24"/>
            <w:rPrChange w:id="424" w:author="McKinney, Sean M (DOH)" w:date="2026-01-23T08:24:00Z" w16du:dateUtc="2026-01-23T16:24:00Z">
              <w:rPr>
                <w:rFonts w:ascii="Arial" w:hAnsi="Arial" w:cs="Arial"/>
                <w:i/>
                <w:iCs/>
                <w:sz w:val="24"/>
                <w:szCs w:val="24"/>
              </w:rPr>
            </w:rPrChange>
          </w:rPr>
          <w:delText>supported by</w:delText>
        </w:r>
      </w:del>
      <w:ins w:id="425" w:author="McKinney, Sean M (DOH)" w:date="2026-01-23T08:59:00Z" w16du:dateUtc="2026-01-23T16:59:00Z">
        <w:r w:rsidR="0017664B">
          <w:rPr>
            <w:rFonts w:ascii="Arial" w:hAnsi="Arial" w:cs="Arial"/>
            <w:sz w:val="24"/>
            <w:szCs w:val="24"/>
          </w:rPr>
          <w:t>and</w:t>
        </w:r>
      </w:ins>
      <w:r w:rsidRPr="007C31AE">
        <w:rPr>
          <w:rFonts w:ascii="Arial" w:hAnsi="Arial" w:cs="Arial"/>
          <w:sz w:val="24"/>
          <w:szCs w:val="24"/>
          <w:rPrChange w:id="426" w:author="McKinney, Sean M (DOH)" w:date="2026-01-23T08:24:00Z" w16du:dateUtc="2026-01-23T16:24:00Z">
            <w:rPr>
              <w:rFonts w:ascii="Arial" w:hAnsi="Arial" w:cs="Arial"/>
              <w:i/>
              <w:iCs/>
              <w:sz w:val="24"/>
              <w:szCs w:val="24"/>
            </w:rPr>
          </w:rPrChange>
        </w:rPr>
        <w:t xml:space="preserve"> </w:t>
      </w:r>
      <w:r w:rsidR="2B3C573B" w:rsidRPr="007C31AE">
        <w:rPr>
          <w:rFonts w:ascii="Arial" w:hAnsi="Arial" w:cs="Arial"/>
          <w:sz w:val="24"/>
          <w:szCs w:val="24"/>
          <w:rPrChange w:id="427" w:author="McKinney, Sean M (DOH)" w:date="2026-01-23T08:24:00Z" w16du:dateUtc="2026-01-23T16:24:00Z">
            <w:rPr>
              <w:rFonts w:ascii="Arial" w:hAnsi="Arial" w:cs="Arial"/>
              <w:i/>
              <w:iCs/>
              <w:sz w:val="24"/>
              <w:szCs w:val="24"/>
            </w:rPr>
          </w:rPrChange>
        </w:rPr>
        <w:t>interview</w:t>
      </w:r>
      <w:ins w:id="428" w:author="McKinney, Sean M (DOH)" w:date="2026-01-23T08:59:00Z" w16du:dateUtc="2026-01-23T16:59:00Z">
        <w:r w:rsidR="0017664B">
          <w:rPr>
            <w:rFonts w:ascii="Arial" w:hAnsi="Arial" w:cs="Arial"/>
            <w:sz w:val="24"/>
            <w:szCs w:val="24"/>
          </w:rPr>
          <w:t>s</w:t>
        </w:r>
      </w:ins>
      <w:r w:rsidRPr="007C31AE">
        <w:rPr>
          <w:rFonts w:ascii="Arial" w:hAnsi="Arial" w:cs="Arial"/>
          <w:sz w:val="24"/>
          <w:szCs w:val="24"/>
          <w:rPrChange w:id="429" w:author="McKinney, Sean M (DOH)" w:date="2026-01-23T08:24:00Z" w16du:dateUtc="2026-01-23T16:24:00Z">
            <w:rPr>
              <w:rFonts w:ascii="Arial" w:hAnsi="Arial" w:cs="Arial"/>
              <w:i/>
              <w:iCs/>
              <w:sz w:val="24"/>
              <w:szCs w:val="24"/>
            </w:rPr>
          </w:rPrChange>
        </w:rPr>
        <w:t xml:space="preserve"> </w:t>
      </w:r>
      <w:del w:id="430" w:author="McKinney, Sean M (DOH)" w:date="2026-01-23T08:59:00Z" w16du:dateUtc="2026-01-23T16:59:00Z">
        <w:r w:rsidRPr="007C31AE" w:rsidDel="0017664B">
          <w:rPr>
            <w:rFonts w:ascii="Arial" w:hAnsi="Arial" w:cs="Arial"/>
            <w:sz w:val="24"/>
            <w:szCs w:val="24"/>
            <w:rPrChange w:id="431" w:author="McKinney, Sean M (DOH)" w:date="2026-01-23T08:24:00Z" w16du:dateUtc="2026-01-23T16:24:00Z">
              <w:rPr>
                <w:rFonts w:ascii="Arial" w:hAnsi="Arial" w:cs="Arial"/>
                <w:i/>
                <w:iCs/>
                <w:sz w:val="24"/>
                <w:szCs w:val="24"/>
              </w:rPr>
            </w:rPrChange>
          </w:rPr>
          <w:delText xml:space="preserve">from </w:delText>
        </w:r>
      </w:del>
      <w:ins w:id="432" w:author="McKinney, Sean M (DOH)" w:date="2026-01-23T08:59:00Z" w16du:dateUtc="2026-01-23T16:59:00Z">
        <w:r w:rsidR="0017664B">
          <w:rPr>
            <w:rFonts w:ascii="Arial" w:hAnsi="Arial" w:cs="Arial"/>
            <w:sz w:val="24"/>
            <w:szCs w:val="24"/>
          </w:rPr>
          <w:t>with</w:t>
        </w:r>
        <w:r w:rsidR="0017664B" w:rsidRPr="007C31AE">
          <w:rPr>
            <w:rFonts w:ascii="Arial" w:hAnsi="Arial" w:cs="Arial"/>
            <w:sz w:val="24"/>
            <w:szCs w:val="24"/>
            <w:rPrChange w:id="433" w:author="McKinney, Sean M (DOH)" w:date="2026-01-23T08:24:00Z" w16du:dateUtc="2026-01-23T16:24:00Z">
              <w:rPr>
                <w:rFonts w:ascii="Arial" w:hAnsi="Arial" w:cs="Arial"/>
                <w:i/>
                <w:iCs/>
                <w:sz w:val="24"/>
                <w:szCs w:val="24"/>
              </w:rPr>
            </w:rPrChange>
          </w:rPr>
          <w:t xml:space="preserve"> </w:t>
        </w:r>
      </w:ins>
      <w:r w:rsidRPr="007C31AE">
        <w:rPr>
          <w:rFonts w:ascii="Arial" w:hAnsi="Arial" w:cs="Arial"/>
          <w:sz w:val="24"/>
          <w:szCs w:val="24"/>
          <w:rPrChange w:id="434" w:author="McKinney, Sean M (DOH)" w:date="2026-01-23T08:24:00Z" w16du:dateUtc="2026-01-23T16:24:00Z">
            <w:rPr>
              <w:rFonts w:ascii="Arial" w:hAnsi="Arial" w:cs="Arial"/>
              <w:i/>
              <w:iCs/>
              <w:sz w:val="24"/>
              <w:szCs w:val="24"/>
            </w:rPr>
          </w:rPrChange>
        </w:rPr>
        <w:t>the Administrator (Staff A)</w:t>
      </w:r>
      <w:r w:rsidR="694CDAE8" w:rsidRPr="007C31AE">
        <w:rPr>
          <w:rFonts w:ascii="Arial" w:hAnsi="Arial" w:cs="Arial"/>
          <w:sz w:val="24"/>
          <w:szCs w:val="24"/>
          <w:rPrChange w:id="435" w:author="McKinney, Sean M (DOH)" w:date="2026-01-23T08:24:00Z" w16du:dateUtc="2026-01-23T16:24:00Z">
            <w:rPr>
              <w:rFonts w:ascii="Arial" w:hAnsi="Arial" w:cs="Arial"/>
              <w:i/>
              <w:iCs/>
              <w:sz w:val="24"/>
              <w:szCs w:val="24"/>
            </w:rPr>
          </w:rPrChange>
        </w:rPr>
        <w:t xml:space="preserve"> and Quality Assurance (Staff B)</w:t>
      </w:r>
      <w:r w:rsidRPr="007C31AE">
        <w:rPr>
          <w:rFonts w:ascii="Arial" w:hAnsi="Arial" w:cs="Arial"/>
          <w:sz w:val="24"/>
          <w:szCs w:val="24"/>
          <w:rPrChange w:id="436" w:author="McKinney, Sean M (DOH)" w:date="2026-01-23T08:24:00Z" w16du:dateUtc="2026-01-23T16:24:00Z">
            <w:rPr>
              <w:rFonts w:ascii="Arial" w:hAnsi="Arial" w:cs="Arial"/>
              <w:i/>
              <w:iCs/>
              <w:sz w:val="24"/>
              <w:szCs w:val="24"/>
            </w:rPr>
          </w:rPrChange>
        </w:rPr>
        <w:t>, de</w:t>
      </w:r>
      <w:r w:rsidR="5FCEE12E" w:rsidRPr="007C31AE">
        <w:rPr>
          <w:rFonts w:ascii="Arial" w:hAnsi="Arial" w:cs="Arial"/>
          <w:sz w:val="24"/>
          <w:szCs w:val="24"/>
          <w:rPrChange w:id="437" w:author="McKinney, Sean M (DOH)" w:date="2026-01-23T08:24:00Z" w16du:dateUtc="2026-01-23T16:24:00Z">
            <w:rPr>
              <w:rFonts w:ascii="Arial" w:hAnsi="Arial" w:cs="Arial"/>
              <w:i/>
              <w:iCs/>
              <w:sz w:val="24"/>
              <w:szCs w:val="24"/>
            </w:rPr>
          </w:rPrChange>
        </w:rPr>
        <w:t>monstrate</w:t>
      </w:r>
      <w:ins w:id="438" w:author="McKinney, Sean M (DOH)" w:date="2026-01-23T08:58:00Z" w16du:dateUtc="2026-01-23T16:58:00Z">
        <w:r w:rsidR="005445DA">
          <w:rPr>
            <w:rFonts w:ascii="Arial" w:hAnsi="Arial" w:cs="Arial"/>
            <w:sz w:val="24"/>
            <w:szCs w:val="24"/>
          </w:rPr>
          <w:t>d</w:t>
        </w:r>
      </w:ins>
      <w:r w:rsidR="5FCEE12E" w:rsidRPr="007C31AE">
        <w:rPr>
          <w:rFonts w:ascii="Arial" w:hAnsi="Arial" w:cs="Arial"/>
          <w:sz w:val="24"/>
          <w:szCs w:val="24"/>
          <w:rPrChange w:id="439" w:author="McKinney, Sean M (DOH)" w:date="2026-01-23T08:24:00Z" w16du:dateUtc="2026-01-23T16:24:00Z">
            <w:rPr>
              <w:rFonts w:ascii="Arial" w:hAnsi="Arial" w:cs="Arial"/>
              <w:i/>
              <w:iCs/>
              <w:sz w:val="24"/>
              <w:szCs w:val="24"/>
            </w:rPr>
          </w:rPrChange>
        </w:rPr>
        <w:t xml:space="preserve"> the facility ha</w:t>
      </w:r>
      <w:ins w:id="440" w:author="McKinney, Sean M (DOH)" w:date="2026-01-23T08:58:00Z" w16du:dateUtc="2026-01-23T16:58:00Z">
        <w:r w:rsidR="005445DA">
          <w:rPr>
            <w:rFonts w:ascii="Arial" w:hAnsi="Arial" w:cs="Arial"/>
            <w:sz w:val="24"/>
            <w:szCs w:val="24"/>
          </w:rPr>
          <w:t>d</w:t>
        </w:r>
      </w:ins>
      <w:del w:id="441" w:author="McKinney, Sean M (DOH)" w:date="2026-01-23T08:58:00Z" w16du:dateUtc="2026-01-23T16:58:00Z">
        <w:r w:rsidR="5FCEE12E" w:rsidRPr="007C31AE" w:rsidDel="005445DA">
          <w:rPr>
            <w:rFonts w:ascii="Arial" w:hAnsi="Arial" w:cs="Arial"/>
            <w:sz w:val="24"/>
            <w:szCs w:val="24"/>
            <w:rPrChange w:id="442" w:author="McKinney, Sean M (DOH)" w:date="2026-01-23T08:24:00Z" w16du:dateUtc="2026-01-23T16:24:00Z">
              <w:rPr>
                <w:rFonts w:ascii="Arial" w:hAnsi="Arial" w:cs="Arial"/>
                <w:i/>
                <w:iCs/>
                <w:sz w:val="24"/>
                <w:szCs w:val="24"/>
              </w:rPr>
            </w:rPrChange>
          </w:rPr>
          <w:delText>s</w:delText>
        </w:r>
      </w:del>
      <w:r w:rsidR="5FCEE12E" w:rsidRPr="007C31AE">
        <w:rPr>
          <w:rFonts w:ascii="Arial" w:hAnsi="Arial" w:cs="Arial"/>
          <w:sz w:val="24"/>
          <w:szCs w:val="24"/>
          <w:rPrChange w:id="443" w:author="McKinney, Sean M (DOH)" w:date="2026-01-23T08:24:00Z" w16du:dateUtc="2026-01-23T16:24:00Z">
            <w:rPr>
              <w:rFonts w:ascii="Arial" w:hAnsi="Arial" w:cs="Arial"/>
              <w:i/>
              <w:iCs/>
              <w:sz w:val="24"/>
              <w:szCs w:val="24"/>
            </w:rPr>
          </w:rPrChange>
        </w:rPr>
        <w:t xml:space="preserve"> adapted their </w:t>
      </w:r>
      <w:r w:rsidR="00B85BA4" w:rsidRPr="007C31AE">
        <w:rPr>
          <w:rFonts w:ascii="Arial" w:hAnsi="Arial" w:cs="Arial"/>
          <w:sz w:val="24"/>
          <w:szCs w:val="24"/>
          <w:rPrChange w:id="444" w:author="McKinney, Sean M (DOH)" w:date="2026-01-23T08:24:00Z" w16du:dateUtc="2026-01-23T16:24:00Z">
            <w:rPr>
              <w:rFonts w:ascii="Arial" w:hAnsi="Arial" w:cs="Arial"/>
              <w:i/>
              <w:iCs/>
              <w:sz w:val="24"/>
              <w:szCs w:val="24"/>
            </w:rPr>
          </w:rPrChange>
        </w:rPr>
        <w:t>documentation</w:t>
      </w:r>
      <w:r w:rsidR="5FCEE12E" w:rsidRPr="007C31AE">
        <w:rPr>
          <w:rFonts w:ascii="Arial" w:hAnsi="Arial" w:cs="Arial"/>
          <w:sz w:val="24"/>
          <w:szCs w:val="24"/>
          <w:rPrChange w:id="445" w:author="McKinney, Sean M (DOH)" w:date="2026-01-23T08:24:00Z" w16du:dateUtc="2026-01-23T16:24:00Z">
            <w:rPr>
              <w:rFonts w:ascii="Arial" w:hAnsi="Arial" w:cs="Arial"/>
              <w:i/>
              <w:iCs/>
              <w:sz w:val="24"/>
              <w:szCs w:val="24"/>
            </w:rPr>
          </w:rPrChange>
        </w:rPr>
        <w:t xml:space="preserve"> for </w:t>
      </w:r>
      <w:del w:id="446" w:author="McKinney, Sean M (DOH)" w:date="2026-01-23T08:59:00Z" w16du:dateUtc="2026-01-23T16:59:00Z">
        <w:r w:rsidR="5FCEE12E" w:rsidRPr="007C31AE" w:rsidDel="0017664B">
          <w:rPr>
            <w:rFonts w:ascii="Arial" w:hAnsi="Arial" w:cs="Arial"/>
            <w:sz w:val="24"/>
            <w:szCs w:val="24"/>
            <w:rPrChange w:id="447" w:author="McKinney, Sean M (DOH)" w:date="2026-01-23T08:24:00Z" w16du:dateUtc="2026-01-23T16:24:00Z">
              <w:rPr>
                <w:rFonts w:ascii="Arial" w:hAnsi="Arial" w:cs="Arial"/>
                <w:i/>
                <w:iCs/>
                <w:sz w:val="24"/>
                <w:szCs w:val="24"/>
              </w:rPr>
            </w:rPrChange>
          </w:rPr>
          <w:delText xml:space="preserve">future </w:delText>
        </w:r>
      </w:del>
      <w:r w:rsidR="5FCEE12E" w:rsidRPr="007C31AE">
        <w:rPr>
          <w:rFonts w:ascii="Arial" w:hAnsi="Arial" w:cs="Arial"/>
          <w:sz w:val="24"/>
          <w:szCs w:val="24"/>
          <w:rPrChange w:id="448" w:author="McKinney, Sean M (DOH)" w:date="2026-01-23T08:24:00Z" w16du:dateUtc="2026-01-23T16:24:00Z">
            <w:rPr>
              <w:rFonts w:ascii="Arial" w:hAnsi="Arial" w:cs="Arial"/>
              <w:i/>
              <w:iCs/>
              <w:sz w:val="24"/>
              <w:szCs w:val="24"/>
            </w:rPr>
          </w:rPrChange>
        </w:rPr>
        <w:t>reporting procedure</w:t>
      </w:r>
      <w:ins w:id="449" w:author="McKinney, Sean M (DOH)" w:date="2026-01-23T08:59:00Z" w16du:dateUtc="2026-01-23T16:59:00Z">
        <w:r w:rsidR="0017664B">
          <w:rPr>
            <w:rFonts w:ascii="Arial" w:hAnsi="Arial" w:cs="Arial"/>
            <w:sz w:val="24"/>
            <w:szCs w:val="24"/>
          </w:rPr>
          <w:t>s</w:t>
        </w:r>
      </w:ins>
      <w:del w:id="450" w:author="McKinney, Sean M (DOH)" w:date="2026-01-23T08:59:00Z" w16du:dateUtc="2026-01-23T16:59:00Z">
        <w:r w:rsidR="5FCEE12E" w:rsidRPr="007C31AE" w:rsidDel="00DE35B6">
          <w:rPr>
            <w:rFonts w:ascii="Arial" w:hAnsi="Arial" w:cs="Arial"/>
            <w:sz w:val="24"/>
            <w:szCs w:val="24"/>
            <w:rPrChange w:id="451" w:author="McKinney, Sean M (DOH)" w:date="2026-01-23T08:24:00Z" w16du:dateUtc="2026-01-23T16:24:00Z">
              <w:rPr>
                <w:rFonts w:ascii="Arial" w:hAnsi="Arial" w:cs="Arial"/>
                <w:i/>
                <w:iCs/>
                <w:sz w:val="24"/>
                <w:szCs w:val="24"/>
              </w:rPr>
            </w:rPrChange>
          </w:rPr>
          <w:delText xml:space="preserve"> when the time arises</w:delText>
        </w:r>
      </w:del>
      <w:r w:rsidR="5FCEE12E" w:rsidRPr="007C31AE">
        <w:rPr>
          <w:rFonts w:ascii="Arial" w:hAnsi="Arial" w:cs="Arial"/>
          <w:sz w:val="24"/>
          <w:szCs w:val="24"/>
          <w:rPrChange w:id="452" w:author="McKinney, Sean M (DOH)" w:date="2026-01-23T08:24:00Z" w16du:dateUtc="2026-01-23T16:24:00Z">
            <w:rPr>
              <w:rFonts w:ascii="Arial" w:hAnsi="Arial" w:cs="Arial"/>
              <w:i/>
              <w:iCs/>
              <w:sz w:val="24"/>
              <w:szCs w:val="24"/>
            </w:rPr>
          </w:rPrChange>
        </w:rPr>
        <w:t>.</w:t>
      </w:r>
      <w:r w:rsidRPr="007C31AE">
        <w:rPr>
          <w:rFonts w:ascii="Arial" w:hAnsi="Arial" w:cs="Arial"/>
          <w:sz w:val="24"/>
          <w:szCs w:val="24"/>
          <w:rPrChange w:id="453" w:author="McKinney, Sean M (DOH)" w:date="2026-01-23T08:24:00Z" w16du:dateUtc="2026-01-23T16:24:00Z">
            <w:rPr>
              <w:rFonts w:ascii="Arial" w:hAnsi="Arial" w:cs="Arial"/>
              <w:i/>
              <w:iCs/>
              <w:sz w:val="24"/>
              <w:szCs w:val="24"/>
            </w:rPr>
          </w:rPrChange>
        </w:rPr>
        <w:t xml:space="preserve"> </w:t>
      </w:r>
      <w:r w:rsidR="4FA53951" w:rsidRPr="007C31AE">
        <w:rPr>
          <w:rFonts w:ascii="Arial" w:hAnsi="Arial" w:cs="Arial"/>
          <w:sz w:val="24"/>
          <w:szCs w:val="24"/>
          <w:rPrChange w:id="454" w:author="McKinney, Sean M (DOH)" w:date="2026-01-23T08:24:00Z" w16du:dateUtc="2026-01-23T16:24:00Z">
            <w:rPr>
              <w:rFonts w:ascii="Arial" w:hAnsi="Arial" w:cs="Arial"/>
              <w:i/>
              <w:iCs/>
              <w:sz w:val="24"/>
              <w:szCs w:val="24"/>
            </w:rPr>
          </w:rPrChange>
        </w:rPr>
        <w:t xml:space="preserve">While the failure to report </w:t>
      </w:r>
      <w:del w:id="455" w:author="McKinney, Sean M (DOH)" w:date="2026-01-23T09:00:00Z" w16du:dateUtc="2026-01-23T17:00:00Z">
        <w:r w:rsidR="4FA53951" w:rsidRPr="007C31AE" w:rsidDel="00DE35B6">
          <w:rPr>
            <w:rFonts w:ascii="Arial" w:hAnsi="Arial" w:cs="Arial"/>
            <w:sz w:val="24"/>
            <w:szCs w:val="24"/>
            <w:rPrChange w:id="456" w:author="McKinney, Sean M (DOH)" w:date="2026-01-23T08:24:00Z" w16du:dateUtc="2026-01-23T16:24:00Z">
              <w:rPr>
                <w:rFonts w:ascii="Arial" w:hAnsi="Arial" w:cs="Arial"/>
                <w:i/>
                <w:iCs/>
                <w:sz w:val="24"/>
                <w:szCs w:val="24"/>
              </w:rPr>
            </w:rPrChange>
          </w:rPr>
          <w:delText xml:space="preserve">is </w:delText>
        </w:r>
      </w:del>
      <w:ins w:id="457" w:author="McKinney, Sean M (DOH)" w:date="2026-01-23T09:00:00Z" w16du:dateUtc="2026-01-23T17:00:00Z">
        <w:r w:rsidR="00DE35B6">
          <w:rPr>
            <w:rFonts w:ascii="Arial" w:hAnsi="Arial" w:cs="Arial"/>
            <w:sz w:val="24"/>
            <w:szCs w:val="24"/>
          </w:rPr>
          <w:t>was</w:t>
        </w:r>
        <w:r w:rsidR="00DE35B6" w:rsidRPr="007C31AE">
          <w:rPr>
            <w:rFonts w:ascii="Arial" w:hAnsi="Arial" w:cs="Arial"/>
            <w:sz w:val="24"/>
            <w:szCs w:val="24"/>
            <w:rPrChange w:id="458" w:author="McKinney, Sean M (DOH)" w:date="2026-01-23T08:24:00Z" w16du:dateUtc="2026-01-23T16:24:00Z">
              <w:rPr>
                <w:rFonts w:ascii="Arial" w:hAnsi="Arial" w:cs="Arial"/>
                <w:i/>
                <w:iCs/>
                <w:sz w:val="24"/>
                <w:szCs w:val="24"/>
              </w:rPr>
            </w:rPrChange>
          </w:rPr>
          <w:t xml:space="preserve"> </w:t>
        </w:r>
      </w:ins>
      <w:r w:rsidR="4FA53951" w:rsidRPr="007C31AE">
        <w:rPr>
          <w:rFonts w:ascii="Arial" w:hAnsi="Arial" w:cs="Arial"/>
          <w:sz w:val="24"/>
          <w:szCs w:val="24"/>
          <w:rPrChange w:id="459" w:author="McKinney, Sean M (DOH)" w:date="2026-01-23T08:24:00Z" w16du:dateUtc="2026-01-23T16:24:00Z">
            <w:rPr>
              <w:rFonts w:ascii="Arial" w:hAnsi="Arial" w:cs="Arial"/>
              <w:i/>
              <w:iCs/>
              <w:sz w:val="24"/>
              <w:szCs w:val="24"/>
            </w:rPr>
          </w:rPrChange>
        </w:rPr>
        <w:t>substantiated, the facility’s current updated policies</w:t>
      </w:r>
      <w:r w:rsidR="00B85BA4" w:rsidRPr="007C31AE">
        <w:rPr>
          <w:rFonts w:ascii="Arial" w:hAnsi="Arial" w:cs="Arial"/>
          <w:sz w:val="24"/>
          <w:szCs w:val="24"/>
          <w:rPrChange w:id="460" w:author="McKinney, Sean M (DOH)" w:date="2026-01-23T08:24:00Z" w16du:dateUtc="2026-01-23T16:24:00Z">
            <w:rPr>
              <w:rFonts w:ascii="Arial" w:hAnsi="Arial" w:cs="Arial"/>
              <w:i/>
              <w:iCs/>
              <w:sz w:val="24"/>
              <w:szCs w:val="24"/>
            </w:rPr>
          </w:rPrChange>
        </w:rPr>
        <w:t xml:space="preserve"> and willingness to train staff</w:t>
      </w:r>
      <w:del w:id="461" w:author="McKinney, Sean M (DOH)" w:date="2026-01-23T09:00:00Z" w16du:dateUtc="2026-01-23T17:00:00Z">
        <w:r w:rsidR="00B85BA4" w:rsidRPr="007C31AE" w:rsidDel="00DE35B6">
          <w:rPr>
            <w:rFonts w:ascii="Arial" w:hAnsi="Arial" w:cs="Arial"/>
            <w:sz w:val="24"/>
            <w:szCs w:val="24"/>
            <w:rPrChange w:id="462" w:author="McKinney, Sean M (DOH)" w:date="2026-01-23T08:24:00Z" w16du:dateUtc="2026-01-23T16:24:00Z">
              <w:rPr>
                <w:rFonts w:ascii="Arial" w:hAnsi="Arial" w:cs="Arial"/>
                <w:i/>
                <w:iCs/>
                <w:sz w:val="24"/>
                <w:szCs w:val="24"/>
              </w:rPr>
            </w:rPrChange>
          </w:rPr>
          <w:delText xml:space="preserve"> </w:delText>
        </w:r>
      </w:del>
      <w:r w:rsidR="4FA53951" w:rsidRPr="007C31AE">
        <w:rPr>
          <w:rFonts w:ascii="Arial" w:hAnsi="Arial" w:cs="Arial"/>
          <w:sz w:val="24"/>
          <w:szCs w:val="24"/>
          <w:rPrChange w:id="463" w:author="McKinney, Sean M (DOH)" w:date="2026-01-23T08:24:00Z" w16du:dateUtc="2026-01-23T16:24:00Z">
            <w:rPr>
              <w:rFonts w:ascii="Arial" w:hAnsi="Arial" w:cs="Arial"/>
              <w:i/>
              <w:iCs/>
              <w:sz w:val="24"/>
              <w:szCs w:val="24"/>
            </w:rPr>
          </w:rPrChange>
        </w:rPr>
        <w:t xml:space="preserve"> indicate that these </w:t>
      </w:r>
      <w:del w:id="464" w:author="McKinney, Sean M (DOH)" w:date="2026-01-23T09:01:00Z" w16du:dateUtc="2026-01-23T17:01:00Z">
        <w:r w:rsidR="4FA53951" w:rsidRPr="007C31AE" w:rsidDel="00D7408D">
          <w:rPr>
            <w:rFonts w:ascii="Arial" w:hAnsi="Arial" w:cs="Arial"/>
            <w:sz w:val="24"/>
            <w:szCs w:val="24"/>
            <w:rPrChange w:id="465" w:author="McKinney, Sean M (DOH)" w:date="2026-01-23T08:24:00Z" w16du:dateUtc="2026-01-23T16:24:00Z">
              <w:rPr>
                <w:rFonts w:ascii="Arial" w:hAnsi="Arial" w:cs="Arial"/>
                <w:i/>
                <w:iCs/>
                <w:sz w:val="24"/>
                <w:szCs w:val="24"/>
              </w:rPr>
            </w:rPrChange>
          </w:rPr>
          <w:delText>previous administrative gaps</w:delText>
        </w:r>
      </w:del>
      <w:ins w:id="466" w:author="McKinney, Sean M (DOH)" w:date="2026-01-23T09:01:00Z" w16du:dateUtc="2026-01-23T17:01:00Z">
        <w:r w:rsidR="00D7408D">
          <w:rPr>
            <w:rFonts w:ascii="Arial" w:hAnsi="Arial" w:cs="Arial"/>
            <w:sz w:val="24"/>
            <w:szCs w:val="24"/>
          </w:rPr>
          <w:t>violations</w:t>
        </w:r>
      </w:ins>
      <w:r w:rsidR="4FA53951" w:rsidRPr="007C31AE">
        <w:rPr>
          <w:rFonts w:ascii="Arial" w:hAnsi="Arial" w:cs="Arial"/>
          <w:sz w:val="24"/>
          <w:szCs w:val="24"/>
          <w:rPrChange w:id="467" w:author="McKinney, Sean M (DOH)" w:date="2026-01-23T08:24:00Z" w16du:dateUtc="2026-01-23T16:24:00Z">
            <w:rPr>
              <w:rFonts w:ascii="Arial" w:hAnsi="Arial" w:cs="Arial"/>
              <w:i/>
              <w:iCs/>
              <w:sz w:val="24"/>
              <w:szCs w:val="24"/>
            </w:rPr>
          </w:rPrChange>
        </w:rPr>
        <w:t xml:space="preserve"> have been addressed</w:t>
      </w:r>
      <w:del w:id="468" w:author="McKinney, Sean M (DOH)" w:date="2026-01-23T09:01:00Z" w16du:dateUtc="2026-01-23T17:01:00Z">
        <w:r w:rsidR="00B85BA4" w:rsidRPr="007C31AE" w:rsidDel="00D7408D">
          <w:rPr>
            <w:rFonts w:ascii="Arial" w:hAnsi="Arial" w:cs="Arial"/>
            <w:sz w:val="24"/>
            <w:szCs w:val="24"/>
            <w:rPrChange w:id="469" w:author="McKinney, Sean M (DOH)" w:date="2026-01-23T08:24:00Z" w16du:dateUtc="2026-01-23T16:24:00Z">
              <w:rPr>
                <w:rFonts w:ascii="Arial" w:hAnsi="Arial" w:cs="Arial"/>
                <w:i/>
                <w:iCs/>
                <w:sz w:val="24"/>
                <w:szCs w:val="24"/>
              </w:rPr>
            </w:rPrChange>
          </w:rPr>
          <w:delText xml:space="preserve"> with intent to correct</w:delText>
        </w:r>
      </w:del>
      <w:r w:rsidR="00B85BA4" w:rsidRPr="007C31AE">
        <w:rPr>
          <w:rFonts w:ascii="Arial" w:hAnsi="Arial" w:cs="Arial"/>
          <w:sz w:val="24"/>
          <w:szCs w:val="24"/>
          <w:rPrChange w:id="470" w:author="McKinney, Sean M (DOH)" w:date="2026-01-23T08:24:00Z" w16du:dateUtc="2026-01-23T16:24:00Z">
            <w:rPr>
              <w:rFonts w:ascii="Arial" w:hAnsi="Arial" w:cs="Arial"/>
              <w:i/>
              <w:iCs/>
              <w:sz w:val="24"/>
              <w:szCs w:val="24"/>
            </w:rPr>
          </w:rPrChange>
        </w:rPr>
        <w:t>.</w:t>
      </w:r>
    </w:p>
    <w:p w14:paraId="6DAAFDA2" w14:textId="2D8F2B10" w:rsidR="77434BBC" w:rsidRDefault="77434BBC" w:rsidP="77434BBC">
      <w:pPr>
        <w:pStyle w:val="NoSpacing"/>
        <w:ind w:right="288"/>
        <w:rPr>
          <w:rFonts w:ascii="Arial" w:hAnsi="Arial" w:cs="Arial"/>
          <w:b/>
          <w:bCs/>
          <w:sz w:val="24"/>
          <w:szCs w:val="24"/>
        </w:rPr>
      </w:pPr>
    </w:p>
    <w:p w14:paraId="58652312" w14:textId="4BD960C2" w:rsidR="00B15F29" w:rsidRPr="00EF00CB" w:rsidRDefault="00B15F29" w:rsidP="00B15F29">
      <w:pPr>
        <w:pStyle w:val="NoSpacing"/>
        <w:ind w:right="288"/>
        <w:rPr>
          <w:rFonts w:ascii="Arial" w:hAnsi="Arial" w:cs="Arial"/>
          <w:b/>
          <w:sz w:val="32"/>
          <w:szCs w:val="32"/>
        </w:rPr>
      </w:pPr>
      <w:r w:rsidRPr="00EF00CB">
        <w:rPr>
          <w:rFonts w:ascii="Arial" w:hAnsi="Arial" w:cs="Arial"/>
          <w:b/>
          <w:sz w:val="32"/>
          <w:szCs w:val="32"/>
        </w:rPr>
        <w:t>Conclusion/ Results of Investigation</w:t>
      </w:r>
      <w:r w:rsidR="00404EA1">
        <w:rPr>
          <w:rFonts w:ascii="Arial" w:hAnsi="Arial" w:cs="Arial"/>
          <w:b/>
          <w:sz w:val="32"/>
          <w:szCs w:val="32"/>
        </w:rPr>
        <w:t xml:space="preserve"> </w:t>
      </w:r>
    </w:p>
    <w:p w14:paraId="3AFF4AF2" w14:textId="77777777" w:rsidR="00B15F29" w:rsidRPr="00EF00CB" w:rsidRDefault="00B15F29" w:rsidP="00B15F29">
      <w:pPr>
        <w:pStyle w:val="NoSpacing"/>
        <w:ind w:right="288" w:firstLine="720"/>
        <w:rPr>
          <w:rFonts w:ascii="Arial" w:hAnsi="Arial" w:cs="Arial"/>
          <w:b/>
          <w:sz w:val="24"/>
          <w:szCs w:val="24"/>
        </w:rPr>
      </w:pPr>
    </w:p>
    <w:p w14:paraId="76BBC616" w14:textId="1ADF579E" w:rsidR="00720AE5" w:rsidRDefault="00851283" w:rsidP="43299146">
      <w:pPr>
        <w:pStyle w:val="NoSpacing"/>
        <w:numPr>
          <w:ilvl w:val="0"/>
          <w:numId w:val="9"/>
        </w:numPr>
        <w:ind w:right="288"/>
        <w:rPr>
          <w:rFonts w:ascii="Arial" w:eastAsia="Arial" w:hAnsi="Arial" w:cs="Arial"/>
          <w:sz w:val="24"/>
          <w:szCs w:val="24"/>
        </w:rPr>
      </w:pPr>
      <w:r w:rsidRPr="57247BFD">
        <w:rPr>
          <w:rFonts w:ascii="Arial" w:hAnsi="Arial" w:cs="Arial"/>
          <w:sz w:val="24"/>
          <w:szCs w:val="24"/>
        </w:rPr>
        <w:t xml:space="preserve">Allegation: </w:t>
      </w:r>
      <w:r w:rsidR="006C23D3" w:rsidRPr="57247BFD">
        <w:rPr>
          <w:rFonts w:ascii="Arial" w:hAnsi="Arial" w:cs="Arial"/>
          <w:sz w:val="24"/>
          <w:szCs w:val="24"/>
        </w:rPr>
        <w:t xml:space="preserve">The investigator found the facility </w:t>
      </w:r>
      <w:sdt>
        <w:sdtPr>
          <w:rPr>
            <w:rFonts w:ascii="Arial" w:hAnsi="Arial" w:cs="Arial"/>
            <w:sz w:val="24"/>
            <w:szCs w:val="24"/>
          </w:rPr>
          <w:id w:val="2134133797"/>
          <w:placeholder>
            <w:docPart w:val="A918A661E03F4300B5590E53E3E5A31D"/>
          </w:placeholder>
          <w:dropDownList>
            <w:listItem w:displayText="not in compliance" w:value="not in compliance"/>
            <w:listItem w:displayText="in compliance" w:value="in compliance"/>
          </w:dropDownList>
        </w:sdtPr>
        <w:sdtContent>
          <w:r w:rsidR="6C591015" w:rsidRPr="57247BFD">
            <w:rPr>
              <w:rFonts w:ascii="Arial" w:hAnsi="Arial" w:cs="Arial"/>
              <w:sz w:val="24"/>
              <w:szCs w:val="24"/>
            </w:rPr>
            <w:t xml:space="preserve">not </w:t>
          </w:r>
          <w:r w:rsidR="0E409E3C" w:rsidRPr="57247BFD">
            <w:rPr>
              <w:rFonts w:ascii="Arial" w:hAnsi="Arial" w:cs="Arial"/>
              <w:sz w:val="24"/>
              <w:szCs w:val="24"/>
            </w:rPr>
            <w:t>in compliance</w:t>
          </w:r>
        </w:sdtContent>
      </w:sdt>
      <w:r w:rsidR="00A83C7F" w:rsidRPr="57247BFD">
        <w:rPr>
          <w:rFonts w:ascii="Arial" w:hAnsi="Arial" w:cs="Arial"/>
          <w:sz w:val="24"/>
          <w:szCs w:val="24"/>
        </w:rPr>
        <w:t xml:space="preserve"> </w:t>
      </w:r>
      <w:r w:rsidR="00E7574E" w:rsidRPr="57247BFD">
        <w:rPr>
          <w:rFonts w:ascii="Arial" w:hAnsi="Arial" w:cs="Arial"/>
          <w:sz w:val="24"/>
          <w:szCs w:val="24"/>
        </w:rPr>
        <w:t>with</w:t>
      </w:r>
      <w:r w:rsidRPr="57247BFD">
        <w:rPr>
          <w:rFonts w:ascii="Arial" w:hAnsi="Arial" w:cs="Arial"/>
          <w:sz w:val="24"/>
          <w:szCs w:val="24"/>
        </w:rPr>
        <w:t xml:space="preserve"> </w:t>
      </w:r>
      <w:r w:rsidR="540BB70A" w:rsidRPr="57247BFD">
        <w:rPr>
          <w:rFonts w:ascii="Arial" w:hAnsi="Arial" w:cs="Arial"/>
          <w:sz w:val="24"/>
          <w:szCs w:val="24"/>
        </w:rPr>
        <w:t>WAC 246-341-0410 Administrator key responsibilities</w:t>
      </w:r>
      <w:r w:rsidR="45D4546D" w:rsidRPr="57247BFD">
        <w:rPr>
          <w:rFonts w:ascii="Arial" w:hAnsi="Arial" w:cs="Arial"/>
          <w:sz w:val="24"/>
          <w:szCs w:val="24"/>
        </w:rPr>
        <w:t>.</w:t>
      </w:r>
    </w:p>
    <w:p w14:paraId="6BF92F1E" w14:textId="0FB75DC1" w:rsidR="00720AE5" w:rsidRDefault="00720AE5" w:rsidP="00720AE5">
      <w:pPr>
        <w:pStyle w:val="NoSpacing"/>
        <w:ind w:left="720" w:right="288"/>
        <w:rPr>
          <w:rFonts w:ascii="Arial" w:hAnsi="Arial" w:cs="Arial"/>
          <w:sz w:val="24"/>
          <w:szCs w:val="24"/>
        </w:rPr>
      </w:pPr>
    </w:p>
    <w:p w14:paraId="51784983" w14:textId="1C787D36" w:rsidR="00B15F29" w:rsidRPr="00C5137E" w:rsidRDefault="00720AE5" w:rsidP="43299146">
      <w:pPr>
        <w:pStyle w:val="NoSpacing"/>
        <w:numPr>
          <w:ilvl w:val="0"/>
          <w:numId w:val="9"/>
        </w:numPr>
        <w:ind w:right="288"/>
        <w:rPr>
          <w:rFonts w:ascii="Arial" w:hAnsi="Arial" w:cs="Arial"/>
          <w:b/>
          <w:bCs/>
          <w:sz w:val="24"/>
          <w:szCs w:val="24"/>
          <w:u w:val="single"/>
        </w:rPr>
      </w:pPr>
      <w:r w:rsidRPr="57247BFD">
        <w:rPr>
          <w:rFonts w:ascii="Arial" w:hAnsi="Arial" w:cs="Arial"/>
          <w:sz w:val="24"/>
          <w:szCs w:val="24"/>
        </w:rPr>
        <w:t xml:space="preserve">Allegation: </w:t>
      </w:r>
      <w:r w:rsidR="00A83C7F" w:rsidRPr="57247BFD">
        <w:rPr>
          <w:rFonts w:ascii="Arial" w:hAnsi="Arial" w:cs="Arial"/>
          <w:sz w:val="24"/>
          <w:szCs w:val="24"/>
        </w:rPr>
        <w:t xml:space="preserve">The investigator found the facility </w:t>
      </w:r>
      <w:sdt>
        <w:sdtPr>
          <w:rPr>
            <w:rFonts w:ascii="Arial" w:hAnsi="Arial" w:cs="Arial"/>
            <w:sz w:val="24"/>
            <w:szCs w:val="24"/>
          </w:rPr>
          <w:id w:val="18365701"/>
          <w:placeholder>
            <w:docPart w:val="CF1791A6A1E04FED9DE857B2E3922D59"/>
          </w:placeholder>
          <w:dropDownList>
            <w:listItem w:displayText="not in compliance" w:value="not in compliance"/>
            <w:listItem w:displayText="in compliance" w:value="in compliance"/>
          </w:dropDownList>
        </w:sdtPr>
        <w:sdtContent>
          <w:r w:rsidR="05BFA480" w:rsidRPr="57247BFD">
            <w:rPr>
              <w:rFonts w:ascii="Arial" w:hAnsi="Arial" w:cs="Arial"/>
              <w:sz w:val="24"/>
              <w:szCs w:val="24"/>
            </w:rPr>
            <w:t xml:space="preserve">not </w:t>
          </w:r>
          <w:r w:rsidR="1DFB133C" w:rsidRPr="57247BFD">
            <w:rPr>
              <w:rFonts w:ascii="Arial" w:hAnsi="Arial" w:cs="Arial"/>
              <w:sz w:val="24"/>
              <w:szCs w:val="24"/>
            </w:rPr>
            <w:t>in compliance</w:t>
          </w:r>
        </w:sdtContent>
      </w:sdt>
      <w:r w:rsidR="00A83C7F" w:rsidRPr="57247BFD">
        <w:rPr>
          <w:rFonts w:ascii="Arial" w:hAnsi="Arial" w:cs="Arial"/>
          <w:sz w:val="24"/>
          <w:szCs w:val="24"/>
        </w:rPr>
        <w:t xml:space="preserve"> with </w:t>
      </w:r>
      <w:r w:rsidR="58BD90FD" w:rsidRPr="57247BFD">
        <w:rPr>
          <w:rFonts w:ascii="Arial" w:hAnsi="Arial" w:cs="Arial"/>
          <w:sz w:val="24"/>
          <w:szCs w:val="24"/>
        </w:rPr>
        <w:t>WAC 246-341-0420 Agency policies and procedures</w:t>
      </w:r>
      <w:r w:rsidR="45D4546D" w:rsidRPr="57247BFD">
        <w:rPr>
          <w:rFonts w:ascii="Arial" w:hAnsi="Arial" w:cs="Arial"/>
          <w:sz w:val="24"/>
          <w:szCs w:val="24"/>
        </w:rPr>
        <w:t>.</w:t>
      </w:r>
      <w:r>
        <w:br/>
      </w:r>
    </w:p>
    <w:p w14:paraId="50F10FE6" w14:textId="12DFC88A" w:rsidR="00B15F29" w:rsidRPr="00C5137E" w:rsidRDefault="7E771E2C" w:rsidP="57247BFD">
      <w:pPr>
        <w:pStyle w:val="NoSpacing"/>
        <w:numPr>
          <w:ilvl w:val="0"/>
          <w:numId w:val="9"/>
        </w:numPr>
        <w:ind w:right="288"/>
      </w:pPr>
      <w:r w:rsidRPr="57247BFD">
        <w:rPr>
          <w:rFonts w:ascii="Arial" w:hAnsi="Arial" w:cs="Arial"/>
          <w:sz w:val="24"/>
          <w:szCs w:val="24"/>
        </w:rPr>
        <w:t xml:space="preserve">Allegation: The investigator found the facility </w:t>
      </w:r>
      <w:sdt>
        <w:sdtPr>
          <w:rPr>
            <w:rFonts w:ascii="Arial" w:hAnsi="Arial" w:cs="Arial"/>
            <w:sz w:val="24"/>
            <w:szCs w:val="24"/>
          </w:rPr>
          <w:id w:val="1733447629"/>
          <w:placeholder>
            <w:docPart w:val="CCA7FCDB6FDA46E0BD707A5D61AFC5FF"/>
          </w:placeholder>
          <w:dropDownList>
            <w:listItem w:displayText="not in compliance" w:value="not in compliance"/>
            <w:listItem w:displayText="in compliance" w:value="in compliance"/>
          </w:dropDownList>
        </w:sdtPr>
        <w:sdtContent>
          <w:r w:rsidR="3CFBBF2B" w:rsidRPr="57247BFD">
            <w:rPr>
              <w:rFonts w:ascii="Arial" w:hAnsi="Arial" w:cs="Arial"/>
              <w:sz w:val="24"/>
              <w:szCs w:val="24"/>
            </w:rPr>
            <w:t>in compliance</w:t>
          </w:r>
        </w:sdtContent>
      </w:sdt>
      <w:r w:rsidRPr="57247BFD">
        <w:rPr>
          <w:rFonts w:ascii="Arial" w:hAnsi="Arial" w:cs="Arial"/>
          <w:sz w:val="24"/>
          <w:szCs w:val="24"/>
        </w:rPr>
        <w:t xml:space="preserve"> with WAC </w:t>
      </w:r>
      <w:r w:rsidR="1D17E46F" w:rsidRPr="57247BFD">
        <w:rPr>
          <w:rFonts w:ascii="Arial" w:hAnsi="Arial" w:cs="Arial"/>
          <w:sz w:val="24"/>
          <w:szCs w:val="24"/>
        </w:rPr>
        <w:t>246-341-0425 Individual service record system</w:t>
      </w:r>
      <w:r w:rsidR="7CC7B79B">
        <w:t>.</w:t>
      </w:r>
      <w:r w:rsidR="00720AE5">
        <w:br/>
      </w:r>
    </w:p>
    <w:p w14:paraId="7CA03166" w14:textId="192A866B" w:rsidR="475D1B0E" w:rsidRDefault="475D1B0E" w:rsidP="43299146">
      <w:pPr>
        <w:pStyle w:val="NoSpacing"/>
        <w:numPr>
          <w:ilvl w:val="0"/>
          <w:numId w:val="9"/>
        </w:numPr>
        <w:ind w:right="288"/>
        <w:rPr>
          <w:rFonts w:ascii="Arial" w:hAnsi="Arial" w:cs="Arial"/>
          <w:sz w:val="24"/>
          <w:szCs w:val="24"/>
        </w:rPr>
      </w:pPr>
      <w:r w:rsidRPr="57247BFD">
        <w:rPr>
          <w:rFonts w:ascii="Arial" w:hAnsi="Arial" w:cs="Arial"/>
          <w:sz w:val="24"/>
          <w:szCs w:val="24"/>
        </w:rPr>
        <w:lastRenderedPageBreak/>
        <w:t xml:space="preserve">Allegation: The investigator found the facility </w:t>
      </w:r>
      <w:sdt>
        <w:sdtPr>
          <w:rPr>
            <w:rFonts w:ascii="Arial" w:hAnsi="Arial" w:cs="Arial"/>
            <w:sz w:val="24"/>
            <w:szCs w:val="24"/>
          </w:rPr>
          <w:id w:val="296410509"/>
          <w:placeholder>
            <w:docPart w:val="D5D7DE1B15B64871A7E46499EF0C037E"/>
          </w:placeholder>
          <w:dropDownList>
            <w:listItem w:displayText="not in compliance" w:value="not in compliance"/>
            <w:listItem w:displayText="in compliance" w:value="in compliance"/>
          </w:dropDownList>
        </w:sdtPr>
        <w:sdtContent>
          <w:r w:rsidR="32A940D6" w:rsidRPr="57247BFD">
            <w:rPr>
              <w:rFonts w:ascii="Arial" w:hAnsi="Arial" w:cs="Arial"/>
              <w:sz w:val="24"/>
              <w:szCs w:val="24"/>
            </w:rPr>
            <w:t>in compliance</w:t>
          </w:r>
        </w:sdtContent>
      </w:sdt>
      <w:r w:rsidRPr="57247BFD">
        <w:rPr>
          <w:rFonts w:ascii="Arial" w:hAnsi="Arial" w:cs="Arial"/>
          <w:sz w:val="24"/>
          <w:szCs w:val="24"/>
        </w:rPr>
        <w:t xml:space="preserve"> with </w:t>
      </w:r>
      <w:r w:rsidR="4B9AD7DC" w:rsidRPr="57247BFD">
        <w:rPr>
          <w:rFonts w:ascii="Arial" w:hAnsi="Arial" w:cs="Arial"/>
          <w:sz w:val="24"/>
          <w:szCs w:val="24"/>
        </w:rPr>
        <w:t>WAC 246-341-0515 Agency staff requirements</w:t>
      </w:r>
      <w:r w:rsidR="2A73729F" w:rsidRPr="57247BFD">
        <w:rPr>
          <w:rFonts w:ascii="Arial" w:hAnsi="Arial" w:cs="Arial"/>
          <w:sz w:val="24"/>
          <w:szCs w:val="24"/>
        </w:rPr>
        <w:t>.</w:t>
      </w:r>
      <w:r>
        <w:br/>
      </w:r>
    </w:p>
    <w:p w14:paraId="0C69AD22" w14:textId="60F952CB" w:rsidR="475D1B0E" w:rsidRDefault="10939473" w:rsidP="43299146">
      <w:pPr>
        <w:pStyle w:val="NoSpacing"/>
        <w:numPr>
          <w:ilvl w:val="0"/>
          <w:numId w:val="9"/>
        </w:numPr>
        <w:ind w:right="288"/>
        <w:rPr>
          <w:rFonts w:ascii="Arial" w:hAnsi="Arial" w:cs="Arial"/>
          <w:sz w:val="24"/>
          <w:szCs w:val="24"/>
        </w:rPr>
      </w:pPr>
      <w:r w:rsidRPr="57247BFD">
        <w:rPr>
          <w:rFonts w:ascii="Arial" w:hAnsi="Arial" w:cs="Arial"/>
          <w:sz w:val="24"/>
          <w:szCs w:val="24"/>
        </w:rPr>
        <w:t xml:space="preserve">Allegation: The investigator found the facility </w:t>
      </w:r>
      <w:sdt>
        <w:sdtPr>
          <w:rPr>
            <w:rFonts w:ascii="Arial" w:hAnsi="Arial" w:cs="Arial"/>
            <w:sz w:val="24"/>
            <w:szCs w:val="24"/>
          </w:rPr>
          <w:id w:val="38767724"/>
          <w:placeholder>
            <w:docPart w:val="AFE4618FC1D0473FA5AA29AE87F3D39E"/>
          </w:placeholder>
          <w:dropDownList>
            <w:listItem w:displayText="not in compliance" w:value="not in compliance"/>
            <w:listItem w:displayText="in compliance" w:value="in compliance"/>
          </w:dropDownList>
        </w:sdtPr>
        <w:sdtContent>
          <w:r w:rsidR="7650B2CA" w:rsidRPr="57247BFD">
            <w:rPr>
              <w:rFonts w:ascii="Arial" w:hAnsi="Arial" w:cs="Arial"/>
              <w:sz w:val="24"/>
              <w:szCs w:val="24"/>
            </w:rPr>
            <w:t>in compliance</w:t>
          </w:r>
        </w:sdtContent>
      </w:sdt>
      <w:r w:rsidRPr="57247BFD">
        <w:rPr>
          <w:rFonts w:ascii="Arial" w:hAnsi="Arial" w:cs="Arial"/>
          <w:sz w:val="24"/>
          <w:szCs w:val="24"/>
        </w:rPr>
        <w:t xml:space="preserve"> with WAC 246-341-0520 Agency requirements for supervision of trainees, interns, volunteers, and students</w:t>
      </w:r>
      <w:r w:rsidR="3B68CFC6" w:rsidRPr="57247BFD">
        <w:rPr>
          <w:rFonts w:ascii="Arial" w:hAnsi="Arial" w:cs="Arial"/>
          <w:sz w:val="24"/>
          <w:szCs w:val="24"/>
        </w:rPr>
        <w:t>.</w:t>
      </w:r>
      <w:r w:rsidR="475D1B0E">
        <w:br/>
      </w:r>
    </w:p>
    <w:p w14:paraId="1C778D6E" w14:textId="1A848D97" w:rsidR="699B1020" w:rsidRDefault="699B1020" w:rsidP="43299146">
      <w:pPr>
        <w:pStyle w:val="NoSpacing"/>
        <w:numPr>
          <w:ilvl w:val="0"/>
          <w:numId w:val="9"/>
        </w:numPr>
        <w:ind w:right="288"/>
        <w:rPr>
          <w:rFonts w:ascii="Arial" w:hAnsi="Arial" w:cs="Arial"/>
          <w:b/>
          <w:bCs/>
          <w:sz w:val="24"/>
          <w:szCs w:val="24"/>
          <w:u w:val="single"/>
        </w:rPr>
      </w:pPr>
      <w:r w:rsidRPr="57247BFD">
        <w:rPr>
          <w:rFonts w:ascii="Arial" w:hAnsi="Arial" w:cs="Arial"/>
          <w:sz w:val="24"/>
          <w:szCs w:val="24"/>
        </w:rPr>
        <w:t xml:space="preserve">Allegation: The investigator found the facility </w:t>
      </w:r>
      <w:sdt>
        <w:sdtPr>
          <w:rPr>
            <w:rFonts w:ascii="Arial" w:hAnsi="Arial" w:cs="Arial"/>
            <w:sz w:val="24"/>
            <w:szCs w:val="24"/>
          </w:rPr>
          <w:id w:val="1823113422"/>
          <w:placeholder>
            <w:docPart w:val="3B9FB19BFA6440EFA1A4865230C7F489"/>
          </w:placeholder>
          <w:dropDownList>
            <w:listItem w:displayText="not in compliance" w:value="not in compliance"/>
            <w:listItem w:displayText="in compliance" w:value="in compliance"/>
          </w:dropDownList>
        </w:sdtPr>
        <w:sdtContent>
          <w:r w:rsidR="0218016C" w:rsidRPr="57247BFD">
            <w:rPr>
              <w:rFonts w:ascii="Arial" w:hAnsi="Arial" w:cs="Arial"/>
              <w:sz w:val="24"/>
              <w:szCs w:val="24"/>
            </w:rPr>
            <w:t>in compliance</w:t>
          </w:r>
        </w:sdtContent>
      </w:sdt>
      <w:r w:rsidRPr="57247BFD">
        <w:rPr>
          <w:rFonts w:ascii="Arial" w:hAnsi="Arial" w:cs="Arial"/>
          <w:sz w:val="24"/>
          <w:szCs w:val="24"/>
        </w:rPr>
        <w:t xml:space="preserve"> with WAC 246-341-0600 Individual rights</w:t>
      </w:r>
      <w:r w:rsidR="298FD744" w:rsidRPr="57247BFD">
        <w:rPr>
          <w:rFonts w:ascii="Arial" w:hAnsi="Arial" w:cs="Arial"/>
          <w:sz w:val="24"/>
          <w:szCs w:val="24"/>
        </w:rPr>
        <w:t>.</w:t>
      </w:r>
    </w:p>
    <w:p w14:paraId="6DCFA967" w14:textId="69799EB3" w:rsidR="00DC1F02" w:rsidRDefault="00DC1F02" w:rsidP="00B15F29">
      <w:pPr>
        <w:pStyle w:val="NoSpacing"/>
        <w:ind w:right="288"/>
        <w:rPr>
          <w:rFonts w:ascii="Arial" w:hAnsi="Arial" w:cs="Arial"/>
          <w:bCs/>
          <w:sz w:val="24"/>
          <w:szCs w:val="24"/>
        </w:rPr>
      </w:pPr>
    </w:p>
    <w:p w14:paraId="4AFBCB23" w14:textId="2B916351" w:rsidR="00B15F29" w:rsidRPr="00EF00CB" w:rsidRDefault="00725439" w:rsidP="00B15F29">
      <w:pPr>
        <w:pStyle w:val="NoSpacing"/>
        <w:ind w:right="288"/>
        <w:rPr>
          <w:rFonts w:ascii="Arial" w:hAnsi="Arial" w:cs="Arial"/>
          <w:b/>
          <w:sz w:val="32"/>
          <w:szCs w:val="32"/>
        </w:rPr>
      </w:pPr>
      <w:r>
        <w:rPr>
          <w:rFonts w:ascii="Arial" w:hAnsi="Arial" w:cs="Arial"/>
          <w:b/>
          <w:sz w:val="32"/>
          <w:szCs w:val="32"/>
        </w:rPr>
        <w:t xml:space="preserve">Actions: </w:t>
      </w:r>
    </w:p>
    <w:p w14:paraId="00E9FB61" w14:textId="77777777" w:rsidR="00DC1F02" w:rsidRPr="00EF00CB" w:rsidRDefault="00DC1F02" w:rsidP="00B15F29">
      <w:pPr>
        <w:pStyle w:val="NoSpacing"/>
        <w:ind w:right="288"/>
        <w:rPr>
          <w:rFonts w:ascii="Arial" w:hAnsi="Arial" w:cs="Arial"/>
          <w:b/>
          <w:sz w:val="24"/>
          <w:szCs w:val="24"/>
        </w:rPr>
      </w:pPr>
    </w:p>
    <w:p w14:paraId="5A9C8B55" w14:textId="46FE033A" w:rsidR="00B15F29" w:rsidRPr="00EF00CB" w:rsidRDefault="00000000" w:rsidP="57247BFD">
      <w:pPr>
        <w:pStyle w:val="NoSpacing"/>
        <w:ind w:right="288"/>
        <w:rPr>
          <w:rFonts w:ascii="Arial" w:hAnsi="Arial" w:cs="Arial"/>
          <w:b/>
          <w:bCs/>
          <w:sz w:val="24"/>
          <w:szCs w:val="24"/>
        </w:rPr>
      </w:pPr>
      <w:sdt>
        <w:sdtPr>
          <w:rPr>
            <w:rFonts w:ascii="Arial" w:hAnsi="Arial" w:cs="Arial"/>
            <w:sz w:val="24"/>
            <w:szCs w:val="24"/>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bCs/>
          </w:rPr>
        </w:sdtEndPr>
        <w:sdtContent>
          <w:del w:id="471" w:author="McKinney, Sean M (DOH)" w:date="2026-01-23T09:02:00Z" w16du:dateUtc="2026-01-23T17:02:00Z">
            <w:r w:rsidR="00A14097" w:rsidDel="00872A1E">
              <w:rPr>
                <w:rFonts w:ascii="Arial" w:hAnsi="Arial" w:cs="Arial"/>
                <w:sz w:val="24"/>
                <w:szCs w:val="24"/>
              </w:rPr>
              <w:delText>Statement of Deficiency with Directed Plan of Correction</w:delText>
            </w:r>
          </w:del>
          <w:ins w:id="472" w:author="McKinney, Sean M (DOH)" w:date="2026-01-23T09:02:00Z" w16du:dateUtc="2026-01-23T17:02:00Z">
            <w:r w:rsidR="00872A1E">
              <w:rPr>
                <w:rFonts w:ascii="Arial" w:hAnsi="Arial" w:cs="Arial"/>
                <w:sz w:val="24"/>
                <w:szCs w:val="24"/>
              </w:rPr>
              <w:t>Statement of Deficiency, Plan of Correction Reviewed</w:t>
            </w:r>
          </w:ins>
        </w:sdtContent>
      </w:sdt>
      <w:r w:rsidR="00AD7349" w:rsidRPr="57247BFD">
        <w:rPr>
          <w:rFonts w:ascii="Arial" w:hAnsi="Arial" w:cs="Arial"/>
          <w:sz w:val="24"/>
          <w:szCs w:val="24"/>
        </w:rPr>
        <w:fldChar w:fldCharType="begin"/>
      </w:r>
      <w:r w:rsidR="00AD7349" w:rsidRPr="57247BFD">
        <w:rPr>
          <w:rFonts w:ascii="Arial" w:hAnsi="Arial" w:cs="Arial"/>
          <w:sz w:val="24"/>
          <w:szCs w:val="24"/>
        </w:rPr>
        <w:instrText xml:space="preserve"> TA \l "</w:instrText>
      </w:r>
      <w:r w:rsidR="00AD7349" w:rsidRPr="57247BFD">
        <w:rPr>
          <w:rStyle w:val="PlaceholderText"/>
          <w:rFonts w:ascii="Arial" w:hAnsi="Arial" w:cs="Arial"/>
          <w:sz w:val="24"/>
          <w:szCs w:val="24"/>
        </w:rPr>
        <w:instrText>Choose an item.</w:instrText>
      </w:r>
      <w:r w:rsidR="00AD7349" w:rsidRPr="57247BFD">
        <w:rPr>
          <w:rFonts w:ascii="Arial" w:hAnsi="Arial" w:cs="Arial"/>
          <w:sz w:val="24"/>
          <w:szCs w:val="24"/>
        </w:rPr>
        <w:instrText xml:space="preserve">" \s "&lt;Choose an item.&gt;" \c 1 </w:instrText>
      </w:r>
      <w:r w:rsidR="00AD7349" w:rsidRPr="57247BFD">
        <w:rPr>
          <w:rFonts w:ascii="Arial" w:hAnsi="Arial" w:cs="Arial"/>
          <w:sz w:val="24"/>
          <w:szCs w:val="24"/>
        </w:rPr>
        <w:fldChar w:fldCharType="end"/>
      </w:r>
    </w:p>
    <w:p w14:paraId="59450238" w14:textId="0585455F" w:rsidR="00596F44" w:rsidRDefault="00000000" w:rsidP="57247BFD">
      <w:pPr>
        <w:pStyle w:val="NoSpacing"/>
        <w:ind w:right="288"/>
        <w:rPr>
          <w:rFonts w:ascii="Times New Roman" w:hAnsi="Times New Roman" w:cs="Times New Roman"/>
          <w:b/>
          <w:bCs/>
          <w:sz w:val="24"/>
          <w:szCs w:val="24"/>
        </w:rPr>
      </w:pPr>
      <w:sdt>
        <w:sdtPr>
          <w:rPr>
            <w:rFonts w:ascii="Arial" w:hAnsi="Arial" w:cs="Arial"/>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Content>
          <w:r w:rsidR="0134A3C4" w:rsidRPr="57247BFD">
            <w:rPr>
              <w:rFonts w:ascii="Arial" w:hAnsi="Arial" w:cs="Arial"/>
              <w:sz w:val="24"/>
              <w:szCs w:val="24"/>
            </w:rPr>
            <w:t>No Additional Referrals Needed</w:t>
          </w:r>
        </w:sdtContent>
      </w:sdt>
      <w:r w:rsidR="00AD7349" w:rsidRPr="57247BFD">
        <w:rPr>
          <w:rFonts w:ascii="Times New Roman" w:hAnsi="Times New Roman" w:cs="Times New Roman"/>
          <w:sz w:val="24"/>
          <w:szCs w:val="24"/>
        </w:rPr>
        <w:fldChar w:fldCharType="begin"/>
      </w:r>
      <w:r w:rsidR="00AD7349">
        <w:instrText xml:space="preserve"> TA \l "</w:instrText>
      </w:r>
      <w:r w:rsidR="00AD7349" w:rsidRPr="57247BFD">
        <w:rPr>
          <w:rStyle w:val="PlaceholderText"/>
        </w:rPr>
        <w:instrText>Choose an item.</w:instrText>
      </w:r>
      <w:r w:rsidR="00AD7349">
        <w:instrText xml:space="preserve">" \s "&lt;Choose an item.&gt;" \c 1 </w:instrText>
      </w:r>
      <w:r w:rsidR="00AD7349" w:rsidRPr="57247BFD">
        <w:rPr>
          <w:rFonts w:ascii="Times New Roman" w:hAnsi="Times New Roman" w:cs="Times New Roman"/>
          <w:sz w:val="24"/>
          <w:szCs w:val="24"/>
        </w:rPr>
        <w:fldChar w:fldCharType="end"/>
      </w:r>
    </w:p>
    <w:p w14:paraId="4EB8A043" w14:textId="77777777" w:rsidR="00F24A65" w:rsidRDefault="00F24A65"/>
    <w:p w14:paraId="6247E323" w14:textId="654771AC" w:rsidR="43299146" w:rsidRDefault="43299146" w:rsidP="43299146"/>
    <w:sectPr w:rsidR="43299146" w:rsidSect="0045719A">
      <w:headerReference w:type="default" r:id="rId15"/>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McKinney, Sean M (DOH)" w:date="2026-01-23T08:25:00Z" w:initials="SM">
    <w:p w14:paraId="3009C894" w14:textId="77777777" w:rsidR="00D66454" w:rsidRDefault="00D66454" w:rsidP="00D66454">
      <w:pPr>
        <w:pStyle w:val="CommentText"/>
      </w:pPr>
      <w:r>
        <w:rPr>
          <w:rStyle w:val="CommentReference"/>
        </w:rPr>
        <w:annotationRef/>
      </w:r>
      <w:r>
        <w:t>Bring down the initial complaint summary to begin this section</w:t>
      </w:r>
    </w:p>
  </w:comment>
  <w:comment w:id="261" w:author="McKinney, Sean M (DOH)" w:date="2026-01-23T08:48:00Z" w:initials="SM">
    <w:p w14:paraId="32814FAE" w14:textId="77777777" w:rsidR="00E645F1" w:rsidRDefault="00E645F1" w:rsidP="00E645F1">
      <w:pPr>
        <w:pStyle w:val="CommentText"/>
      </w:pPr>
      <w:r>
        <w:rPr>
          <w:rStyle w:val="CommentReference"/>
        </w:rPr>
        <w:annotationRef/>
      </w:r>
      <w:r>
        <w:t>Who is the reviewer? Investigator?</w:t>
      </w:r>
    </w:p>
  </w:comment>
  <w:comment w:id="319" w:author="McKinney, Sean M (DOH)" w:date="2026-01-23T08:53:00Z" w:initials="SM">
    <w:p w14:paraId="66657A09" w14:textId="77777777" w:rsidR="001A4995" w:rsidRDefault="001A4995" w:rsidP="001A4995">
      <w:pPr>
        <w:pStyle w:val="CommentText"/>
      </w:pPr>
      <w:r>
        <w:rPr>
          <w:rStyle w:val="CommentReference"/>
        </w:rPr>
        <w:annotationRef/>
      </w:r>
      <w:r>
        <w:t>Requirement to do… I would say what they had to do within 20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09C894" w15:done="0"/>
  <w15:commentEx w15:paraId="32814FAE" w15:done="0"/>
  <w15:commentEx w15:paraId="66657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C3A042" w16cex:dateUtc="2026-01-23T16:25:00Z"/>
  <w16cex:commentExtensible w16cex:durableId="56FE902F" w16cex:dateUtc="2026-01-23T16:48:00Z"/>
  <w16cex:commentExtensible w16cex:durableId="7C0BDEEE" w16cex:dateUtc="2026-01-23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09C894" w16cid:durableId="37C3A042"/>
  <w16cid:commentId w16cid:paraId="32814FAE" w16cid:durableId="56FE902F"/>
  <w16cid:commentId w16cid:paraId="66657A09" w16cid:durableId="7C0BDE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485D" w14:textId="77777777" w:rsidR="005D7F48" w:rsidRDefault="005D7F48">
      <w:r>
        <w:separator/>
      </w:r>
    </w:p>
  </w:endnote>
  <w:endnote w:type="continuationSeparator" w:id="0">
    <w:p w14:paraId="76697AFE" w14:textId="77777777" w:rsidR="005D7F48" w:rsidRDefault="005D7F48">
      <w:r>
        <w:continuationSeparator/>
      </w:r>
    </w:p>
  </w:endnote>
  <w:endnote w:type="continuationNotice" w:id="1">
    <w:p w14:paraId="6DE08039" w14:textId="77777777" w:rsidR="005D7F48" w:rsidRDefault="005D7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1A38D18F" w:rsidR="00B15F29" w:rsidRDefault="00B15F29">
        <w:pPr>
          <w:pStyle w:val="Footer"/>
          <w:jc w:val="center"/>
        </w:pPr>
        <w:r>
          <w:fldChar w:fldCharType="begin"/>
        </w:r>
        <w:r>
          <w:instrText xml:space="preserve"> PAGE   \* MERGEFORMAT </w:instrText>
        </w:r>
        <w:r>
          <w:fldChar w:fldCharType="separate"/>
        </w:r>
        <w:r w:rsidR="00E04DAC">
          <w:rPr>
            <w:noProof/>
          </w:rPr>
          <w:t>1</w:t>
        </w:r>
        <w:r>
          <w:rPr>
            <w:noProof/>
          </w:rPr>
          <w:fldChar w:fldCharType="end"/>
        </w:r>
      </w:p>
    </w:sdtContent>
  </w:sdt>
  <w:p w14:paraId="03DC9500" w14:textId="5C85EB18" w:rsidR="00B15F29" w:rsidRPr="00AF76AE" w:rsidRDefault="00AF76AE">
    <w:pPr>
      <w:pStyle w:val="Footer"/>
      <w:rPr>
        <w:sz w:val="16"/>
        <w:szCs w:val="16"/>
      </w:rPr>
    </w:pPr>
    <w:r w:rsidRPr="00AF76AE">
      <w:rPr>
        <w:sz w:val="16"/>
        <w:szCs w:val="16"/>
      </w:rPr>
      <w:t xml:space="preserve">Rev. </w:t>
    </w:r>
    <w:r w:rsidR="00DC22BC">
      <w:rPr>
        <w:sz w:val="16"/>
        <w:szCs w:val="16"/>
      </w:rPr>
      <w:t>02/05</w:t>
    </w:r>
    <w:r w:rsidRPr="00AF76AE">
      <w:rPr>
        <w:sz w:val="16"/>
        <w:szCs w:val="16"/>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26B4" w14:textId="77777777" w:rsidR="005D7F48" w:rsidRDefault="005D7F48">
      <w:r>
        <w:separator/>
      </w:r>
    </w:p>
  </w:footnote>
  <w:footnote w:type="continuationSeparator" w:id="0">
    <w:p w14:paraId="7A36B93E" w14:textId="77777777" w:rsidR="005D7F48" w:rsidRDefault="005D7F48">
      <w:r>
        <w:continuationSeparator/>
      </w:r>
    </w:p>
  </w:footnote>
  <w:footnote w:type="continuationNotice" w:id="1">
    <w:p w14:paraId="23231BD2" w14:textId="77777777" w:rsidR="005D7F48" w:rsidRDefault="005D7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6FA037C9" w:rsidR="00B15F29" w:rsidRPr="00EF00CB" w:rsidRDefault="00B15F29" w:rsidP="00B15F29">
    <w:pPr>
      <w:pStyle w:val="NoSpacing"/>
      <w:rPr>
        <w:rFonts w:ascii="Arial" w:hAnsi="Arial" w:cs="Arial"/>
      </w:rPr>
    </w:pPr>
    <w:r w:rsidRPr="00EF00CB">
      <w:rPr>
        <w:rFonts w:ascii="Arial" w:hAnsi="Arial" w:cs="Arial"/>
      </w:rPr>
      <w:t>Facility Name</w:t>
    </w:r>
    <w:r w:rsidR="0048103A">
      <w:rPr>
        <w:rFonts w:ascii="Arial" w:hAnsi="Arial" w:cs="Arial"/>
      </w:rPr>
      <w:t xml:space="preserve">: </w:t>
    </w:r>
    <w:r w:rsidR="00E96536" w:rsidRPr="00E96536">
      <w:rPr>
        <w:rFonts w:ascii="Arial" w:hAnsi="Arial" w:cs="Arial"/>
      </w:rPr>
      <w:t>Sunrise Services, Inc. - Bellingham</w:t>
    </w:r>
  </w:p>
  <w:p w14:paraId="36FC346D" w14:textId="0FAF91B3" w:rsidR="00CA103A" w:rsidRPr="001F0BC3" w:rsidRDefault="008F4E24" w:rsidP="001F0BC3">
    <w:pPr>
      <w:pStyle w:val="NoSpacing"/>
      <w:rPr>
        <w:rFonts w:ascii="Arial" w:hAnsi="Arial" w:cs="Arial"/>
      </w:rPr>
    </w:pPr>
    <w:r>
      <w:rPr>
        <w:rFonts w:ascii="Arial" w:hAnsi="Arial" w:cs="Arial"/>
      </w:rPr>
      <w:t xml:space="preserve">Case/Intake Number: </w:t>
    </w:r>
    <w:r w:rsidR="00E96536">
      <w:rPr>
        <w:rFonts w:ascii="Arial" w:hAnsi="Arial" w:cs="Arial"/>
      </w:rPr>
      <w:t>2024-11939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7EF01"/>
    <w:multiLevelType w:val="hybridMultilevel"/>
    <w:tmpl w:val="38B03E9E"/>
    <w:lvl w:ilvl="0" w:tplc="BC0E152A">
      <w:start w:val="1"/>
      <w:numFmt w:val="bullet"/>
      <w:lvlText w:val=""/>
      <w:lvlJc w:val="left"/>
      <w:pPr>
        <w:ind w:left="720" w:hanging="360"/>
      </w:pPr>
      <w:rPr>
        <w:rFonts w:ascii="Symbol" w:hAnsi="Symbol" w:hint="default"/>
      </w:rPr>
    </w:lvl>
    <w:lvl w:ilvl="1" w:tplc="54549F28">
      <w:start w:val="1"/>
      <w:numFmt w:val="bullet"/>
      <w:lvlText w:val="o"/>
      <w:lvlJc w:val="left"/>
      <w:pPr>
        <w:ind w:left="1440" w:hanging="360"/>
      </w:pPr>
      <w:rPr>
        <w:rFonts w:ascii="Courier New" w:hAnsi="Courier New" w:hint="default"/>
      </w:rPr>
    </w:lvl>
    <w:lvl w:ilvl="2" w:tplc="6B16A120">
      <w:start w:val="1"/>
      <w:numFmt w:val="bullet"/>
      <w:lvlText w:val=""/>
      <w:lvlJc w:val="left"/>
      <w:pPr>
        <w:ind w:left="2160" w:hanging="360"/>
      </w:pPr>
      <w:rPr>
        <w:rFonts w:ascii="Wingdings" w:hAnsi="Wingdings" w:hint="default"/>
      </w:rPr>
    </w:lvl>
    <w:lvl w:ilvl="3" w:tplc="E19477AA">
      <w:start w:val="1"/>
      <w:numFmt w:val="bullet"/>
      <w:lvlText w:val=""/>
      <w:lvlJc w:val="left"/>
      <w:pPr>
        <w:ind w:left="2880" w:hanging="360"/>
      </w:pPr>
      <w:rPr>
        <w:rFonts w:ascii="Symbol" w:hAnsi="Symbol" w:hint="default"/>
      </w:rPr>
    </w:lvl>
    <w:lvl w:ilvl="4" w:tplc="4C06D49E">
      <w:start w:val="1"/>
      <w:numFmt w:val="bullet"/>
      <w:lvlText w:val="o"/>
      <w:lvlJc w:val="left"/>
      <w:pPr>
        <w:ind w:left="3600" w:hanging="360"/>
      </w:pPr>
      <w:rPr>
        <w:rFonts w:ascii="Courier New" w:hAnsi="Courier New" w:hint="default"/>
      </w:rPr>
    </w:lvl>
    <w:lvl w:ilvl="5" w:tplc="35E031E2">
      <w:start w:val="1"/>
      <w:numFmt w:val="bullet"/>
      <w:lvlText w:val=""/>
      <w:lvlJc w:val="left"/>
      <w:pPr>
        <w:ind w:left="4320" w:hanging="360"/>
      </w:pPr>
      <w:rPr>
        <w:rFonts w:ascii="Wingdings" w:hAnsi="Wingdings" w:hint="default"/>
      </w:rPr>
    </w:lvl>
    <w:lvl w:ilvl="6" w:tplc="0748B9C0">
      <w:start w:val="1"/>
      <w:numFmt w:val="bullet"/>
      <w:lvlText w:val=""/>
      <w:lvlJc w:val="left"/>
      <w:pPr>
        <w:ind w:left="5040" w:hanging="360"/>
      </w:pPr>
      <w:rPr>
        <w:rFonts w:ascii="Symbol" w:hAnsi="Symbol" w:hint="default"/>
      </w:rPr>
    </w:lvl>
    <w:lvl w:ilvl="7" w:tplc="6F6E5FBC">
      <w:start w:val="1"/>
      <w:numFmt w:val="bullet"/>
      <w:lvlText w:val="o"/>
      <w:lvlJc w:val="left"/>
      <w:pPr>
        <w:ind w:left="5760" w:hanging="360"/>
      </w:pPr>
      <w:rPr>
        <w:rFonts w:ascii="Courier New" w:hAnsi="Courier New" w:hint="default"/>
      </w:rPr>
    </w:lvl>
    <w:lvl w:ilvl="8" w:tplc="26A84D60">
      <w:start w:val="1"/>
      <w:numFmt w:val="bullet"/>
      <w:lvlText w:val=""/>
      <w:lvlJc w:val="left"/>
      <w:pPr>
        <w:ind w:left="6480" w:hanging="360"/>
      </w:pPr>
      <w:rPr>
        <w:rFonts w:ascii="Wingdings" w:hAnsi="Wingdings" w:hint="default"/>
      </w:rPr>
    </w:lvl>
  </w:abstractNum>
  <w:abstractNum w:abstractNumId="3" w15:restartNumberingAfterBreak="0">
    <w:nsid w:val="117A5A61"/>
    <w:multiLevelType w:val="hybridMultilevel"/>
    <w:tmpl w:val="FFFFFFFF"/>
    <w:lvl w:ilvl="0" w:tplc="E6FE442A">
      <w:start w:val="1"/>
      <w:numFmt w:val="bullet"/>
      <w:lvlText w:val=""/>
      <w:lvlJc w:val="left"/>
      <w:pPr>
        <w:ind w:left="720" w:hanging="360"/>
      </w:pPr>
      <w:rPr>
        <w:rFonts w:ascii="Symbol" w:hAnsi="Symbol" w:hint="default"/>
      </w:rPr>
    </w:lvl>
    <w:lvl w:ilvl="1" w:tplc="92BCB8C6">
      <w:start w:val="1"/>
      <w:numFmt w:val="bullet"/>
      <w:lvlText w:val="o"/>
      <w:lvlJc w:val="left"/>
      <w:pPr>
        <w:ind w:left="1440" w:hanging="360"/>
      </w:pPr>
      <w:rPr>
        <w:rFonts w:ascii="Courier New" w:hAnsi="Courier New" w:hint="default"/>
      </w:rPr>
    </w:lvl>
    <w:lvl w:ilvl="2" w:tplc="0A7C87D4">
      <w:start w:val="1"/>
      <w:numFmt w:val="bullet"/>
      <w:lvlText w:val=""/>
      <w:lvlJc w:val="left"/>
      <w:pPr>
        <w:ind w:left="2160" w:hanging="360"/>
      </w:pPr>
      <w:rPr>
        <w:rFonts w:ascii="Wingdings" w:hAnsi="Wingdings" w:hint="default"/>
      </w:rPr>
    </w:lvl>
    <w:lvl w:ilvl="3" w:tplc="3CCE1938">
      <w:start w:val="1"/>
      <w:numFmt w:val="bullet"/>
      <w:lvlText w:val=""/>
      <w:lvlJc w:val="left"/>
      <w:pPr>
        <w:ind w:left="2880" w:hanging="360"/>
      </w:pPr>
      <w:rPr>
        <w:rFonts w:ascii="Symbol" w:hAnsi="Symbol" w:hint="default"/>
      </w:rPr>
    </w:lvl>
    <w:lvl w:ilvl="4" w:tplc="B9604FF2">
      <w:start w:val="1"/>
      <w:numFmt w:val="bullet"/>
      <w:lvlText w:val="o"/>
      <w:lvlJc w:val="left"/>
      <w:pPr>
        <w:ind w:left="3600" w:hanging="360"/>
      </w:pPr>
      <w:rPr>
        <w:rFonts w:ascii="Courier New" w:hAnsi="Courier New" w:hint="default"/>
      </w:rPr>
    </w:lvl>
    <w:lvl w:ilvl="5" w:tplc="4F76FC10">
      <w:start w:val="1"/>
      <w:numFmt w:val="bullet"/>
      <w:lvlText w:val=""/>
      <w:lvlJc w:val="left"/>
      <w:pPr>
        <w:ind w:left="4320" w:hanging="360"/>
      </w:pPr>
      <w:rPr>
        <w:rFonts w:ascii="Wingdings" w:hAnsi="Wingdings" w:hint="default"/>
      </w:rPr>
    </w:lvl>
    <w:lvl w:ilvl="6" w:tplc="AA284B7A">
      <w:start w:val="1"/>
      <w:numFmt w:val="bullet"/>
      <w:lvlText w:val=""/>
      <w:lvlJc w:val="left"/>
      <w:pPr>
        <w:ind w:left="5040" w:hanging="360"/>
      </w:pPr>
      <w:rPr>
        <w:rFonts w:ascii="Symbol" w:hAnsi="Symbol" w:hint="default"/>
      </w:rPr>
    </w:lvl>
    <w:lvl w:ilvl="7" w:tplc="EE40C62A">
      <w:start w:val="1"/>
      <w:numFmt w:val="bullet"/>
      <w:lvlText w:val="o"/>
      <w:lvlJc w:val="left"/>
      <w:pPr>
        <w:ind w:left="5760" w:hanging="360"/>
      </w:pPr>
      <w:rPr>
        <w:rFonts w:ascii="Courier New" w:hAnsi="Courier New" w:hint="default"/>
      </w:rPr>
    </w:lvl>
    <w:lvl w:ilvl="8" w:tplc="D4F43EBE">
      <w:start w:val="1"/>
      <w:numFmt w:val="bullet"/>
      <w:lvlText w:val=""/>
      <w:lvlJc w:val="left"/>
      <w:pPr>
        <w:ind w:left="6480" w:hanging="360"/>
      </w:pPr>
      <w:rPr>
        <w:rFonts w:ascii="Wingdings" w:hAnsi="Wingdings" w:hint="default"/>
      </w:rPr>
    </w:lvl>
  </w:abstractNum>
  <w:abstractNum w:abstractNumId="4" w15:restartNumberingAfterBreak="0">
    <w:nsid w:val="17AE179C"/>
    <w:multiLevelType w:val="hybridMultilevel"/>
    <w:tmpl w:val="EC92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A3C9F"/>
    <w:multiLevelType w:val="hybridMultilevel"/>
    <w:tmpl w:val="966C58AA"/>
    <w:lvl w:ilvl="0" w:tplc="0CF8FCAE">
      <w:start w:val="1"/>
      <w:numFmt w:val="bullet"/>
      <w:lvlText w:val=""/>
      <w:lvlJc w:val="left"/>
      <w:pPr>
        <w:ind w:left="720" w:hanging="360"/>
      </w:pPr>
      <w:rPr>
        <w:rFonts w:ascii="Symbol" w:hAnsi="Symbol" w:hint="default"/>
      </w:rPr>
    </w:lvl>
    <w:lvl w:ilvl="1" w:tplc="44FE45F4">
      <w:start w:val="1"/>
      <w:numFmt w:val="bullet"/>
      <w:lvlText w:val="o"/>
      <w:lvlJc w:val="left"/>
      <w:pPr>
        <w:ind w:left="1440" w:hanging="360"/>
      </w:pPr>
      <w:rPr>
        <w:rFonts w:ascii="Courier New" w:hAnsi="Courier New" w:hint="default"/>
      </w:rPr>
    </w:lvl>
    <w:lvl w:ilvl="2" w:tplc="0C44CE82">
      <w:start w:val="1"/>
      <w:numFmt w:val="bullet"/>
      <w:lvlText w:val=""/>
      <w:lvlJc w:val="left"/>
      <w:pPr>
        <w:ind w:left="2160" w:hanging="360"/>
      </w:pPr>
      <w:rPr>
        <w:rFonts w:ascii="Wingdings" w:hAnsi="Wingdings" w:hint="default"/>
      </w:rPr>
    </w:lvl>
    <w:lvl w:ilvl="3" w:tplc="DC54FE66">
      <w:start w:val="1"/>
      <w:numFmt w:val="bullet"/>
      <w:lvlText w:val=""/>
      <w:lvlJc w:val="left"/>
      <w:pPr>
        <w:ind w:left="2880" w:hanging="360"/>
      </w:pPr>
      <w:rPr>
        <w:rFonts w:ascii="Symbol" w:hAnsi="Symbol" w:hint="default"/>
      </w:rPr>
    </w:lvl>
    <w:lvl w:ilvl="4" w:tplc="3F0E6E16">
      <w:start w:val="1"/>
      <w:numFmt w:val="bullet"/>
      <w:lvlText w:val="o"/>
      <w:lvlJc w:val="left"/>
      <w:pPr>
        <w:ind w:left="3600" w:hanging="360"/>
      </w:pPr>
      <w:rPr>
        <w:rFonts w:ascii="Courier New" w:hAnsi="Courier New" w:hint="default"/>
      </w:rPr>
    </w:lvl>
    <w:lvl w:ilvl="5" w:tplc="A31CE74E">
      <w:start w:val="1"/>
      <w:numFmt w:val="bullet"/>
      <w:lvlText w:val=""/>
      <w:lvlJc w:val="left"/>
      <w:pPr>
        <w:ind w:left="4320" w:hanging="360"/>
      </w:pPr>
      <w:rPr>
        <w:rFonts w:ascii="Wingdings" w:hAnsi="Wingdings" w:hint="default"/>
      </w:rPr>
    </w:lvl>
    <w:lvl w:ilvl="6" w:tplc="5A8AEAC2">
      <w:start w:val="1"/>
      <w:numFmt w:val="bullet"/>
      <w:lvlText w:val=""/>
      <w:lvlJc w:val="left"/>
      <w:pPr>
        <w:ind w:left="5040" w:hanging="360"/>
      </w:pPr>
      <w:rPr>
        <w:rFonts w:ascii="Symbol" w:hAnsi="Symbol" w:hint="default"/>
      </w:rPr>
    </w:lvl>
    <w:lvl w:ilvl="7" w:tplc="9E8CF186">
      <w:start w:val="1"/>
      <w:numFmt w:val="bullet"/>
      <w:lvlText w:val="o"/>
      <w:lvlJc w:val="left"/>
      <w:pPr>
        <w:ind w:left="5760" w:hanging="360"/>
      </w:pPr>
      <w:rPr>
        <w:rFonts w:ascii="Courier New" w:hAnsi="Courier New" w:hint="default"/>
      </w:rPr>
    </w:lvl>
    <w:lvl w:ilvl="8" w:tplc="341C6326">
      <w:start w:val="1"/>
      <w:numFmt w:val="bullet"/>
      <w:lvlText w:val=""/>
      <w:lvlJc w:val="left"/>
      <w:pPr>
        <w:ind w:left="6480" w:hanging="360"/>
      </w:pPr>
      <w:rPr>
        <w:rFonts w:ascii="Wingdings" w:hAnsi="Wingdings" w:hint="default"/>
      </w:rPr>
    </w:lvl>
  </w:abstractNum>
  <w:abstractNum w:abstractNumId="6"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39C4E91"/>
    <w:multiLevelType w:val="hybridMultilevel"/>
    <w:tmpl w:val="4E800970"/>
    <w:lvl w:ilvl="0" w:tplc="6F68611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E5F6C"/>
    <w:multiLevelType w:val="hybridMultilevel"/>
    <w:tmpl w:val="1AC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A1CA4"/>
    <w:multiLevelType w:val="hybridMultilevel"/>
    <w:tmpl w:val="DBB68634"/>
    <w:lvl w:ilvl="0" w:tplc="1C543E6C">
      <w:start w:val="1"/>
      <w:numFmt w:val="bullet"/>
      <w:lvlText w:val=""/>
      <w:lvlJc w:val="left"/>
      <w:pPr>
        <w:ind w:left="720" w:hanging="360"/>
      </w:pPr>
      <w:rPr>
        <w:rFonts w:ascii="Symbol" w:hAnsi="Symbol" w:hint="default"/>
      </w:rPr>
    </w:lvl>
    <w:lvl w:ilvl="1" w:tplc="4A505514">
      <w:start w:val="1"/>
      <w:numFmt w:val="bullet"/>
      <w:lvlText w:val="o"/>
      <w:lvlJc w:val="left"/>
      <w:pPr>
        <w:ind w:left="1440" w:hanging="360"/>
      </w:pPr>
      <w:rPr>
        <w:rFonts w:ascii="Courier New" w:hAnsi="Courier New" w:hint="default"/>
      </w:rPr>
    </w:lvl>
    <w:lvl w:ilvl="2" w:tplc="3CBAF566">
      <w:start w:val="1"/>
      <w:numFmt w:val="bullet"/>
      <w:lvlText w:val=""/>
      <w:lvlJc w:val="left"/>
      <w:pPr>
        <w:ind w:left="2160" w:hanging="360"/>
      </w:pPr>
      <w:rPr>
        <w:rFonts w:ascii="Wingdings" w:hAnsi="Wingdings" w:hint="default"/>
      </w:rPr>
    </w:lvl>
    <w:lvl w:ilvl="3" w:tplc="F5AEB9FE">
      <w:start w:val="1"/>
      <w:numFmt w:val="bullet"/>
      <w:lvlText w:val=""/>
      <w:lvlJc w:val="left"/>
      <w:pPr>
        <w:ind w:left="2880" w:hanging="360"/>
      </w:pPr>
      <w:rPr>
        <w:rFonts w:ascii="Symbol" w:hAnsi="Symbol" w:hint="default"/>
      </w:rPr>
    </w:lvl>
    <w:lvl w:ilvl="4" w:tplc="FE083AB2">
      <w:start w:val="1"/>
      <w:numFmt w:val="bullet"/>
      <w:lvlText w:val="o"/>
      <w:lvlJc w:val="left"/>
      <w:pPr>
        <w:ind w:left="3600" w:hanging="360"/>
      </w:pPr>
      <w:rPr>
        <w:rFonts w:ascii="Courier New" w:hAnsi="Courier New" w:hint="default"/>
      </w:rPr>
    </w:lvl>
    <w:lvl w:ilvl="5" w:tplc="28886E4C">
      <w:start w:val="1"/>
      <w:numFmt w:val="bullet"/>
      <w:lvlText w:val=""/>
      <w:lvlJc w:val="left"/>
      <w:pPr>
        <w:ind w:left="4320" w:hanging="360"/>
      </w:pPr>
      <w:rPr>
        <w:rFonts w:ascii="Wingdings" w:hAnsi="Wingdings" w:hint="default"/>
      </w:rPr>
    </w:lvl>
    <w:lvl w:ilvl="6" w:tplc="D466F884">
      <w:start w:val="1"/>
      <w:numFmt w:val="bullet"/>
      <w:lvlText w:val=""/>
      <w:lvlJc w:val="left"/>
      <w:pPr>
        <w:ind w:left="5040" w:hanging="360"/>
      </w:pPr>
      <w:rPr>
        <w:rFonts w:ascii="Symbol" w:hAnsi="Symbol" w:hint="default"/>
      </w:rPr>
    </w:lvl>
    <w:lvl w:ilvl="7" w:tplc="77A0D5F4">
      <w:start w:val="1"/>
      <w:numFmt w:val="bullet"/>
      <w:lvlText w:val="o"/>
      <w:lvlJc w:val="left"/>
      <w:pPr>
        <w:ind w:left="5760" w:hanging="360"/>
      </w:pPr>
      <w:rPr>
        <w:rFonts w:ascii="Courier New" w:hAnsi="Courier New" w:hint="default"/>
      </w:rPr>
    </w:lvl>
    <w:lvl w:ilvl="8" w:tplc="8826A5FC">
      <w:start w:val="1"/>
      <w:numFmt w:val="bullet"/>
      <w:lvlText w:val=""/>
      <w:lvlJc w:val="left"/>
      <w:pPr>
        <w:ind w:left="6480" w:hanging="360"/>
      </w:pPr>
      <w:rPr>
        <w:rFonts w:ascii="Wingdings" w:hAnsi="Wingdings" w:hint="default"/>
      </w:rPr>
    </w:lvl>
  </w:abstractNum>
  <w:abstractNum w:abstractNumId="12"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509841">
    <w:abstractNumId w:val="3"/>
  </w:num>
  <w:num w:numId="2" w16cid:durableId="909340822">
    <w:abstractNumId w:val="13"/>
  </w:num>
  <w:num w:numId="3" w16cid:durableId="1810826439">
    <w:abstractNumId w:val="1"/>
  </w:num>
  <w:num w:numId="4" w16cid:durableId="990445959">
    <w:abstractNumId w:val="9"/>
  </w:num>
  <w:num w:numId="5" w16cid:durableId="605388601">
    <w:abstractNumId w:val="7"/>
  </w:num>
  <w:num w:numId="6" w16cid:durableId="855264788">
    <w:abstractNumId w:val="6"/>
  </w:num>
  <w:num w:numId="7" w16cid:durableId="211233812">
    <w:abstractNumId w:val="0"/>
  </w:num>
  <w:num w:numId="8" w16cid:durableId="20519385">
    <w:abstractNumId w:val="12"/>
  </w:num>
  <w:num w:numId="9" w16cid:durableId="32196909">
    <w:abstractNumId w:val="8"/>
  </w:num>
  <w:num w:numId="10" w16cid:durableId="1460339924">
    <w:abstractNumId w:val="10"/>
  </w:num>
  <w:num w:numId="11" w16cid:durableId="1468550321">
    <w:abstractNumId w:val="5"/>
  </w:num>
  <w:num w:numId="12" w16cid:durableId="750615131">
    <w:abstractNumId w:val="2"/>
  </w:num>
  <w:num w:numId="13" w16cid:durableId="150408294">
    <w:abstractNumId w:val="11"/>
  </w:num>
  <w:num w:numId="14" w16cid:durableId="5241712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inney, Sean M (DOH)">
    <w15:presenceInfo w15:providerId="AD" w15:userId="S::Sean.McKinney@doh.wa.gov::f38b8f4a-de61-46dd-9d1f-ebe65c761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140FA"/>
    <w:rsid w:val="0002743B"/>
    <w:rsid w:val="000353EA"/>
    <w:rsid w:val="0003793E"/>
    <w:rsid w:val="00041828"/>
    <w:rsid w:val="00045944"/>
    <w:rsid w:val="000470C1"/>
    <w:rsid w:val="000603A5"/>
    <w:rsid w:val="00063699"/>
    <w:rsid w:val="000710AA"/>
    <w:rsid w:val="00075697"/>
    <w:rsid w:val="00083B47"/>
    <w:rsid w:val="00092A9C"/>
    <w:rsid w:val="000953C0"/>
    <w:rsid w:val="000B0732"/>
    <w:rsid w:val="000B23D4"/>
    <w:rsid w:val="000B3A21"/>
    <w:rsid w:val="000D272F"/>
    <w:rsid w:val="000F0816"/>
    <w:rsid w:val="000F36DA"/>
    <w:rsid w:val="00100E61"/>
    <w:rsid w:val="0010735D"/>
    <w:rsid w:val="00124359"/>
    <w:rsid w:val="001340AD"/>
    <w:rsid w:val="00160942"/>
    <w:rsid w:val="00163B54"/>
    <w:rsid w:val="00164024"/>
    <w:rsid w:val="00165765"/>
    <w:rsid w:val="00167C1E"/>
    <w:rsid w:val="0017664B"/>
    <w:rsid w:val="001844EE"/>
    <w:rsid w:val="00184EF4"/>
    <w:rsid w:val="001928ED"/>
    <w:rsid w:val="00193347"/>
    <w:rsid w:val="0019424A"/>
    <w:rsid w:val="00195383"/>
    <w:rsid w:val="001A4995"/>
    <w:rsid w:val="001A501A"/>
    <w:rsid w:val="001C2E9C"/>
    <w:rsid w:val="001C48B0"/>
    <w:rsid w:val="001C49F6"/>
    <w:rsid w:val="001C7FBD"/>
    <w:rsid w:val="001D23F1"/>
    <w:rsid w:val="001D5467"/>
    <w:rsid w:val="001F0BC3"/>
    <w:rsid w:val="001F0F81"/>
    <w:rsid w:val="00254977"/>
    <w:rsid w:val="00283756"/>
    <w:rsid w:val="0029616F"/>
    <w:rsid w:val="002A34D4"/>
    <w:rsid w:val="002A416F"/>
    <w:rsid w:val="002C077F"/>
    <w:rsid w:val="002C6559"/>
    <w:rsid w:val="002D4B90"/>
    <w:rsid w:val="002D61A8"/>
    <w:rsid w:val="002E087C"/>
    <w:rsid w:val="002E66DE"/>
    <w:rsid w:val="00324C38"/>
    <w:rsid w:val="0033354B"/>
    <w:rsid w:val="00333CFA"/>
    <w:rsid w:val="00336214"/>
    <w:rsid w:val="0034012A"/>
    <w:rsid w:val="00347AF3"/>
    <w:rsid w:val="00354834"/>
    <w:rsid w:val="00361A4E"/>
    <w:rsid w:val="00371A2A"/>
    <w:rsid w:val="003A2749"/>
    <w:rsid w:val="003B328B"/>
    <w:rsid w:val="003B378D"/>
    <w:rsid w:val="003B73C9"/>
    <w:rsid w:val="003C1BCA"/>
    <w:rsid w:val="003C71AA"/>
    <w:rsid w:val="003C7DB3"/>
    <w:rsid w:val="003D3DD4"/>
    <w:rsid w:val="003D7A46"/>
    <w:rsid w:val="003E1BC5"/>
    <w:rsid w:val="003E6C64"/>
    <w:rsid w:val="003F1FF5"/>
    <w:rsid w:val="003F2251"/>
    <w:rsid w:val="003F2DE0"/>
    <w:rsid w:val="004016A8"/>
    <w:rsid w:val="00404EA1"/>
    <w:rsid w:val="0041080E"/>
    <w:rsid w:val="0041545E"/>
    <w:rsid w:val="00415DE7"/>
    <w:rsid w:val="00432991"/>
    <w:rsid w:val="004359DE"/>
    <w:rsid w:val="00435B8A"/>
    <w:rsid w:val="00436062"/>
    <w:rsid w:val="00450F31"/>
    <w:rsid w:val="0045719A"/>
    <w:rsid w:val="00472B60"/>
    <w:rsid w:val="00475687"/>
    <w:rsid w:val="004764CF"/>
    <w:rsid w:val="0047777E"/>
    <w:rsid w:val="0048064E"/>
    <w:rsid w:val="0048103A"/>
    <w:rsid w:val="00484270"/>
    <w:rsid w:val="00485B47"/>
    <w:rsid w:val="004A1311"/>
    <w:rsid w:val="004C6454"/>
    <w:rsid w:val="004E6154"/>
    <w:rsid w:val="005031DC"/>
    <w:rsid w:val="00510F23"/>
    <w:rsid w:val="00515E2E"/>
    <w:rsid w:val="00525312"/>
    <w:rsid w:val="005313D6"/>
    <w:rsid w:val="00531B4C"/>
    <w:rsid w:val="005445DA"/>
    <w:rsid w:val="00577280"/>
    <w:rsid w:val="00594039"/>
    <w:rsid w:val="00596F44"/>
    <w:rsid w:val="005A19B8"/>
    <w:rsid w:val="005B33FD"/>
    <w:rsid w:val="005C51B9"/>
    <w:rsid w:val="005C7E8B"/>
    <w:rsid w:val="005D722E"/>
    <w:rsid w:val="005D7F48"/>
    <w:rsid w:val="005E26DA"/>
    <w:rsid w:val="005E71AC"/>
    <w:rsid w:val="005F02E4"/>
    <w:rsid w:val="005F28A5"/>
    <w:rsid w:val="005F5D0C"/>
    <w:rsid w:val="005F7133"/>
    <w:rsid w:val="005F7FDC"/>
    <w:rsid w:val="00601289"/>
    <w:rsid w:val="00603872"/>
    <w:rsid w:val="00610122"/>
    <w:rsid w:val="006120C8"/>
    <w:rsid w:val="00627415"/>
    <w:rsid w:val="00630458"/>
    <w:rsid w:val="006309CB"/>
    <w:rsid w:val="00634AD2"/>
    <w:rsid w:val="00637FFC"/>
    <w:rsid w:val="006427F5"/>
    <w:rsid w:val="00656CA4"/>
    <w:rsid w:val="00657971"/>
    <w:rsid w:val="006647BF"/>
    <w:rsid w:val="00671769"/>
    <w:rsid w:val="00681E40"/>
    <w:rsid w:val="00682E51"/>
    <w:rsid w:val="006A0440"/>
    <w:rsid w:val="006B4C9A"/>
    <w:rsid w:val="006B5E14"/>
    <w:rsid w:val="006C23D3"/>
    <w:rsid w:val="006D6E4C"/>
    <w:rsid w:val="006F6F1E"/>
    <w:rsid w:val="0070232C"/>
    <w:rsid w:val="007058E6"/>
    <w:rsid w:val="00706B43"/>
    <w:rsid w:val="00710F70"/>
    <w:rsid w:val="00720AE5"/>
    <w:rsid w:val="007241E9"/>
    <w:rsid w:val="00725439"/>
    <w:rsid w:val="0076018A"/>
    <w:rsid w:val="007641C0"/>
    <w:rsid w:val="00764E15"/>
    <w:rsid w:val="00770ECB"/>
    <w:rsid w:val="007A1F84"/>
    <w:rsid w:val="007B100B"/>
    <w:rsid w:val="007C2A6E"/>
    <w:rsid w:val="007C31AE"/>
    <w:rsid w:val="007C45EF"/>
    <w:rsid w:val="007D11F8"/>
    <w:rsid w:val="007D5DE6"/>
    <w:rsid w:val="007E47E8"/>
    <w:rsid w:val="007E7B34"/>
    <w:rsid w:val="00804E7F"/>
    <w:rsid w:val="00805882"/>
    <w:rsid w:val="00806079"/>
    <w:rsid w:val="00821FEB"/>
    <w:rsid w:val="00835A6C"/>
    <w:rsid w:val="00843D6F"/>
    <w:rsid w:val="00845EDD"/>
    <w:rsid w:val="00851283"/>
    <w:rsid w:val="008552F3"/>
    <w:rsid w:val="00872A1E"/>
    <w:rsid w:val="008758DD"/>
    <w:rsid w:val="00881BBB"/>
    <w:rsid w:val="008860D6"/>
    <w:rsid w:val="00890150"/>
    <w:rsid w:val="00897083"/>
    <w:rsid w:val="008A52FC"/>
    <w:rsid w:val="008A6D2B"/>
    <w:rsid w:val="008B5794"/>
    <w:rsid w:val="008C4CAB"/>
    <w:rsid w:val="008D7489"/>
    <w:rsid w:val="008D7C54"/>
    <w:rsid w:val="008E4AF6"/>
    <w:rsid w:val="008E6DED"/>
    <w:rsid w:val="008F1277"/>
    <w:rsid w:val="008F4E24"/>
    <w:rsid w:val="00900275"/>
    <w:rsid w:val="00904CC8"/>
    <w:rsid w:val="00922CAF"/>
    <w:rsid w:val="009437D4"/>
    <w:rsid w:val="00943D85"/>
    <w:rsid w:val="00947A9A"/>
    <w:rsid w:val="009508BA"/>
    <w:rsid w:val="0096C4A6"/>
    <w:rsid w:val="00996DB8"/>
    <w:rsid w:val="009A1DBD"/>
    <w:rsid w:val="009B22EC"/>
    <w:rsid w:val="009B6990"/>
    <w:rsid w:val="009C3384"/>
    <w:rsid w:val="009C3C8F"/>
    <w:rsid w:val="009C4943"/>
    <w:rsid w:val="009D5C95"/>
    <w:rsid w:val="009E0769"/>
    <w:rsid w:val="009E098D"/>
    <w:rsid w:val="009F1B6A"/>
    <w:rsid w:val="009F1FF2"/>
    <w:rsid w:val="00A14097"/>
    <w:rsid w:val="00A142F5"/>
    <w:rsid w:val="00A23859"/>
    <w:rsid w:val="00A3659B"/>
    <w:rsid w:val="00A47297"/>
    <w:rsid w:val="00A62D7E"/>
    <w:rsid w:val="00A71F3E"/>
    <w:rsid w:val="00A7666F"/>
    <w:rsid w:val="00A83C7F"/>
    <w:rsid w:val="00AA16CE"/>
    <w:rsid w:val="00AA5606"/>
    <w:rsid w:val="00AB256B"/>
    <w:rsid w:val="00AB5878"/>
    <w:rsid w:val="00AC24E0"/>
    <w:rsid w:val="00AD045D"/>
    <w:rsid w:val="00AD4E45"/>
    <w:rsid w:val="00AD7349"/>
    <w:rsid w:val="00AE3AB2"/>
    <w:rsid w:val="00AF193E"/>
    <w:rsid w:val="00AF76AE"/>
    <w:rsid w:val="00B116D4"/>
    <w:rsid w:val="00B15F29"/>
    <w:rsid w:val="00B34C63"/>
    <w:rsid w:val="00B40816"/>
    <w:rsid w:val="00B45631"/>
    <w:rsid w:val="00B513C3"/>
    <w:rsid w:val="00B607DC"/>
    <w:rsid w:val="00B66F03"/>
    <w:rsid w:val="00B67031"/>
    <w:rsid w:val="00B67B5A"/>
    <w:rsid w:val="00B75B2A"/>
    <w:rsid w:val="00B83D94"/>
    <w:rsid w:val="00B85BA4"/>
    <w:rsid w:val="00BA460B"/>
    <w:rsid w:val="00BA5640"/>
    <w:rsid w:val="00BB2ABA"/>
    <w:rsid w:val="00BB4E98"/>
    <w:rsid w:val="00BC7AE5"/>
    <w:rsid w:val="00BD2880"/>
    <w:rsid w:val="00BE1882"/>
    <w:rsid w:val="00BF3946"/>
    <w:rsid w:val="00C13F6B"/>
    <w:rsid w:val="00C162AF"/>
    <w:rsid w:val="00C32545"/>
    <w:rsid w:val="00C350ED"/>
    <w:rsid w:val="00C40BAC"/>
    <w:rsid w:val="00C40BEB"/>
    <w:rsid w:val="00C510B3"/>
    <w:rsid w:val="00C5137E"/>
    <w:rsid w:val="00C52748"/>
    <w:rsid w:val="00C727F0"/>
    <w:rsid w:val="00C76AE6"/>
    <w:rsid w:val="00C87B4C"/>
    <w:rsid w:val="00C96F43"/>
    <w:rsid w:val="00CA103A"/>
    <w:rsid w:val="00CA4F6E"/>
    <w:rsid w:val="00CA7579"/>
    <w:rsid w:val="00CE3505"/>
    <w:rsid w:val="00D04F0D"/>
    <w:rsid w:val="00D1254F"/>
    <w:rsid w:val="00D158A5"/>
    <w:rsid w:val="00D26499"/>
    <w:rsid w:val="00D3032D"/>
    <w:rsid w:val="00D33485"/>
    <w:rsid w:val="00D36545"/>
    <w:rsid w:val="00D368A0"/>
    <w:rsid w:val="00D411DD"/>
    <w:rsid w:val="00D42ECC"/>
    <w:rsid w:val="00D47F2A"/>
    <w:rsid w:val="00D66454"/>
    <w:rsid w:val="00D7354E"/>
    <w:rsid w:val="00D7408D"/>
    <w:rsid w:val="00D7539A"/>
    <w:rsid w:val="00D91237"/>
    <w:rsid w:val="00D94F5E"/>
    <w:rsid w:val="00DB17C7"/>
    <w:rsid w:val="00DB4C42"/>
    <w:rsid w:val="00DB6572"/>
    <w:rsid w:val="00DC1F02"/>
    <w:rsid w:val="00DC22BC"/>
    <w:rsid w:val="00DC355D"/>
    <w:rsid w:val="00DC587D"/>
    <w:rsid w:val="00DD566B"/>
    <w:rsid w:val="00DE0FD2"/>
    <w:rsid w:val="00DE35B6"/>
    <w:rsid w:val="00DE522C"/>
    <w:rsid w:val="00DF4C6C"/>
    <w:rsid w:val="00E02AD4"/>
    <w:rsid w:val="00E04DAC"/>
    <w:rsid w:val="00E11286"/>
    <w:rsid w:val="00E2133F"/>
    <w:rsid w:val="00E213C8"/>
    <w:rsid w:val="00E25AC8"/>
    <w:rsid w:val="00E4451E"/>
    <w:rsid w:val="00E461E4"/>
    <w:rsid w:val="00E645F1"/>
    <w:rsid w:val="00E7113C"/>
    <w:rsid w:val="00E7574E"/>
    <w:rsid w:val="00E8611C"/>
    <w:rsid w:val="00E91435"/>
    <w:rsid w:val="00E92A15"/>
    <w:rsid w:val="00E96536"/>
    <w:rsid w:val="00EC2D0F"/>
    <w:rsid w:val="00EC4E1B"/>
    <w:rsid w:val="00ED4AA4"/>
    <w:rsid w:val="00ED73BE"/>
    <w:rsid w:val="00F01EE0"/>
    <w:rsid w:val="00F14B34"/>
    <w:rsid w:val="00F1604C"/>
    <w:rsid w:val="00F17233"/>
    <w:rsid w:val="00F24A65"/>
    <w:rsid w:val="00F24BC5"/>
    <w:rsid w:val="00F43AE3"/>
    <w:rsid w:val="00F4733E"/>
    <w:rsid w:val="00F5044C"/>
    <w:rsid w:val="00F50465"/>
    <w:rsid w:val="00F50C87"/>
    <w:rsid w:val="00F5627A"/>
    <w:rsid w:val="00F64F6B"/>
    <w:rsid w:val="00F66D2E"/>
    <w:rsid w:val="00F76D86"/>
    <w:rsid w:val="00F91298"/>
    <w:rsid w:val="00FA1DFB"/>
    <w:rsid w:val="00FA6747"/>
    <w:rsid w:val="00FB0471"/>
    <w:rsid w:val="00FC03F7"/>
    <w:rsid w:val="00FC5295"/>
    <w:rsid w:val="00FC717B"/>
    <w:rsid w:val="00FE265D"/>
    <w:rsid w:val="00FE3119"/>
    <w:rsid w:val="00FE4DC9"/>
    <w:rsid w:val="00FE7720"/>
    <w:rsid w:val="00FF2BF5"/>
    <w:rsid w:val="011B7026"/>
    <w:rsid w:val="0134A3C4"/>
    <w:rsid w:val="014C6E98"/>
    <w:rsid w:val="01C15482"/>
    <w:rsid w:val="0218016C"/>
    <w:rsid w:val="03120167"/>
    <w:rsid w:val="0472239E"/>
    <w:rsid w:val="0473394D"/>
    <w:rsid w:val="0481D787"/>
    <w:rsid w:val="04A34D7F"/>
    <w:rsid w:val="0506C1B1"/>
    <w:rsid w:val="0517D32A"/>
    <w:rsid w:val="0517FF68"/>
    <w:rsid w:val="054D3F3A"/>
    <w:rsid w:val="05BFA480"/>
    <w:rsid w:val="05C62982"/>
    <w:rsid w:val="05CC5D1F"/>
    <w:rsid w:val="06EA1118"/>
    <w:rsid w:val="077D5869"/>
    <w:rsid w:val="07ADB83F"/>
    <w:rsid w:val="08464047"/>
    <w:rsid w:val="08C0DFC8"/>
    <w:rsid w:val="09842BA7"/>
    <w:rsid w:val="099E84B3"/>
    <w:rsid w:val="0A74E524"/>
    <w:rsid w:val="0B5BBB56"/>
    <w:rsid w:val="0B7C3CBA"/>
    <w:rsid w:val="0BCC3366"/>
    <w:rsid w:val="0BE0F931"/>
    <w:rsid w:val="0BEDC4F7"/>
    <w:rsid w:val="0C08124A"/>
    <w:rsid w:val="0C202D45"/>
    <w:rsid w:val="0D27575F"/>
    <w:rsid w:val="0D3D9699"/>
    <w:rsid w:val="0D6132C1"/>
    <w:rsid w:val="0D7C464C"/>
    <w:rsid w:val="0D8FE9CE"/>
    <w:rsid w:val="0DAF5746"/>
    <w:rsid w:val="0E409E3C"/>
    <w:rsid w:val="0E421C1C"/>
    <w:rsid w:val="0FB8EE58"/>
    <w:rsid w:val="10451831"/>
    <w:rsid w:val="10939473"/>
    <w:rsid w:val="10D533CB"/>
    <w:rsid w:val="114DAFB7"/>
    <w:rsid w:val="1230136E"/>
    <w:rsid w:val="125AF62E"/>
    <w:rsid w:val="1277A3AD"/>
    <w:rsid w:val="129168C9"/>
    <w:rsid w:val="1299F883"/>
    <w:rsid w:val="12F93165"/>
    <w:rsid w:val="1311B12E"/>
    <w:rsid w:val="13316ED8"/>
    <w:rsid w:val="134E49C3"/>
    <w:rsid w:val="13919341"/>
    <w:rsid w:val="1489B7DC"/>
    <w:rsid w:val="148A5B67"/>
    <w:rsid w:val="14B54F50"/>
    <w:rsid w:val="14C8EB4C"/>
    <w:rsid w:val="14FF21E1"/>
    <w:rsid w:val="1590ACB8"/>
    <w:rsid w:val="1652D1E9"/>
    <w:rsid w:val="169B3DB4"/>
    <w:rsid w:val="17700F64"/>
    <w:rsid w:val="17F1AAF1"/>
    <w:rsid w:val="1800CAC9"/>
    <w:rsid w:val="18040526"/>
    <w:rsid w:val="1823315E"/>
    <w:rsid w:val="189451AF"/>
    <w:rsid w:val="19870338"/>
    <w:rsid w:val="19A7C835"/>
    <w:rsid w:val="19B7EE87"/>
    <w:rsid w:val="1C053C28"/>
    <w:rsid w:val="1C39E933"/>
    <w:rsid w:val="1C50ACEC"/>
    <w:rsid w:val="1C9301CC"/>
    <w:rsid w:val="1CE255FD"/>
    <w:rsid w:val="1D17E46F"/>
    <w:rsid w:val="1D2B3BF3"/>
    <w:rsid w:val="1DB7C0B8"/>
    <w:rsid w:val="1DFB133C"/>
    <w:rsid w:val="1E3F0ED7"/>
    <w:rsid w:val="1EE1154E"/>
    <w:rsid w:val="1EF7D1CD"/>
    <w:rsid w:val="1F0A949B"/>
    <w:rsid w:val="1F276C43"/>
    <w:rsid w:val="1F80B6C8"/>
    <w:rsid w:val="1FA626CA"/>
    <w:rsid w:val="1FD8E3BF"/>
    <w:rsid w:val="207AC8B4"/>
    <w:rsid w:val="2093FEC9"/>
    <w:rsid w:val="20CAD12D"/>
    <w:rsid w:val="20CECF48"/>
    <w:rsid w:val="210CAD93"/>
    <w:rsid w:val="21465A72"/>
    <w:rsid w:val="21C489C2"/>
    <w:rsid w:val="220FAB9D"/>
    <w:rsid w:val="225EF9D1"/>
    <w:rsid w:val="22631EE8"/>
    <w:rsid w:val="226CD7FD"/>
    <w:rsid w:val="227F07A3"/>
    <w:rsid w:val="231257F6"/>
    <w:rsid w:val="23D3FBCA"/>
    <w:rsid w:val="24D681D1"/>
    <w:rsid w:val="24EC0E77"/>
    <w:rsid w:val="25BBE41B"/>
    <w:rsid w:val="25F6E171"/>
    <w:rsid w:val="26145D25"/>
    <w:rsid w:val="2615164D"/>
    <w:rsid w:val="2697A384"/>
    <w:rsid w:val="2751DA7A"/>
    <w:rsid w:val="27CFBC64"/>
    <w:rsid w:val="280C035D"/>
    <w:rsid w:val="284DB0AF"/>
    <w:rsid w:val="28C6D10F"/>
    <w:rsid w:val="298FD744"/>
    <w:rsid w:val="2A331470"/>
    <w:rsid w:val="2A73729F"/>
    <w:rsid w:val="2AABD844"/>
    <w:rsid w:val="2B3C573B"/>
    <w:rsid w:val="2BBC5B3F"/>
    <w:rsid w:val="2BBC7431"/>
    <w:rsid w:val="2BC33983"/>
    <w:rsid w:val="2BC60CFD"/>
    <w:rsid w:val="2BEEE3A3"/>
    <w:rsid w:val="2CB95216"/>
    <w:rsid w:val="2D61156D"/>
    <w:rsid w:val="2D7712ED"/>
    <w:rsid w:val="2DC69486"/>
    <w:rsid w:val="2E19FF92"/>
    <w:rsid w:val="2EA343BB"/>
    <w:rsid w:val="2ECB78B1"/>
    <w:rsid w:val="2F246415"/>
    <w:rsid w:val="2F26B5AE"/>
    <w:rsid w:val="2F5F062D"/>
    <w:rsid w:val="2FBBB5F7"/>
    <w:rsid w:val="2FCCBE93"/>
    <w:rsid w:val="302DF866"/>
    <w:rsid w:val="3030E51D"/>
    <w:rsid w:val="30356CEC"/>
    <w:rsid w:val="307BFA45"/>
    <w:rsid w:val="30E46FB2"/>
    <w:rsid w:val="3104F27E"/>
    <w:rsid w:val="3168248E"/>
    <w:rsid w:val="31A93D4F"/>
    <w:rsid w:val="31F49862"/>
    <w:rsid w:val="320BC97E"/>
    <w:rsid w:val="324F5400"/>
    <w:rsid w:val="32A940D6"/>
    <w:rsid w:val="32DF556F"/>
    <w:rsid w:val="33245D20"/>
    <w:rsid w:val="33FEC138"/>
    <w:rsid w:val="342D2072"/>
    <w:rsid w:val="34908751"/>
    <w:rsid w:val="34B6B7DB"/>
    <w:rsid w:val="356AA67A"/>
    <w:rsid w:val="35BDCC75"/>
    <w:rsid w:val="369BD574"/>
    <w:rsid w:val="369F9447"/>
    <w:rsid w:val="3730671A"/>
    <w:rsid w:val="37327B7F"/>
    <w:rsid w:val="37AB68F8"/>
    <w:rsid w:val="3808CD0D"/>
    <w:rsid w:val="383BC505"/>
    <w:rsid w:val="38809D85"/>
    <w:rsid w:val="3888013E"/>
    <w:rsid w:val="3A5054E9"/>
    <w:rsid w:val="3A52585F"/>
    <w:rsid w:val="3A5D6686"/>
    <w:rsid w:val="3AB0F467"/>
    <w:rsid w:val="3AB7610F"/>
    <w:rsid w:val="3B68CFC6"/>
    <w:rsid w:val="3B6E1D2D"/>
    <w:rsid w:val="3BF7469A"/>
    <w:rsid w:val="3C93DF33"/>
    <w:rsid w:val="3CA67A50"/>
    <w:rsid w:val="3CFBBF2B"/>
    <w:rsid w:val="3D281B60"/>
    <w:rsid w:val="3DAF874D"/>
    <w:rsid w:val="3EFEF07E"/>
    <w:rsid w:val="3F0E8948"/>
    <w:rsid w:val="3F3760DF"/>
    <w:rsid w:val="3F4BB7FE"/>
    <w:rsid w:val="3F6A6D5E"/>
    <w:rsid w:val="3F8FAB21"/>
    <w:rsid w:val="3FB86D6F"/>
    <w:rsid w:val="3FEC3C1A"/>
    <w:rsid w:val="40F8AF8F"/>
    <w:rsid w:val="41387A89"/>
    <w:rsid w:val="41AC5325"/>
    <w:rsid w:val="41D0B3FC"/>
    <w:rsid w:val="424765FE"/>
    <w:rsid w:val="425E296A"/>
    <w:rsid w:val="42D6980B"/>
    <w:rsid w:val="43299146"/>
    <w:rsid w:val="43566547"/>
    <w:rsid w:val="435DC9F0"/>
    <w:rsid w:val="4371D16D"/>
    <w:rsid w:val="43ABBF4A"/>
    <w:rsid w:val="44338C13"/>
    <w:rsid w:val="44590FE9"/>
    <w:rsid w:val="44675596"/>
    <w:rsid w:val="44DD5987"/>
    <w:rsid w:val="450DF503"/>
    <w:rsid w:val="45327753"/>
    <w:rsid w:val="456FE3A0"/>
    <w:rsid w:val="459B0FB9"/>
    <w:rsid w:val="45C6E02E"/>
    <w:rsid w:val="45D4546D"/>
    <w:rsid w:val="46273A80"/>
    <w:rsid w:val="466DF4D0"/>
    <w:rsid w:val="4699A612"/>
    <w:rsid w:val="46B61118"/>
    <w:rsid w:val="475D1B0E"/>
    <w:rsid w:val="47755D71"/>
    <w:rsid w:val="47F42944"/>
    <w:rsid w:val="48606090"/>
    <w:rsid w:val="487E1E0C"/>
    <w:rsid w:val="490232E5"/>
    <w:rsid w:val="4918A3C1"/>
    <w:rsid w:val="49DC0048"/>
    <w:rsid w:val="4A51F9DA"/>
    <w:rsid w:val="4AA1612D"/>
    <w:rsid w:val="4B755EE2"/>
    <w:rsid w:val="4B9AD7DC"/>
    <w:rsid w:val="4C2D3EDE"/>
    <w:rsid w:val="4C39F302"/>
    <w:rsid w:val="4C61F629"/>
    <w:rsid w:val="4C834AEA"/>
    <w:rsid w:val="4DB5F5B5"/>
    <w:rsid w:val="4DBCF91A"/>
    <w:rsid w:val="4E1E3ED0"/>
    <w:rsid w:val="4E20967E"/>
    <w:rsid w:val="4E55139D"/>
    <w:rsid w:val="4EAB0B70"/>
    <w:rsid w:val="4EF7917D"/>
    <w:rsid w:val="4F686898"/>
    <w:rsid w:val="4FA53951"/>
    <w:rsid w:val="4FAF24BE"/>
    <w:rsid w:val="5039A743"/>
    <w:rsid w:val="5171E4E8"/>
    <w:rsid w:val="526F302C"/>
    <w:rsid w:val="528C6A12"/>
    <w:rsid w:val="52C4F61D"/>
    <w:rsid w:val="5326B2DE"/>
    <w:rsid w:val="540BB70A"/>
    <w:rsid w:val="540C3E82"/>
    <w:rsid w:val="54E8E389"/>
    <w:rsid w:val="553A940B"/>
    <w:rsid w:val="5615BD7E"/>
    <w:rsid w:val="56569087"/>
    <w:rsid w:val="566C66D3"/>
    <w:rsid w:val="56CC8013"/>
    <w:rsid w:val="57247BFD"/>
    <w:rsid w:val="579A5E6A"/>
    <w:rsid w:val="57C03E76"/>
    <w:rsid w:val="57E83A71"/>
    <w:rsid w:val="586D5E17"/>
    <w:rsid w:val="58BD90FD"/>
    <w:rsid w:val="58FA60BB"/>
    <w:rsid w:val="598A6E20"/>
    <w:rsid w:val="59C777CA"/>
    <w:rsid w:val="5A229557"/>
    <w:rsid w:val="5A8CD4A0"/>
    <w:rsid w:val="5ABC4009"/>
    <w:rsid w:val="5ACE64A1"/>
    <w:rsid w:val="5AE79E59"/>
    <w:rsid w:val="5B24F5CF"/>
    <w:rsid w:val="5BADF0ED"/>
    <w:rsid w:val="5BDD2030"/>
    <w:rsid w:val="5C51E5F9"/>
    <w:rsid w:val="5C60E0F7"/>
    <w:rsid w:val="5C6C2EBF"/>
    <w:rsid w:val="5C7A6E3E"/>
    <w:rsid w:val="5CA1A27E"/>
    <w:rsid w:val="5CAEE49B"/>
    <w:rsid w:val="5D002AF6"/>
    <w:rsid w:val="5D2923A2"/>
    <w:rsid w:val="5D9BAA71"/>
    <w:rsid w:val="5DF4E173"/>
    <w:rsid w:val="5E9F6520"/>
    <w:rsid w:val="5EADC31B"/>
    <w:rsid w:val="5EB8F679"/>
    <w:rsid w:val="5EEF6501"/>
    <w:rsid w:val="5FCEE12E"/>
    <w:rsid w:val="5FDF71D1"/>
    <w:rsid w:val="60121FCE"/>
    <w:rsid w:val="60D259B8"/>
    <w:rsid w:val="6117E81C"/>
    <w:rsid w:val="6146AAFF"/>
    <w:rsid w:val="6161F460"/>
    <w:rsid w:val="62370CDD"/>
    <w:rsid w:val="6237FAAB"/>
    <w:rsid w:val="63146D5E"/>
    <w:rsid w:val="64711578"/>
    <w:rsid w:val="661F0545"/>
    <w:rsid w:val="66593DAB"/>
    <w:rsid w:val="668A3FD8"/>
    <w:rsid w:val="66A4371D"/>
    <w:rsid w:val="66C4B3FF"/>
    <w:rsid w:val="67195730"/>
    <w:rsid w:val="67868D54"/>
    <w:rsid w:val="67C7C7A9"/>
    <w:rsid w:val="68ED174B"/>
    <w:rsid w:val="694CDAE8"/>
    <w:rsid w:val="699B1020"/>
    <w:rsid w:val="6A73248C"/>
    <w:rsid w:val="6AF8FE7A"/>
    <w:rsid w:val="6B1F44C4"/>
    <w:rsid w:val="6BA751A7"/>
    <w:rsid w:val="6C591015"/>
    <w:rsid w:val="6CE4B24C"/>
    <w:rsid w:val="6F3AD7FF"/>
    <w:rsid w:val="6F9990A6"/>
    <w:rsid w:val="6FB460C1"/>
    <w:rsid w:val="6FCB5F2A"/>
    <w:rsid w:val="6FCD9668"/>
    <w:rsid w:val="6FDDC961"/>
    <w:rsid w:val="7056830D"/>
    <w:rsid w:val="7193A799"/>
    <w:rsid w:val="71B2EC8D"/>
    <w:rsid w:val="7242F72F"/>
    <w:rsid w:val="73063A86"/>
    <w:rsid w:val="7408C5F1"/>
    <w:rsid w:val="7449547C"/>
    <w:rsid w:val="752F5D7B"/>
    <w:rsid w:val="7650B2CA"/>
    <w:rsid w:val="7680B828"/>
    <w:rsid w:val="76EC0D7A"/>
    <w:rsid w:val="7722C959"/>
    <w:rsid w:val="77434BBC"/>
    <w:rsid w:val="7765FD56"/>
    <w:rsid w:val="77944054"/>
    <w:rsid w:val="77E7C2E2"/>
    <w:rsid w:val="7811F8A6"/>
    <w:rsid w:val="78292213"/>
    <w:rsid w:val="78DE52F9"/>
    <w:rsid w:val="78EBA3CD"/>
    <w:rsid w:val="79801FD4"/>
    <w:rsid w:val="798D7CEC"/>
    <w:rsid w:val="79D65342"/>
    <w:rsid w:val="79E96CD0"/>
    <w:rsid w:val="7A810E05"/>
    <w:rsid w:val="7B00591C"/>
    <w:rsid w:val="7B7120BF"/>
    <w:rsid w:val="7C90ED49"/>
    <w:rsid w:val="7CC7B79B"/>
    <w:rsid w:val="7D28717D"/>
    <w:rsid w:val="7E771E2C"/>
    <w:rsid w:val="7E97B1FC"/>
    <w:rsid w:val="7EC71EC0"/>
    <w:rsid w:val="7EDB89DA"/>
    <w:rsid w:val="7EF5316C"/>
    <w:rsid w:val="7F2CC1E3"/>
    <w:rsid w:val="7F3E7F06"/>
    <w:rsid w:val="7FAC122F"/>
    <w:rsid w:val="7FBF39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A15C"/>
  <w15:chartTrackingRefBased/>
  <w15:docId w15:val="{35BBDF00-A698-4FAA-8FA0-F2025C21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00B40816"/>
    <w:pPr>
      <w:ind w:left="720"/>
      <w:contextualSpacing/>
    </w:pPr>
  </w:style>
  <w:style w:type="paragraph" w:styleId="Revision">
    <w:name w:val="Revision"/>
    <w:hidden/>
    <w:uiPriority w:val="99"/>
    <w:semiHidden/>
    <w:rsid w:val="009D5C9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594039">
          <w:pPr>
            <w:pStyle w:val="DDB7813EE85548CA8DE3517F41E62CCA2"/>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594039">
          <w:pPr>
            <w:pStyle w:val="3B42907CD40A4736B013649C640055192"/>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594039">
          <w:pPr>
            <w:pStyle w:val="87CF9A1C336D4F35986C1D665DAC566C2"/>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594039">
          <w:pPr>
            <w:pStyle w:val="492CEE4318E14770BEA19B10D4BB394C2"/>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8B0432" w:rsidRDefault="008758DD" w:rsidP="008758DD">
          <w:pPr>
            <w:pStyle w:val="C83349E4E22D471497152551EBBB21B8"/>
          </w:pPr>
          <w:r w:rsidRPr="000320D1">
            <w:rPr>
              <w:rStyle w:val="PlaceholderText"/>
            </w:rPr>
            <w:t>Choose an item.</w:t>
          </w:r>
        </w:p>
      </w:docPartBody>
    </w:docPart>
    <w:docPart>
      <w:docPartPr>
        <w:name w:val="A918A661E03F4300B5590E53E3E5A31D"/>
        <w:category>
          <w:name w:val="General"/>
          <w:gallery w:val="placeholder"/>
        </w:category>
        <w:types>
          <w:type w:val="bbPlcHdr"/>
        </w:types>
        <w:behaviors>
          <w:behavior w:val="content"/>
        </w:behaviors>
        <w:guid w:val="{8BADCF68-D957-41B1-8F48-EF5AF81A3093}"/>
      </w:docPartPr>
      <w:docPartBody>
        <w:p w:rsidR="00BF0EA1" w:rsidRDefault="00594039">
          <w:pPr>
            <w:pStyle w:val="A918A661E03F4300B5590E53E3E5A31D1"/>
          </w:pPr>
          <w:r w:rsidRPr="00AA1E92">
            <w:rPr>
              <w:rStyle w:val="PlaceholderText"/>
            </w:rPr>
            <w:t>Choose an item.</w:t>
          </w:r>
        </w:p>
      </w:docPartBody>
    </w:docPart>
    <w:docPart>
      <w:docPartPr>
        <w:name w:val="CF1791A6A1E04FED9DE857B2E3922D59"/>
        <w:category>
          <w:name w:val="General"/>
          <w:gallery w:val="placeholder"/>
        </w:category>
        <w:types>
          <w:type w:val="bbPlcHdr"/>
        </w:types>
        <w:behaviors>
          <w:behavior w:val="content"/>
        </w:behaviors>
        <w:guid w:val="{414B8A72-C462-4DB3-92E8-8B127EAD73F5}"/>
      </w:docPartPr>
      <w:docPartBody>
        <w:p w:rsidR="00BF0EA1" w:rsidRDefault="00594039">
          <w:pPr>
            <w:pStyle w:val="CF1791A6A1E04FED9DE857B2E3922D59"/>
          </w:pPr>
          <w:r w:rsidRPr="00AA1E92">
            <w:rPr>
              <w:rStyle w:val="PlaceholderText"/>
            </w:rPr>
            <w:t>Choose an item.</w:t>
          </w:r>
        </w:p>
      </w:docPartBody>
    </w:docPart>
    <w:docPart>
      <w:docPartPr>
        <w:name w:val="D5D7DE1B15B64871A7E46499EF0C037E"/>
        <w:category>
          <w:name w:val="General"/>
          <w:gallery w:val="placeholder"/>
        </w:category>
        <w:types>
          <w:type w:val="bbPlcHdr"/>
        </w:types>
        <w:behaviors>
          <w:behavior w:val="content"/>
        </w:behaviors>
        <w:guid w:val="{A39421E7-F504-43F0-B2BC-D2E70BE1706B}"/>
      </w:docPartPr>
      <w:docPartBody>
        <w:p w:rsidR="006427F5" w:rsidRDefault="006427F5">
          <w:r w:rsidRPr="43299146">
            <w:rPr>
              <w:rStyle w:val="PlaceholderText"/>
            </w:rPr>
            <w:t>Choose an item.</w:t>
          </w:r>
        </w:p>
      </w:docPartBody>
    </w:docPart>
    <w:docPart>
      <w:docPartPr>
        <w:name w:val="3B9FB19BFA6440EFA1A4865230C7F489"/>
        <w:category>
          <w:name w:val="General"/>
          <w:gallery w:val="placeholder"/>
        </w:category>
        <w:types>
          <w:type w:val="bbPlcHdr"/>
        </w:types>
        <w:behaviors>
          <w:behavior w:val="content"/>
        </w:behaviors>
        <w:guid w:val="{895CEF59-8510-4077-B632-F1590810E66C}"/>
      </w:docPartPr>
      <w:docPartBody>
        <w:p w:rsidR="006427F5" w:rsidRDefault="006427F5">
          <w:r w:rsidRPr="43299146">
            <w:rPr>
              <w:rStyle w:val="PlaceholderText"/>
            </w:rPr>
            <w:t>Choose an item.</w:t>
          </w:r>
        </w:p>
      </w:docPartBody>
    </w:docPart>
    <w:docPart>
      <w:docPartPr>
        <w:name w:val="CCA7FCDB6FDA46E0BD707A5D61AFC5FF"/>
        <w:category>
          <w:name w:val="General"/>
          <w:gallery w:val="placeholder"/>
        </w:category>
        <w:types>
          <w:type w:val="bbPlcHdr"/>
        </w:types>
        <w:behaviors>
          <w:behavior w:val="content"/>
        </w:behaviors>
        <w:guid w:val="{40D012E1-6F77-4E1E-A7B6-B0628178EAC0}"/>
      </w:docPartPr>
      <w:docPartBody>
        <w:p w:rsidR="00594039" w:rsidRDefault="00594039">
          <w:r w:rsidRPr="77434BBC">
            <w:rPr>
              <w:rStyle w:val="PlaceholderText"/>
            </w:rPr>
            <w:t>Choose an item.</w:t>
          </w:r>
        </w:p>
      </w:docPartBody>
    </w:docPart>
    <w:docPart>
      <w:docPartPr>
        <w:name w:val="AFE4618FC1D0473FA5AA29AE87F3D39E"/>
        <w:category>
          <w:name w:val="General"/>
          <w:gallery w:val="placeholder"/>
        </w:category>
        <w:types>
          <w:type w:val="bbPlcHdr"/>
        </w:types>
        <w:behaviors>
          <w:behavior w:val="content"/>
        </w:behaviors>
        <w:guid w:val="{65897E15-6D54-4966-90C5-E3F19473608C}"/>
      </w:docPartPr>
      <w:docPartBody>
        <w:p w:rsidR="00594039" w:rsidRDefault="00594039">
          <w:r w:rsidRPr="77434BB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C6AD0"/>
    <w:rsid w:val="00145232"/>
    <w:rsid w:val="00163B54"/>
    <w:rsid w:val="0017008C"/>
    <w:rsid w:val="00193347"/>
    <w:rsid w:val="00193625"/>
    <w:rsid w:val="001B559C"/>
    <w:rsid w:val="001B7FFC"/>
    <w:rsid w:val="002872A8"/>
    <w:rsid w:val="002C0952"/>
    <w:rsid w:val="002D61A8"/>
    <w:rsid w:val="002E087C"/>
    <w:rsid w:val="00324183"/>
    <w:rsid w:val="00326683"/>
    <w:rsid w:val="00370E40"/>
    <w:rsid w:val="00377107"/>
    <w:rsid w:val="00396F0A"/>
    <w:rsid w:val="003C0256"/>
    <w:rsid w:val="004016A8"/>
    <w:rsid w:val="0046361D"/>
    <w:rsid w:val="004764CF"/>
    <w:rsid w:val="00594039"/>
    <w:rsid w:val="006427F5"/>
    <w:rsid w:val="00647016"/>
    <w:rsid w:val="006E4E38"/>
    <w:rsid w:val="00762097"/>
    <w:rsid w:val="007C45EF"/>
    <w:rsid w:val="007D5DE6"/>
    <w:rsid w:val="008758DD"/>
    <w:rsid w:val="008B0432"/>
    <w:rsid w:val="008B5794"/>
    <w:rsid w:val="00996DB8"/>
    <w:rsid w:val="00B0470F"/>
    <w:rsid w:val="00B607DC"/>
    <w:rsid w:val="00B83D94"/>
    <w:rsid w:val="00BF0EA1"/>
    <w:rsid w:val="00D3032D"/>
    <w:rsid w:val="00E11286"/>
    <w:rsid w:val="00F5683A"/>
    <w:rsid w:val="00F701FB"/>
    <w:rsid w:val="00F76D86"/>
    <w:rsid w:val="00FD25C6"/>
    <w:rsid w:val="00FF35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83349E4E22D471497152551EBBB21B8">
    <w:name w:val="C83349E4E22D471497152551EBBB21B8"/>
    <w:rsid w:val="008758DD"/>
  </w:style>
  <w:style w:type="paragraph" w:customStyle="1" w:styleId="DDB7813EE85548CA8DE3517F41E62CCA2">
    <w:name w:val="DDB7813EE85548CA8DE3517F41E62CCA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3B42907CD40A4736B013649C640055192">
    <w:name w:val="3B42907CD40A4736B013649C64005519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A918A661E03F4300B5590E53E3E5A31D1">
    <w:name w:val="A918A661E03F4300B5590E53E3E5A31D1"/>
    <w:pPr>
      <w:spacing w:after="0" w:line="240" w:lineRule="auto"/>
    </w:pPr>
  </w:style>
  <w:style w:type="paragraph" w:customStyle="1" w:styleId="87CF9A1C336D4F35986C1D665DAC566C2">
    <w:name w:val="87CF9A1C336D4F35986C1D665DAC566C2"/>
    <w:pPr>
      <w:spacing w:after="0" w:line="240" w:lineRule="auto"/>
    </w:pPr>
  </w:style>
  <w:style w:type="paragraph" w:customStyle="1" w:styleId="492CEE4318E14770BEA19B10D4BB394C2">
    <w:name w:val="492CEE4318E14770BEA19B10D4BB394C2"/>
    <w:pPr>
      <w:spacing w:after="0" w:line="240" w:lineRule="auto"/>
    </w:pPr>
  </w:style>
  <w:style w:type="paragraph" w:customStyle="1" w:styleId="CF1791A6A1E04FED9DE857B2E3922D59">
    <w:name w:val="CF1791A6A1E04FED9DE857B2E3922D5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6ED747C8A44347B00E50805450280B" ma:contentTypeVersion="7" ma:contentTypeDescription="Create a new document." ma:contentTypeScope="" ma:versionID="4309d9e4043f44fb712f2189b932e383">
  <xsd:schema xmlns:xsd="http://www.w3.org/2001/XMLSchema" xmlns:xs="http://www.w3.org/2001/XMLSchema" xmlns:p="http://schemas.microsoft.com/office/2006/metadata/properties" xmlns:ns1="http://schemas.microsoft.com/sharepoint/v3" xmlns:ns2="bdd1e2fe-a610-41ce-bc57-b412cb378691" targetNamespace="http://schemas.microsoft.com/office/2006/metadata/properties" ma:root="true" ma:fieldsID="87ca2c2579eb875d5001e04c3b4e8313" ns1:_="" ns2:_="">
    <xsd:import namespace="http://schemas.microsoft.com/sharepoint/v3"/>
    <xsd:import namespace="bdd1e2fe-a610-41ce-bc57-b412cb378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uedat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d1e2fe-a610-41ce-bc57-b412cb37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uedate" ma:index="12" nillable="true" ma:displayName="Due date" ma:format="DateOnly" ma:internalName="D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uedate xmlns="bdd1e2fe-a610-41ce-bc57-b412cb378691"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29FD7-A221-4888-8927-864261154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d1e2fe-a610-41ce-bc57-b412cb378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bdd1e2fe-a610-41ce-bc57-b412cb378691"/>
    <ds:schemaRef ds:uri="http://schemas.microsoft.com/sharepoint/v3"/>
  </ds:schemaRefs>
</ds:datastoreItem>
</file>

<file path=customXml/itemProps3.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4.xml><?xml version="1.0" encoding="utf-8"?>
<ds:datastoreItem xmlns:ds="http://schemas.openxmlformats.org/officeDocument/2006/customXml" ds:itemID="{11E2E903-8220-4486-AA4F-962C9914AF93}">
  <ds:schemaRefs>
    <ds:schemaRef ds:uri="http://schemas.openxmlformats.org/officeDocument/2006/bibliography"/>
  </ds:schemaRefs>
</ds:datastoreItem>
</file>

<file path=docMetadata/LabelInfo.xml><?xml version="1.0" encoding="utf-8"?>
<clbl:labelList xmlns:clbl="http://schemas.microsoft.com/office/2020/mipLabelMetadata">
  <clbl:label id="{1520fa42-cf58-4c22-8b93-58cf1d3bd1cb}"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5</Pages>
  <Words>1934</Words>
  <Characters>11028</Characters>
  <Application>Microsoft Office Word</Application>
  <DocSecurity>0</DocSecurity>
  <Lines>91</Lines>
  <Paragraphs>25</Paragraphs>
  <ScaleCrop>false</ScaleCrop>
  <Company>Washington State Department of Health</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McKinney, Sean M (DOH)</cp:lastModifiedBy>
  <cp:revision>144</cp:revision>
  <cp:lastPrinted>2020-02-07T20:40:00Z</cp:lastPrinted>
  <dcterms:created xsi:type="dcterms:W3CDTF">2025-10-30T07:30:00Z</dcterms:created>
  <dcterms:modified xsi:type="dcterms:W3CDTF">2026-01-23T17:02:00Z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0x010100C16ED747C8A44347B00E50805450280B</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2024-02-06T01:07:41Z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4d0018fb-840a-4869-ac1e-f2da392f7d40</vt:lpwstr>
  </property>
  <property fmtid="{D5CDD505-2E9C-101B-9397-08002B2CF9AE}" pid="10" name="MSIP_Label_1520fa42-cf58-4c22-8b93-58cf1d3bd1cb_ContentBits">
    <vt:lpwstr>0</vt:lpwstr>
  </property>
  <property fmtid="{D5CDD505-2E9C-101B-9397-08002B2CF9AE}" pid="11" name="GrammarlyDocumentId">
    <vt:lpwstr>68cf9a96-abc0-493b-be08-294e719876fb</vt:lpwstr>
  </property>
</Properties>
</file>